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A2F0" w14:textId="5E76C95F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TLH- 12120 : </w:t>
      </w:r>
      <w:r w:rsidRPr="0019476E">
        <w:rPr>
          <w:rFonts w:ascii="Calibri" w:hAnsi="Calibri" w:cs="Calibri"/>
          <w:b/>
          <w:bCs/>
          <w:sz w:val="20"/>
          <w:szCs w:val="20"/>
        </w:rPr>
        <w:t>Enhance Org Onboarding to Maintain Org Config Version and Publish OrgConfigPublished Event</w:t>
      </w:r>
    </w:p>
    <w:p w14:paraId="2FFEB225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0" w:author="Sumeet" w:date="2026-06-09T19:45:00Z" w16du:dateUtc="2026-06-10T00:45:00Z">
          <w:pPr>
            <w:numPr>
              <w:numId w:val="1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Purpose</w:t>
      </w:r>
    </w:p>
    <w:p w14:paraId="590510E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 xml:space="preserve">Existing Org Onboarding should be enhanced to maintain a versioned </w:t>
      </w:r>
      <w:r w:rsidRPr="0019476E">
        <w:rPr>
          <w:rFonts w:ascii="Calibri" w:hAnsi="Calibri" w:cs="Calibri"/>
          <w:b/>
          <w:bCs/>
          <w:sz w:val="20"/>
          <w:szCs w:val="20"/>
        </w:rPr>
        <w:t>Org Config</w:t>
      </w:r>
      <w:r w:rsidRPr="0019476E">
        <w:rPr>
          <w:rFonts w:ascii="Calibri" w:hAnsi="Calibri" w:cs="Calibri"/>
          <w:sz w:val="20"/>
          <w:szCs w:val="20"/>
        </w:rPr>
        <w:t xml:space="preserve"> for each org. This config captures what the org is enabled to use at account/setup level.</w:t>
      </w:r>
    </w:p>
    <w:p w14:paraId="32674BFC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This is not a new onboarding service. It is an enhancement to the current org onboarding flow.</w:t>
      </w:r>
    </w:p>
    <w:p w14:paraId="3FDACE00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Metadata Registry remains the global source for reusable metadata values and does not store org-specific enabled values.</w:t>
      </w:r>
    </w:p>
    <w:p w14:paraId="481DAC78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1" w:author="Sumeet" w:date="2026-06-09T19:45:00Z" w16du:dateUtc="2026-06-10T00:45:00Z">
          <w:pPr>
            <w:numPr>
              <w:numId w:val="2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User Story</w:t>
      </w:r>
    </w:p>
    <w:p w14:paraId="356E4299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 xml:space="preserve">As a </w:t>
      </w:r>
      <w:r w:rsidRPr="0019476E">
        <w:rPr>
          <w:rFonts w:ascii="Calibri" w:hAnsi="Calibri" w:cs="Calibri"/>
          <w:b/>
          <w:bCs/>
          <w:sz w:val="20"/>
          <w:szCs w:val="20"/>
        </w:rPr>
        <w:t>Platform Admin / Org Onboarding Admin</w:t>
      </w:r>
      <w:r w:rsidRPr="0019476E">
        <w:rPr>
          <w:rFonts w:ascii="Calibri" w:hAnsi="Calibri" w:cs="Calibri"/>
          <w:sz w:val="20"/>
          <w:szCs w:val="20"/>
        </w:rPr>
        <w:t>,</w:t>
      </w:r>
    </w:p>
    <w:p w14:paraId="61FDBA9A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I want Org Onboarding to save and version the org’s enabled modules, programs, vitals, devices, languages, and linked org setup,</w:t>
      </w:r>
    </w:p>
    <w:p w14:paraId="5DEC89AC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so that downstream services can bootstrap or update their own org-specific configuration using a consistent org setup source.</w:t>
      </w:r>
    </w:p>
    <w:p w14:paraId="566A829F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2" w:author="Sumeet" w:date="2026-06-09T19:45:00Z" w16du:dateUtc="2026-06-10T00:45:00Z">
          <w:pPr>
            <w:numPr>
              <w:numId w:val="3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Core Principle</w:t>
      </w:r>
    </w:p>
    <w:p w14:paraId="4F21E04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 Onboarding owns org setup/config.</w:t>
      </w:r>
    </w:p>
    <w:p w14:paraId="61A51D4A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Each service owns its own org-scoped data.</w:t>
      </w:r>
    </w:p>
    <w:p w14:paraId="16618D81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OrgConfigPublished tells services that org config changed.</w:t>
      </w:r>
    </w:p>
    <w:p w14:paraId="377E5DB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Services call Org Config API to fetch full details.</w:t>
      </w:r>
    </w:p>
    <w:p w14:paraId="05DEE744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OCP tracks readiness later; it is not the setup data source.</w:t>
      </w:r>
    </w:p>
    <w:p w14:paraId="535AD9BE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Consuming services should store their own configuration and metadata-code references, while OCP remains a readiness/status projection.</w:t>
      </w:r>
    </w:p>
    <w:p w14:paraId="5F603725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3" w:author="Sumeet" w:date="2026-06-09T19:45:00Z" w16du:dateUtc="2026-06-10T00:45:00Z">
          <w:pPr>
            <w:numPr>
              <w:numId w:val="4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Scope</w:t>
      </w:r>
    </w:p>
    <w:p w14:paraId="09308094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In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6673"/>
      </w:tblGrid>
      <w:tr w:rsidR="0019476E" w:rsidRPr="0019476E" w14:paraId="182A6467" w14:textId="77777777" w:rsidTr="0019476E">
        <w:tc>
          <w:tcPr>
            <w:tcW w:w="0" w:type="auto"/>
            <w:hideMark/>
          </w:tcPr>
          <w:p w14:paraId="24C1641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hideMark/>
          </w:tcPr>
          <w:p w14:paraId="2A29944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Included</w:t>
            </w:r>
          </w:p>
        </w:tc>
      </w:tr>
      <w:tr w:rsidR="0019476E" w:rsidRPr="0019476E" w14:paraId="7D1E71D8" w14:textId="77777777" w:rsidTr="0019476E">
        <w:tc>
          <w:tcPr>
            <w:tcW w:w="0" w:type="auto"/>
            <w:hideMark/>
          </w:tcPr>
          <w:p w14:paraId="2D5A798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Existing org onboarding enhancement</w:t>
            </w:r>
          </w:p>
        </w:tc>
        <w:tc>
          <w:tcPr>
            <w:tcW w:w="0" w:type="auto"/>
            <w:hideMark/>
          </w:tcPr>
          <w:p w14:paraId="02F49C5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Add org config versioning to current onboarding flow</w:t>
            </w:r>
          </w:p>
        </w:tc>
      </w:tr>
      <w:tr w:rsidR="0019476E" w:rsidRPr="0019476E" w14:paraId="277FD108" w14:textId="77777777" w:rsidTr="0019476E">
        <w:tc>
          <w:tcPr>
            <w:tcW w:w="0" w:type="auto"/>
            <w:hideMark/>
          </w:tcPr>
          <w:p w14:paraId="14026D2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 setup data</w:t>
            </w:r>
          </w:p>
        </w:tc>
        <w:tc>
          <w:tcPr>
            <w:tcW w:w="0" w:type="auto"/>
            <w:hideMark/>
          </w:tcPr>
          <w:p w14:paraId="3C230B9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Modules/features, country, language, categories/conditions, vitals/devices, linked orgs, agreements/forms</w:t>
            </w:r>
          </w:p>
        </w:tc>
      </w:tr>
      <w:tr w:rsidR="0019476E" w:rsidRPr="0019476E" w14:paraId="207373A7" w14:textId="77777777" w:rsidTr="0019476E">
        <w:tc>
          <w:tcPr>
            <w:tcW w:w="0" w:type="auto"/>
            <w:hideMark/>
          </w:tcPr>
          <w:p w14:paraId="6D82F67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Metadata validation</w:t>
            </w:r>
          </w:p>
        </w:tc>
        <w:tc>
          <w:tcPr>
            <w:tcW w:w="0" w:type="auto"/>
            <w:hideMark/>
          </w:tcPr>
          <w:p w14:paraId="54356BB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Validate selected codes against Metadata Registry</w:t>
            </w:r>
          </w:p>
        </w:tc>
      </w:tr>
      <w:tr w:rsidR="0019476E" w:rsidRPr="0019476E" w14:paraId="3C43EEF2" w14:textId="77777777" w:rsidTr="0019476E">
        <w:tc>
          <w:tcPr>
            <w:tcW w:w="0" w:type="auto"/>
            <w:hideMark/>
          </w:tcPr>
          <w:p w14:paraId="08288B6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Config versioning</w:t>
            </w:r>
          </w:p>
        </w:tc>
        <w:tc>
          <w:tcPr>
            <w:tcW w:w="0" w:type="auto"/>
            <w:hideMark/>
          </w:tcPr>
          <w:p w14:paraId="1679086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Maintain current org config version and previous versions for audit</w:t>
            </w:r>
          </w:p>
        </w:tc>
      </w:tr>
      <w:tr w:rsidR="0019476E" w:rsidRPr="0019476E" w14:paraId="14927E72" w14:textId="77777777" w:rsidTr="0019476E">
        <w:tc>
          <w:tcPr>
            <w:tcW w:w="0" w:type="auto"/>
            <w:hideMark/>
          </w:tcPr>
          <w:p w14:paraId="1532951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Lightweight event</w:t>
            </w:r>
          </w:p>
        </w:tc>
        <w:tc>
          <w:tcPr>
            <w:tcW w:w="0" w:type="auto"/>
            <w:hideMark/>
          </w:tcPr>
          <w:p w14:paraId="508EE27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Publish OrgConfigPublished when config is confirmed/changed</w:t>
            </w:r>
          </w:p>
        </w:tc>
      </w:tr>
      <w:tr w:rsidR="0019476E" w:rsidRPr="0019476E" w14:paraId="270F2F00" w14:textId="77777777" w:rsidTr="0019476E">
        <w:tc>
          <w:tcPr>
            <w:tcW w:w="0" w:type="auto"/>
            <w:hideMark/>
          </w:tcPr>
          <w:p w14:paraId="53098A0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API access</w:t>
            </w:r>
          </w:p>
        </w:tc>
        <w:tc>
          <w:tcPr>
            <w:tcW w:w="0" w:type="auto"/>
            <w:hideMark/>
          </w:tcPr>
          <w:p w14:paraId="3000BAE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Downstream services fetch full config from Org Config API</w:t>
            </w:r>
          </w:p>
        </w:tc>
      </w:tr>
      <w:tr w:rsidR="0019476E" w:rsidRPr="0019476E" w14:paraId="6325B12A" w14:textId="77777777" w:rsidTr="0019476E">
        <w:tc>
          <w:tcPr>
            <w:tcW w:w="0" w:type="auto"/>
            <w:hideMark/>
          </w:tcPr>
          <w:p w14:paraId="0C8AC8E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Audit</w:t>
            </w:r>
          </w:p>
        </w:tc>
        <w:tc>
          <w:tcPr>
            <w:tcW w:w="0" w:type="auto"/>
            <w:hideMark/>
          </w:tcPr>
          <w:p w14:paraId="434903D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Track changed sections, changed by, changed at, version, and reason</w:t>
            </w:r>
          </w:p>
        </w:tc>
      </w:tr>
    </w:tbl>
    <w:p w14:paraId="380A7279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03D65A1C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4" w:author="Sumeet" w:date="2026-06-09T19:45:00Z" w16du:dateUtc="2026-06-10T00:45:00Z">
          <w:pPr>
            <w:numPr>
              <w:numId w:val="5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Org Config Version — Data to Store</w:t>
      </w:r>
    </w:p>
    <w:p w14:paraId="514BA8F5" w14:textId="77777777" w:rsidR="0019476E" w:rsidRDefault="0019476E" w:rsidP="0019476E">
      <w:pPr>
        <w:rPr>
          <w:ins w:id="5" w:author="Sumeet" w:date="2026-06-09T19:46:00Z" w16du:dateUtc="2026-06-10T00:46:00Z"/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lastRenderedPageBreak/>
        <w:t>Maintain a current org config version as part of Org Onboarding / Org Config.</w:t>
      </w:r>
    </w:p>
    <w:p w14:paraId="5924CAFC" w14:textId="77777777" w:rsidR="00393FA1" w:rsidRPr="0019476E" w:rsidRDefault="00393FA1" w:rsidP="0019476E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967"/>
        <w:gridCol w:w="4535"/>
      </w:tblGrid>
      <w:tr w:rsidR="0019476E" w:rsidRPr="0019476E" w14:paraId="3BF13D76" w14:textId="77777777" w:rsidTr="0019476E">
        <w:tc>
          <w:tcPr>
            <w:tcW w:w="0" w:type="auto"/>
            <w:hideMark/>
          </w:tcPr>
          <w:p w14:paraId="5E9D8F1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5D87B8F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0" w:type="auto"/>
            <w:hideMark/>
          </w:tcPr>
          <w:p w14:paraId="3ACF40A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19476E" w:rsidRPr="0019476E" w14:paraId="25128F20" w14:textId="77777777" w:rsidTr="0019476E">
        <w:tc>
          <w:tcPr>
            <w:tcW w:w="0" w:type="auto"/>
            <w:hideMark/>
          </w:tcPr>
          <w:p w14:paraId="30CFA11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OrgID</w:t>
            </w:r>
          </w:p>
        </w:tc>
        <w:tc>
          <w:tcPr>
            <w:tcW w:w="0" w:type="auto"/>
            <w:hideMark/>
          </w:tcPr>
          <w:p w14:paraId="28631B2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D14E14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 being configured</w:t>
            </w:r>
          </w:p>
        </w:tc>
      </w:tr>
      <w:tr w:rsidR="0019476E" w:rsidRPr="0019476E" w14:paraId="32B8A753" w14:textId="77777777" w:rsidTr="0019476E">
        <w:tc>
          <w:tcPr>
            <w:tcW w:w="0" w:type="auto"/>
            <w:hideMark/>
          </w:tcPr>
          <w:p w14:paraId="5409728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OrgConfigVersion</w:t>
            </w:r>
          </w:p>
        </w:tc>
        <w:tc>
          <w:tcPr>
            <w:tcW w:w="0" w:type="auto"/>
            <w:hideMark/>
          </w:tcPr>
          <w:p w14:paraId="097C605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388D0A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Incrementing version</w:t>
            </w:r>
          </w:p>
        </w:tc>
      </w:tr>
      <w:tr w:rsidR="0019476E" w:rsidRPr="0019476E" w14:paraId="224A9D28" w14:textId="77777777" w:rsidTr="0019476E">
        <w:tc>
          <w:tcPr>
            <w:tcW w:w="0" w:type="auto"/>
            <w:hideMark/>
          </w:tcPr>
          <w:p w14:paraId="70F7F82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IsCurrentVersion</w:t>
            </w:r>
          </w:p>
        </w:tc>
        <w:tc>
          <w:tcPr>
            <w:tcW w:w="0" w:type="auto"/>
            <w:hideMark/>
          </w:tcPr>
          <w:p w14:paraId="73F7408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F72CDB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True for active/latest version</w:t>
            </w:r>
          </w:p>
        </w:tc>
      </w:tr>
      <w:tr w:rsidR="0019476E" w:rsidRPr="0019476E" w14:paraId="2A612E96" w14:textId="77777777" w:rsidTr="0019476E">
        <w:tc>
          <w:tcPr>
            <w:tcW w:w="0" w:type="auto"/>
            <w:hideMark/>
          </w:tcPr>
          <w:p w14:paraId="237BB98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OrgName</w:t>
            </w:r>
          </w:p>
        </w:tc>
        <w:tc>
          <w:tcPr>
            <w:tcW w:w="0" w:type="auto"/>
            <w:hideMark/>
          </w:tcPr>
          <w:p w14:paraId="5C888FF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E0895A1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From org profile</w:t>
            </w:r>
          </w:p>
        </w:tc>
      </w:tr>
      <w:tr w:rsidR="0019476E" w:rsidRPr="0019476E" w14:paraId="6792A01B" w14:textId="77777777" w:rsidTr="0019476E">
        <w:tc>
          <w:tcPr>
            <w:tcW w:w="0" w:type="auto"/>
            <w:hideMark/>
          </w:tcPr>
          <w:p w14:paraId="6D44F5F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CountryCode</w:t>
            </w:r>
          </w:p>
        </w:tc>
        <w:tc>
          <w:tcPr>
            <w:tcW w:w="0" w:type="auto"/>
            <w:hideMark/>
          </w:tcPr>
          <w:p w14:paraId="099C53B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D44E85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Metadata-backed</w:t>
            </w:r>
          </w:p>
        </w:tc>
      </w:tr>
      <w:tr w:rsidR="0019476E" w:rsidRPr="0019476E" w14:paraId="25A2864C" w14:textId="77777777" w:rsidTr="0019476E">
        <w:tc>
          <w:tcPr>
            <w:tcW w:w="0" w:type="auto"/>
            <w:hideMark/>
          </w:tcPr>
          <w:p w14:paraId="7F151CB9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Timezone</w:t>
            </w:r>
          </w:p>
        </w:tc>
        <w:tc>
          <w:tcPr>
            <w:tcW w:w="0" w:type="auto"/>
            <w:hideMark/>
          </w:tcPr>
          <w:p w14:paraId="67FBDB2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412F089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Selected/derived</w:t>
            </w:r>
          </w:p>
        </w:tc>
      </w:tr>
      <w:tr w:rsidR="0019476E" w:rsidRPr="0019476E" w14:paraId="7B43EA56" w14:textId="77777777" w:rsidTr="0019476E">
        <w:tc>
          <w:tcPr>
            <w:tcW w:w="0" w:type="auto"/>
            <w:hideMark/>
          </w:tcPr>
          <w:p w14:paraId="6706D2D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DefaultLanguageCode</w:t>
            </w:r>
          </w:p>
        </w:tc>
        <w:tc>
          <w:tcPr>
            <w:tcW w:w="0" w:type="auto"/>
            <w:hideMark/>
          </w:tcPr>
          <w:p w14:paraId="0BD496D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5ACA50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Metadata-backed</w:t>
            </w:r>
          </w:p>
        </w:tc>
      </w:tr>
      <w:tr w:rsidR="0019476E" w:rsidRPr="0019476E" w14:paraId="56DDB5D2" w14:textId="77777777" w:rsidTr="0019476E">
        <w:tc>
          <w:tcPr>
            <w:tcW w:w="0" w:type="auto"/>
            <w:hideMark/>
          </w:tcPr>
          <w:p w14:paraId="7781DB8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SupportedLanguageCodes</w:t>
            </w:r>
          </w:p>
        </w:tc>
        <w:tc>
          <w:tcPr>
            <w:tcW w:w="0" w:type="auto"/>
            <w:hideMark/>
          </w:tcPr>
          <w:p w14:paraId="4BD0A93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1EF923C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Multi-select</w:t>
            </w:r>
          </w:p>
        </w:tc>
      </w:tr>
      <w:tr w:rsidR="0019476E" w:rsidRPr="0019476E" w14:paraId="47CC070B" w14:textId="77777777" w:rsidTr="0019476E">
        <w:tc>
          <w:tcPr>
            <w:tcW w:w="0" w:type="auto"/>
            <w:hideMark/>
          </w:tcPr>
          <w:p w14:paraId="12952C2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EnabledModuleCodes</w:t>
            </w:r>
          </w:p>
        </w:tc>
        <w:tc>
          <w:tcPr>
            <w:tcW w:w="0" w:type="auto"/>
            <w:hideMark/>
          </w:tcPr>
          <w:p w14:paraId="7FCBBF7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67D164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Appointment, RPM, Package, CarePlan, Payment, etc.</w:t>
            </w:r>
          </w:p>
        </w:tc>
      </w:tr>
      <w:tr w:rsidR="0019476E" w:rsidRPr="0019476E" w14:paraId="2FA941AC" w14:textId="77777777" w:rsidTr="0019476E">
        <w:tc>
          <w:tcPr>
            <w:tcW w:w="0" w:type="auto"/>
            <w:hideMark/>
          </w:tcPr>
          <w:p w14:paraId="793710C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EnabledFeatureCodes</w:t>
            </w:r>
          </w:p>
        </w:tc>
        <w:tc>
          <w:tcPr>
            <w:tcW w:w="0" w:type="auto"/>
            <w:hideMark/>
          </w:tcPr>
          <w:p w14:paraId="508A9B3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7070BA5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VideoVisit, Chat, PaymentLink, etc.</w:t>
            </w:r>
          </w:p>
        </w:tc>
      </w:tr>
      <w:tr w:rsidR="0019476E" w:rsidRPr="0019476E" w14:paraId="6B08BACA" w14:textId="77777777" w:rsidTr="0019476E">
        <w:tc>
          <w:tcPr>
            <w:tcW w:w="0" w:type="auto"/>
            <w:hideMark/>
          </w:tcPr>
          <w:p w14:paraId="0B49217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EnabledCategoryCodes</w:t>
            </w:r>
          </w:p>
        </w:tc>
        <w:tc>
          <w:tcPr>
            <w:tcW w:w="0" w:type="auto"/>
            <w:hideMark/>
          </w:tcPr>
          <w:p w14:paraId="0F951AF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66371AB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Chronic, Wellness, PostOp, General</w:t>
            </w:r>
          </w:p>
        </w:tc>
      </w:tr>
      <w:tr w:rsidR="0019476E" w:rsidRPr="0019476E" w14:paraId="30DDF4B6" w14:textId="77777777" w:rsidTr="0019476E">
        <w:tc>
          <w:tcPr>
            <w:tcW w:w="0" w:type="auto"/>
            <w:hideMark/>
          </w:tcPr>
          <w:p w14:paraId="48F2CF31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EnabledConditionCodes</w:t>
            </w:r>
          </w:p>
        </w:tc>
        <w:tc>
          <w:tcPr>
            <w:tcW w:w="0" w:type="auto"/>
            <w:hideMark/>
          </w:tcPr>
          <w:p w14:paraId="260375B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6DC81BC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Hypertension, Diabetes, Knee Surgery, etc.</w:t>
            </w:r>
          </w:p>
        </w:tc>
      </w:tr>
      <w:tr w:rsidR="0019476E" w:rsidRPr="0019476E" w14:paraId="3EE88FAE" w14:textId="77777777" w:rsidTr="0019476E">
        <w:tc>
          <w:tcPr>
            <w:tcW w:w="0" w:type="auto"/>
            <w:hideMark/>
          </w:tcPr>
          <w:p w14:paraId="4E01C11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EnabledMetricCodes</w:t>
            </w:r>
          </w:p>
        </w:tc>
        <w:tc>
          <w:tcPr>
            <w:tcW w:w="0" w:type="auto"/>
            <w:hideMark/>
          </w:tcPr>
          <w:p w14:paraId="345A249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013A916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BP, glucose, weight, SpO2, etc.</w:t>
            </w:r>
          </w:p>
        </w:tc>
      </w:tr>
      <w:tr w:rsidR="0019476E" w:rsidRPr="0019476E" w14:paraId="46D25991" w14:textId="77777777" w:rsidTr="0019476E">
        <w:tc>
          <w:tcPr>
            <w:tcW w:w="0" w:type="auto"/>
            <w:hideMark/>
          </w:tcPr>
          <w:p w14:paraId="7ADCE4B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EnabledDeviceCodes</w:t>
            </w:r>
          </w:p>
        </w:tc>
        <w:tc>
          <w:tcPr>
            <w:tcW w:w="0" w:type="auto"/>
            <w:hideMark/>
          </w:tcPr>
          <w:p w14:paraId="073E67D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0022819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BP monitor, glucometer, weighing scale, etc.</w:t>
            </w:r>
          </w:p>
        </w:tc>
      </w:tr>
      <w:tr w:rsidR="0019476E" w:rsidRPr="0019476E" w14:paraId="6D1AF83F" w14:textId="77777777" w:rsidTr="0019476E">
        <w:tc>
          <w:tcPr>
            <w:tcW w:w="0" w:type="auto"/>
            <w:hideMark/>
          </w:tcPr>
          <w:p w14:paraId="0EC2F61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LinkedOrgReferences</w:t>
            </w:r>
          </w:p>
        </w:tc>
        <w:tc>
          <w:tcPr>
            <w:tcW w:w="0" w:type="auto"/>
            <w:hideMark/>
          </w:tcPr>
          <w:p w14:paraId="6868374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011DBE5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Labs, pharmacy, partner orgs</w:t>
            </w:r>
          </w:p>
        </w:tc>
      </w:tr>
      <w:tr w:rsidR="0019476E" w:rsidRPr="0019476E" w14:paraId="15EBF33F" w14:textId="77777777" w:rsidTr="0019476E">
        <w:tc>
          <w:tcPr>
            <w:tcW w:w="0" w:type="auto"/>
            <w:hideMark/>
          </w:tcPr>
          <w:p w14:paraId="3EB28C63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RequiredAgreementIDs</w:t>
            </w:r>
          </w:p>
        </w:tc>
        <w:tc>
          <w:tcPr>
            <w:tcW w:w="0" w:type="auto"/>
            <w:hideMark/>
          </w:tcPr>
          <w:p w14:paraId="62C08EC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10332A5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Documents/forms/agreements</w:t>
            </w:r>
          </w:p>
        </w:tc>
      </w:tr>
      <w:tr w:rsidR="0019476E" w:rsidRPr="0019476E" w14:paraId="477C158A" w14:textId="77777777" w:rsidTr="0019476E">
        <w:tc>
          <w:tcPr>
            <w:tcW w:w="0" w:type="auto"/>
            <w:hideMark/>
          </w:tcPr>
          <w:p w14:paraId="17DF6EB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ChangedSections</w:t>
            </w:r>
          </w:p>
        </w:tc>
        <w:tc>
          <w:tcPr>
            <w:tcW w:w="0" w:type="auto"/>
            <w:hideMark/>
          </w:tcPr>
          <w:p w14:paraId="71A7FAA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4471EF9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Modules, Programs, Vitals, Devices, Partners, etc.</w:t>
            </w:r>
          </w:p>
        </w:tc>
      </w:tr>
      <w:tr w:rsidR="0019476E" w:rsidRPr="0019476E" w14:paraId="06A9F473" w14:textId="77777777" w:rsidTr="0019476E">
        <w:tc>
          <w:tcPr>
            <w:tcW w:w="0" w:type="auto"/>
            <w:hideMark/>
          </w:tcPr>
          <w:p w14:paraId="7E533C3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PublishedBy / PublishedAt</w:t>
            </w:r>
          </w:p>
        </w:tc>
        <w:tc>
          <w:tcPr>
            <w:tcW w:w="0" w:type="auto"/>
            <w:hideMark/>
          </w:tcPr>
          <w:p w14:paraId="5A3A68E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DD6DB5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Audit</w:t>
            </w:r>
          </w:p>
        </w:tc>
      </w:tr>
      <w:tr w:rsidR="0019476E" w:rsidRPr="0019476E" w14:paraId="610A3CF9" w14:textId="77777777" w:rsidTr="0019476E">
        <w:tc>
          <w:tcPr>
            <w:tcW w:w="0" w:type="auto"/>
            <w:hideMark/>
          </w:tcPr>
          <w:p w14:paraId="411390B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ChangeReason</w:t>
            </w:r>
          </w:p>
        </w:tc>
        <w:tc>
          <w:tcPr>
            <w:tcW w:w="0" w:type="auto"/>
            <w:hideMark/>
          </w:tcPr>
          <w:p w14:paraId="26A33AA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5F0F17A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Why config changed</w:t>
            </w:r>
          </w:p>
        </w:tc>
      </w:tr>
    </w:tbl>
    <w:p w14:paraId="60D21337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No separate business status is needed here. Existing Org Onboarding status remains the business workflow status.</w:t>
      </w:r>
    </w:p>
    <w:p w14:paraId="2ED3358C" w14:textId="3E061210" w:rsidR="005D0806" w:rsidRPr="005D0806" w:rsidRDefault="0019476E" w:rsidP="005D0806">
      <w:pPr>
        <w:numPr>
          <w:ilvl w:val="1"/>
          <w:numId w:val="21"/>
        </w:numPr>
        <w:spacing w:before="100" w:beforeAutospacing="1" w:after="100" w:afterAutospacing="1" w:line="240" w:lineRule="auto"/>
        <w:ind w:left="180" w:hanging="450"/>
        <w:rPr>
          <w:ins w:id="6" w:author="Sumeet" w:date="2026-06-09T19:51:00Z" w16du:dateUtc="2026-06-10T00:51:00Z"/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  <w:rPrChange w:id="7" w:author="Sumeet" w:date="2026-06-09T20:00:00Z" w16du:dateUtc="2026-06-10T01:00:00Z">
            <w:rPr>
              <w:ins w:id="8" w:author="Sumeet" w:date="2026-06-09T19:51:00Z" w16du:dateUtc="2026-06-10T00:51:00Z"/>
            </w:rPr>
          </w:rPrChange>
        </w:rPr>
        <w:pPrChange w:id="9" w:author="Sumeet" w:date="2026-06-09T20:00:00Z" w16du:dateUtc="2026-06-10T01:00:00Z">
          <w:pPr>
            <w:pStyle w:val="ListParagraph"/>
            <w:numPr>
              <w:numId w:val="22"/>
            </w:numPr>
            <w:ind w:hanging="360"/>
          </w:pPr>
        </w:pPrChange>
      </w:pPr>
      <w:r w:rsidRPr="00F77B7D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  <w:rPrChange w:id="10" w:author="Sumeet" w:date="2026-06-09T19:44:00Z" w16du:dateUtc="2026-06-10T00:44:00Z">
            <w:rPr>
              <w:rFonts w:ascii="Calibri" w:hAnsi="Calibri" w:cs="Calibri"/>
              <w:sz w:val="20"/>
              <w:szCs w:val="20"/>
            </w:rPr>
          </w:rPrChange>
        </w:rPr>
        <w:t> </w:t>
      </w:r>
      <w:ins w:id="11" w:author="Sumeet" w:date="2026-06-09T19:43:00Z" w16du:dateUtc="2026-06-10T00:43:00Z">
        <w:r w:rsidR="00F77B7D" w:rsidRPr="00F77B7D">
          <w:rPr>
            <w:rFonts w:ascii="Calibri" w:eastAsia="Times New Roman" w:hAnsi="Calibri" w:cs="Calibri"/>
            <w:b/>
            <w:bCs/>
            <w:kern w:val="0"/>
            <w:sz w:val="20"/>
            <w:szCs w:val="20"/>
            <w14:ligatures w14:val="none"/>
            <w:rPrChange w:id="12" w:author="Sumeet" w:date="2026-06-09T19:44:00Z" w16du:dateUtc="2026-06-10T00:44:00Z">
              <w:rPr>
                <w:rFonts w:ascii="Calibri" w:hAnsi="Calibri" w:cs="Calibri"/>
                <w:sz w:val="20"/>
                <w:szCs w:val="20"/>
              </w:rPr>
            </w:rPrChange>
          </w:rPr>
          <w:t xml:space="preserve">Org Capability </w:t>
        </w:r>
      </w:ins>
      <w:ins w:id="13" w:author="Sumeet" w:date="2026-06-09T19:51:00Z" w16du:dateUtc="2026-06-10T00:51:00Z">
        <w:r w:rsidR="007605E0">
          <w:rPr>
            <w:rFonts w:ascii="Calibri" w:eastAsia="Times New Roman" w:hAnsi="Calibri" w:cs="Calibri"/>
            <w:b/>
            <w:bCs/>
            <w:kern w:val="0"/>
            <w:sz w:val="20"/>
            <w:szCs w:val="20"/>
            <w14:ligatures w14:val="none"/>
          </w:rPr>
          <w:t>References</w:t>
        </w:r>
      </w:ins>
    </w:p>
    <w:p w14:paraId="53B9799F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14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15" w:author="Sumeet" w:date="2026-06-09T20:00:00Z" w16du:dateUtc="2026-06-10T01:00:00Z">
            <w:rPr>
              <w:ins w:id="16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17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18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19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Org Config shall create and maintain OrgCapabilityID values for each enabled org capability that requires downstream readiness tracking.</w:t>
        </w:r>
      </w:ins>
    </w:p>
    <w:p w14:paraId="0D7BB736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20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21" w:author="Sumeet" w:date="2026-06-09T20:00:00Z" w16du:dateUtc="2026-06-10T01:00:00Z">
            <w:rPr>
              <w:ins w:id="22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23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24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25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OrgCapabilityID is created and owned by Org Config / Org Onboarding when the capability is first enabled for the org.</w:t>
        </w:r>
      </w:ins>
    </w:p>
    <w:p w14:paraId="5E303C0D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26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27" w:author="Sumeet" w:date="2026-06-09T20:00:00Z" w16du:dateUtc="2026-06-10T01:00:00Z">
            <w:rPr>
              <w:ins w:id="28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29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30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31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OCP shall not create OrgCapabilityID. OCP shall only consume OrgCapabilityID from Org Config and track readiness/status against it.</w:t>
        </w:r>
      </w:ins>
    </w:p>
    <w:p w14:paraId="7B7CA9B8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32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33" w:author="Sumeet" w:date="2026-06-09T20:00:00Z" w16du:dateUtc="2026-06-10T01:00:00Z">
            <w:rPr>
              <w:ins w:id="34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35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36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37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Each published Org Config version shall include the OrgCapabilityID values and their status for that version.</w:t>
        </w:r>
      </w:ins>
    </w:p>
    <w:p w14:paraId="7887E05E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38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39" w:author="Sumeet" w:date="2026-06-09T20:00:00Z" w16du:dateUtc="2026-06-10T01:00:00Z">
            <w:rPr>
              <w:ins w:id="40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41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42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43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OrgCapabilityID history shall be managed through Org Config versions.</w:t>
        </w:r>
      </w:ins>
    </w:p>
    <w:p w14:paraId="0FB75EFA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44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45" w:author="Sumeet" w:date="2026-06-09T20:00:00Z" w16du:dateUtc="2026-06-10T01:00:00Z">
            <w:rPr>
              <w:ins w:id="46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47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48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49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When a capability remains the same across Org Config versions, the same OrgCapabilityID shall be reused.</w:t>
        </w:r>
      </w:ins>
    </w:p>
    <w:p w14:paraId="08C354CC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50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51" w:author="Sumeet" w:date="2026-06-09T20:00:00Z" w16du:dateUtc="2026-06-10T01:00:00Z">
            <w:rPr>
              <w:ins w:id="52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53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54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55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When a capability is disabled, the same OrgCapabilityID shall remain in the version payload with CapabilityStatus = Disabled.</w:t>
        </w:r>
      </w:ins>
    </w:p>
    <w:p w14:paraId="4898BD85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56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57" w:author="Sumeet" w:date="2026-06-09T20:00:00Z" w16du:dateUtc="2026-06-10T01:00:00Z">
            <w:rPr>
              <w:ins w:id="58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59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60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61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When a new capability is enabled, Org Config shall create a new OrgCapabilityID.</w:t>
        </w:r>
      </w:ins>
    </w:p>
    <w:p w14:paraId="26AB85FD" w14:textId="77777777" w:rsidR="005D0806" w:rsidRPr="005D0806" w:rsidRDefault="005D0806" w:rsidP="005D0806">
      <w:pPr>
        <w:numPr>
          <w:ilvl w:val="1"/>
          <w:numId w:val="24"/>
        </w:numPr>
        <w:spacing w:after="0" w:line="240" w:lineRule="auto"/>
        <w:textAlignment w:val="center"/>
        <w:rPr>
          <w:ins w:id="62" w:author="Sumeet" w:date="2026-06-09T20:00:00Z" w16du:dateUtc="2026-06-10T01:00:00Z"/>
          <w:rFonts w:ascii="Calibri" w:eastAsia="Times New Roman" w:hAnsi="Calibri" w:cs="Calibri"/>
          <w:kern w:val="0"/>
          <w:sz w:val="20"/>
          <w:szCs w:val="20"/>
          <w14:ligatures w14:val="none"/>
          <w:rPrChange w:id="63" w:author="Sumeet" w:date="2026-06-09T20:00:00Z" w16du:dateUtc="2026-06-10T01:00:00Z">
            <w:rPr>
              <w:ins w:id="64" w:author="Sumeet" w:date="2026-06-09T20:00:00Z" w16du:dateUtc="2026-06-10T01:00:00Z"/>
              <w:rFonts w:ascii="Calibri" w:eastAsia="Times New Roman" w:hAnsi="Calibri" w:cs="Calibri"/>
              <w:kern w:val="0"/>
              <w:sz w:val="22"/>
              <w:szCs w:val="22"/>
              <w14:ligatures w14:val="none"/>
            </w:rPr>
          </w:rPrChange>
        </w:rPr>
        <w:pPrChange w:id="65" w:author="Sumeet" w:date="2026-06-09T20:00:00Z" w16du:dateUtc="2026-06-10T01:00:00Z">
          <w:pPr>
            <w:numPr>
              <w:ilvl w:val="1"/>
              <w:numId w:val="21"/>
            </w:numPr>
            <w:spacing w:after="0" w:line="240" w:lineRule="auto"/>
            <w:ind w:left="792" w:hanging="432"/>
            <w:textAlignment w:val="center"/>
          </w:pPr>
        </w:pPrChange>
      </w:pPr>
      <w:ins w:id="66" w:author="Sumeet" w:date="2026-06-09T20:00:00Z" w16du:dateUtc="2026-06-10T01:00:00Z">
        <w:r w:rsidRPr="005D0806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67" w:author="Sumeet" w:date="2026-06-09T20:00:00Z" w16du:dateUtc="2026-06-10T01:00:00Z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rPrChange>
          </w:rPr>
          <w:t>Org Config APIs shall return OrgCapabilityID values as part of the current and versioned Org Config payload.</w:t>
        </w:r>
      </w:ins>
    </w:p>
    <w:p w14:paraId="2B36A55D" w14:textId="77777777" w:rsidR="005D0806" w:rsidRDefault="005D0806" w:rsidP="00F77B7D">
      <w:pPr>
        <w:rPr>
          <w:ins w:id="68" w:author="Sumeet" w:date="2026-06-09T20:00:00Z" w16du:dateUtc="2026-06-10T01:00:00Z"/>
          <w:rFonts w:ascii="Calibri" w:hAnsi="Calibri" w:cs="Calibri"/>
          <w:sz w:val="20"/>
          <w:szCs w:val="20"/>
        </w:rPr>
      </w:pPr>
    </w:p>
    <w:p w14:paraId="5B8FDB0A" w14:textId="141D48B4" w:rsidR="00F77B7D" w:rsidRPr="00F77B7D" w:rsidRDefault="00F77B7D" w:rsidP="00F77B7D">
      <w:pPr>
        <w:rPr>
          <w:ins w:id="69" w:author="Sumeet" w:date="2026-06-09T19:43:00Z" w16du:dateUtc="2026-06-10T00:43:00Z"/>
          <w:rFonts w:ascii="Calibri" w:hAnsi="Calibri" w:cs="Calibri"/>
          <w:sz w:val="20"/>
          <w:szCs w:val="20"/>
        </w:rPr>
      </w:pPr>
      <w:ins w:id="70" w:author="Sumeet" w:date="2026-06-09T19:43:00Z" w16du:dateUtc="2026-06-10T00:43:00Z">
        <w:r w:rsidRPr="00F77B7D">
          <w:rPr>
            <w:rFonts w:ascii="Calibri" w:hAnsi="Calibri" w:cs="Calibri"/>
            <w:sz w:val="20"/>
            <w:szCs w:val="20"/>
          </w:rPr>
          <w:t>Examples:</w:t>
        </w:r>
      </w:ins>
    </w:p>
    <w:p w14:paraId="38D2FAE8" w14:textId="77777777" w:rsidR="00F77B7D" w:rsidRPr="00F77B7D" w:rsidRDefault="00F77B7D" w:rsidP="00F77B7D">
      <w:pPr>
        <w:ind w:left="720"/>
        <w:rPr>
          <w:ins w:id="71" w:author="Sumeet" w:date="2026-06-09T19:43:00Z" w16du:dateUtc="2026-06-10T00:43:00Z"/>
          <w:rFonts w:ascii="Calibri" w:hAnsi="Calibri" w:cs="Calibri"/>
          <w:sz w:val="20"/>
          <w:szCs w:val="20"/>
        </w:rPr>
        <w:pPrChange w:id="72" w:author="Sumeet" w:date="2026-06-09T19:46:00Z" w16du:dateUtc="2026-06-10T00:46:00Z">
          <w:pPr/>
        </w:pPrChange>
      </w:pPr>
      <w:ins w:id="73" w:author="Sumeet" w:date="2026-06-09T19:43:00Z" w16du:dateUtc="2026-06-10T00:43:00Z">
        <w:r w:rsidRPr="00F77B7D">
          <w:rPr>
            <w:rFonts w:ascii="Calibri" w:hAnsi="Calibri" w:cs="Calibri"/>
            <w:sz w:val="20"/>
            <w:szCs w:val="20"/>
          </w:rPr>
          <w:t>- Chronic + Hypertension</w:t>
        </w:r>
      </w:ins>
    </w:p>
    <w:p w14:paraId="10F05BD1" w14:textId="77777777" w:rsidR="00F77B7D" w:rsidRPr="00F77B7D" w:rsidRDefault="00F77B7D" w:rsidP="00F77B7D">
      <w:pPr>
        <w:ind w:left="720"/>
        <w:rPr>
          <w:ins w:id="74" w:author="Sumeet" w:date="2026-06-09T19:43:00Z" w16du:dateUtc="2026-06-10T00:43:00Z"/>
          <w:rFonts w:ascii="Calibri" w:hAnsi="Calibri" w:cs="Calibri"/>
          <w:sz w:val="20"/>
          <w:szCs w:val="20"/>
        </w:rPr>
        <w:pPrChange w:id="75" w:author="Sumeet" w:date="2026-06-09T19:46:00Z" w16du:dateUtc="2026-06-10T00:46:00Z">
          <w:pPr/>
        </w:pPrChange>
      </w:pPr>
      <w:ins w:id="76" w:author="Sumeet" w:date="2026-06-09T19:43:00Z" w16du:dateUtc="2026-06-10T00:43:00Z">
        <w:r w:rsidRPr="00F77B7D">
          <w:rPr>
            <w:rFonts w:ascii="Calibri" w:hAnsi="Calibri" w:cs="Calibri"/>
            <w:sz w:val="20"/>
            <w:szCs w:val="20"/>
          </w:rPr>
          <w:lastRenderedPageBreak/>
          <w:t>- BP Monitoring</w:t>
        </w:r>
      </w:ins>
    </w:p>
    <w:p w14:paraId="6FFF29FA" w14:textId="77777777" w:rsidR="00F77B7D" w:rsidRPr="00F77B7D" w:rsidRDefault="00F77B7D" w:rsidP="00F77B7D">
      <w:pPr>
        <w:ind w:left="720"/>
        <w:rPr>
          <w:ins w:id="77" w:author="Sumeet" w:date="2026-06-09T19:43:00Z" w16du:dateUtc="2026-06-10T00:43:00Z"/>
          <w:rFonts w:ascii="Calibri" w:hAnsi="Calibri" w:cs="Calibri"/>
          <w:sz w:val="20"/>
          <w:szCs w:val="20"/>
        </w:rPr>
        <w:pPrChange w:id="78" w:author="Sumeet" w:date="2026-06-09T19:46:00Z" w16du:dateUtc="2026-06-10T00:46:00Z">
          <w:pPr/>
        </w:pPrChange>
      </w:pPr>
      <w:ins w:id="79" w:author="Sumeet" w:date="2026-06-09T19:43:00Z" w16du:dateUtc="2026-06-10T00:43:00Z">
        <w:r w:rsidRPr="00F77B7D">
          <w:rPr>
            <w:rFonts w:ascii="Calibri" w:hAnsi="Calibri" w:cs="Calibri"/>
            <w:sz w:val="20"/>
            <w:szCs w:val="20"/>
          </w:rPr>
          <w:t>- Video Consult</w:t>
        </w:r>
      </w:ins>
    </w:p>
    <w:p w14:paraId="7638215C" w14:textId="2AFA5FD8" w:rsidR="0019476E" w:rsidRDefault="00F77B7D" w:rsidP="00F77B7D">
      <w:pPr>
        <w:ind w:left="720"/>
        <w:rPr>
          <w:ins w:id="80" w:author="Sumeet" w:date="2026-06-09T19:47:00Z" w16du:dateUtc="2026-06-10T00:47:00Z"/>
          <w:rFonts w:ascii="Calibri" w:hAnsi="Calibri" w:cs="Calibri"/>
          <w:sz w:val="20"/>
          <w:szCs w:val="20"/>
        </w:rPr>
      </w:pPr>
      <w:ins w:id="81" w:author="Sumeet" w:date="2026-06-09T19:43:00Z" w16du:dateUtc="2026-06-10T00:43:00Z">
        <w:r w:rsidRPr="00F77B7D">
          <w:rPr>
            <w:rFonts w:ascii="Calibri" w:hAnsi="Calibri" w:cs="Calibri"/>
            <w:sz w:val="20"/>
            <w:szCs w:val="20"/>
          </w:rPr>
          <w:t>- Payment Link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82" w:author="Sumeet" w:date="2026-06-09T19:52:00Z" w16du:dateUtc="2026-06-10T00:52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730"/>
        <w:gridCol w:w="897"/>
        <w:gridCol w:w="6723"/>
        <w:tblGridChange w:id="83">
          <w:tblGrid>
            <w:gridCol w:w="5"/>
            <w:gridCol w:w="1730"/>
            <w:gridCol w:w="741"/>
            <w:gridCol w:w="156"/>
            <w:gridCol w:w="864"/>
            <w:gridCol w:w="5859"/>
            <w:gridCol w:w="5"/>
          </w:tblGrid>
        </w:tblGridChange>
      </w:tblGrid>
      <w:tr w:rsidR="004A1A15" w:rsidRPr="004A1A15" w14:paraId="3568460E" w14:textId="77777777" w:rsidTr="004A1A15">
        <w:trPr>
          <w:ins w:id="84" w:author="Sumeet" w:date="2026-06-09T19:52:00Z" w16du:dateUtc="2026-06-10T00:52:00Z"/>
          <w:trPrChange w:id="85" w:author="Sumeet" w:date="2026-06-09T19:52:00Z" w16du:dateUtc="2026-06-10T00:52:00Z">
            <w:trPr>
              <w:tblHeader/>
              <w:tblCellSpacing w:w="15" w:type="dxa"/>
            </w:trPr>
          </w:trPrChange>
        </w:trPr>
        <w:tc>
          <w:tcPr>
            <w:tcW w:w="0" w:type="auto"/>
            <w:hideMark/>
            <w:tcPrChange w:id="86" w:author="Sumeet" w:date="2026-06-09T19:52:00Z" w16du:dateUtc="2026-06-10T00:52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1277A2FB" w14:textId="77777777" w:rsidR="004A1A15" w:rsidRPr="004A1A15" w:rsidRDefault="004A1A15" w:rsidP="004A1A15">
            <w:pPr>
              <w:jc w:val="center"/>
              <w:rPr>
                <w:ins w:id="87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88" w:author="Sumeet" w:date="2026-06-09T19:52:00Z" w16du:dateUtc="2026-06-10T00:52:00Z">
                  <w:rPr>
                    <w:ins w:id="89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9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91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Field</w:t>
              </w:r>
            </w:ins>
          </w:p>
        </w:tc>
        <w:tc>
          <w:tcPr>
            <w:tcW w:w="0" w:type="auto"/>
            <w:hideMark/>
            <w:tcPrChange w:id="9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2B435FA" w14:textId="77777777" w:rsidR="004A1A15" w:rsidRPr="004A1A15" w:rsidRDefault="004A1A15" w:rsidP="004A1A15">
            <w:pPr>
              <w:jc w:val="right"/>
              <w:rPr>
                <w:ins w:id="93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94" w:author="Sumeet" w:date="2026-06-09T19:52:00Z" w16du:dateUtc="2026-06-10T00:52:00Z">
                  <w:rPr>
                    <w:ins w:id="95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9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9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Required</w:t>
              </w:r>
            </w:ins>
          </w:p>
        </w:tc>
        <w:tc>
          <w:tcPr>
            <w:tcW w:w="0" w:type="auto"/>
            <w:hideMark/>
            <w:tcPrChange w:id="9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687738A" w14:textId="77777777" w:rsidR="004A1A15" w:rsidRPr="004A1A15" w:rsidRDefault="004A1A15" w:rsidP="004A1A15">
            <w:pPr>
              <w:jc w:val="center"/>
              <w:rPr>
                <w:ins w:id="99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100" w:author="Sumeet" w:date="2026-06-09T19:52:00Z" w16du:dateUtc="2026-06-10T00:52:00Z">
                  <w:rPr>
                    <w:ins w:id="101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10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10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Notes</w:t>
              </w:r>
            </w:ins>
          </w:p>
        </w:tc>
      </w:tr>
      <w:tr w:rsidR="004A1A15" w:rsidRPr="004A1A15" w14:paraId="511EDA12" w14:textId="77777777" w:rsidTr="004A1A15">
        <w:trPr>
          <w:ins w:id="104" w:author="Sumeet" w:date="2026-06-09T19:52:00Z" w16du:dateUtc="2026-06-10T00:52:00Z"/>
          <w:trPrChange w:id="105" w:author="Sumeet" w:date="2026-06-09T19:52:00Z" w16du:dateUtc="2026-06-10T00:52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06" w:author="Sumeet" w:date="2026-06-09T19:52:00Z" w16du:dateUtc="2026-06-10T00:52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7C546784" w14:textId="77777777" w:rsidR="004A1A15" w:rsidRPr="004A1A15" w:rsidRDefault="004A1A15" w:rsidP="004A1A15">
            <w:pPr>
              <w:rPr>
                <w:ins w:id="107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08" w:author="Sumeet" w:date="2026-06-09T19:52:00Z" w16du:dateUtc="2026-06-10T00:52:00Z">
                  <w:rPr>
                    <w:ins w:id="109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1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11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OrgCapabilityID</w:t>
              </w:r>
            </w:ins>
          </w:p>
        </w:tc>
        <w:tc>
          <w:tcPr>
            <w:tcW w:w="0" w:type="auto"/>
            <w:hideMark/>
            <w:tcPrChange w:id="11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D142A63" w14:textId="77777777" w:rsidR="004A1A15" w:rsidRPr="004A1A15" w:rsidRDefault="004A1A15" w:rsidP="004A1A15">
            <w:pPr>
              <w:jc w:val="right"/>
              <w:rPr>
                <w:ins w:id="113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14" w:author="Sumeet" w:date="2026-06-09T19:52:00Z" w16du:dateUtc="2026-06-10T00:52:00Z">
                  <w:rPr>
                    <w:ins w:id="115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1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1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Yes</w:t>
              </w:r>
            </w:ins>
          </w:p>
        </w:tc>
        <w:tc>
          <w:tcPr>
            <w:tcW w:w="0" w:type="auto"/>
            <w:hideMark/>
            <w:tcPrChange w:id="11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9AB0656" w14:textId="77777777" w:rsidR="004A1A15" w:rsidRPr="004A1A15" w:rsidRDefault="004A1A15" w:rsidP="004A1A15">
            <w:pPr>
              <w:rPr>
                <w:ins w:id="119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20" w:author="Sumeet" w:date="2026-06-09T19:52:00Z" w16du:dateUtc="2026-06-10T00:52:00Z">
                  <w:rPr>
                    <w:ins w:id="121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2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2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Stable system-generated ID created by Org Config</w:t>
              </w:r>
            </w:ins>
          </w:p>
        </w:tc>
      </w:tr>
      <w:tr w:rsidR="004A1A15" w:rsidRPr="004A1A15" w14:paraId="4FA8B514" w14:textId="77777777" w:rsidTr="004A1A15">
        <w:trPr>
          <w:ins w:id="124" w:author="Sumeet" w:date="2026-06-09T19:52:00Z" w16du:dateUtc="2026-06-10T00:52:00Z"/>
          <w:trPrChange w:id="125" w:author="Sumeet" w:date="2026-06-09T19:52:00Z" w16du:dateUtc="2026-06-10T00:52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26" w:author="Sumeet" w:date="2026-06-09T19:52:00Z" w16du:dateUtc="2026-06-10T00:52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27A0D3A9" w14:textId="77777777" w:rsidR="004A1A15" w:rsidRPr="004A1A15" w:rsidRDefault="004A1A15" w:rsidP="004A1A15">
            <w:pPr>
              <w:rPr>
                <w:ins w:id="127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28" w:author="Sumeet" w:date="2026-06-09T19:52:00Z" w16du:dateUtc="2026-06-10T00:52:00Z">
                  <w:rPr>
                    <w:ins w:id="129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3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31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CapabilityType</w:t>
              </w:r>
            </w:ins>
          </w:p>
        </w:tc>
        <w:tc>
          <w:tcPr>
            <w:tcW w:w="0" w:type="auto"/>
            <w:hideMark/>
            <w:tcPrChange w:id="13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FE4BC2E" w14:textId="77777777" w:rsidR="004A1A15" w:rsidRPr="004A1A15" w:rsidRDefault="004A1A15" w:rsidP="004A1A15">
            <w:pPr>
              <w:jc w:val="right"/>
              <w:rPr>
                <w:ins w:id="133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34" w:author="Sumeet" w:date="2026-06-09T19:52:00Z" w16du:dateUtc="2026-06-10T00:52:00Z">
                  <w:rPr>
                    <w:ins w:id="135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3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3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Yes</w:t>
              </w:r>
            </w:ins>
          </w:p>
        </w:tc>
        <w:tc>
          <w:tcPr>
            <w:tcW w:w="0" w:type="auto"/>
            <w:hideMark/>
            <w:tcPrChange w:id="13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5141CFB" w14:textId="77777777" w:rsidR="004A1A15" w:rsidRPr="004A1A15" w:rsidRDefault="004A1A15" w:rsidP="004A1A15">
            <w:pPr>
              <w:rPr>
                <w:ins w:id="139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40" w:author="Sumeet" w:date="2026-06-09T19:52:00Z" w16du:dateUtc="2026-06-10T00:52:00Z">
                  <w:rPr>
                    <w:ins w:id="141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4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4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Program / Monitoring / Feature / Payment / Device / Partner</w:t>
              </w:r>
            </w:ins>
          </w:p>
        </w:tc>
      </w:tr>
      <w:tr w:rsidR="004A1A15" w:rsidRPr="004A1A15" w14:paraId="33C3909A" w14:textId="77777777" w:rsidTr="004A1A15">
        <w:trPr>
          <w:ins w:id="144" w:author="Sumeet" w:date="2026-06-09T19:52:00Z" w16du:dateUtc="2026-06-10T00:52:00Z"/>
          <w:trPrChange w:id="145" w:author="Sumeet" w:date="2026-06-09T19:52:00Z" w16du:dateUtc="2026-06-10T00:52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46" w:author="Sumeet" w:date="2026-06-09T19:52:00Z" w16du:dateUtc="2026-06-10T00:52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1637AFB0" w14:textId="77777777" w:rsidR="004A1A15" w:rsidRPr="004A1A15" w:rsidRDefault="004A1A15" w:rsidP="004A1A15">
            <w:pPr>
              <w:rPr>
                <w:ins w:id="147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48" w:author="Sumeet" w:date="2026-06-09T19:52:00Z" w16du:dateUtc="2026-06-10T00:52:00Z">
                  <w:rPr>
                    <w:ins w:id="149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5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51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CapabilityDisplayKey</w:t>
              </w:r>
            </w:ins>
          </w:p>
        </w:tc>
        <w:tc>
          <w:tcPr>
            <w:tcW w:w="0" w:type="auto"/>
            <w:hideMark/>
            <w:tcPrChange w:id="15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15BAA3B" w14:textId="77777777" w:rsidR="004A1A15" w:rsidRPr="004A1A15" w:rsidRDefault="004A1A15" w:rsidP="004A1A15">
            <w:pPr>
              <w:jc w:val="right"/>
              <w:rPr>
                <w:ins w:id="153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54" w:author="Sumeet" w:date="2026-06-09T19:52:00Z" w16du:dateUtc="2026-06-10T00:52:00Z">
                  <w:rPr>
                    <w:ins w:id="155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5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5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Yes</w:t>
              </w:r>
            </w:ins>
          </w:p>
        </w:tc>
        <w:tc>
          <w:tcPr>
            <w:tcW w:w="0" w:type="auto"/>
            <w:hideMark/>
            <w:tcPrChange w:id="15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49E9B95" w14:textId="77777777" w:rsidR="004A1A15" w:rsidRPr="004A1A15" w:rsidRDefault="004A1A15" w:rsidP="004A1A15">
            <w:pPr>
              <w:rPr>
                <w:ins w:id="159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60" w:author="Sumeet" w:date="2026-06-09T19:52:00Z" w16du:dateUtc="2026-06-10T00:52:00Z">
                  <w:rPr>
                    <w:ins w:id="161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6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6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 xml:space="preserve">Human-readable/debug key, e.g. </w:t>
              </w:r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64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CHRONIC:HYPERTENSION</w:t>
              </w:r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65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 xml:space="preserve">, </w:t>
              </w:r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66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MONITORING:BP</w:t>
              </w:r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6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 xml:space="preserve">, </w:t>
              </w:r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68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FEATURE:VIDEO_VISIT</w:t>
              </w:r>
            </w:ins>
          </w:p>
        </w:tc>
      </w:tr>
      <w:tr w:rsidR="004A1A15" w:rsidRPr="004A1A15" w14:paraId="2DD467B7" w14:textId="77777777" w:rsidTr="004A1A15">
        <w:trPr>
          <w:ins w:id="169" w:author="Sumeet" w:date="2026-06-09T19:52:00Z" w16du:dateUtc="2026-06-10T00:52:00Z"/>
          <w:trPrChange w:id="170" w:author="Sumeet" w:date="2026-06-09T19:52:00Z" w16du:dateUtc="2026-06-10T00:52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71" w:author="Sumeet" w:date="2026-06-09T19:52:00Z" w16du:dateUtc="2026-06-10T00:52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708F25E1" w14:textId="77777777" w:rsidR="004A1A15" w:rsidRPr="004A1A15" w:rsidRDefault="004A1A15" w:rsidP="004A1A15">
            <w:pPr>
              <w:rPr>
                <w:ins w:id="172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73" w:author="Sumeet" w:date="2026-06-09T19:52:00Z" w16du:dateUtc="2026-06-10T00:52:00Z">
                  <w:rPr>
                    <w:ins w:id="174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75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76" w:author="Sumeet" w:date="2026-06-09T19:52:00Z" w16du:dateUtc="2026-06-10T00:52:00Z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rPrChange>
                </w:rPr>
                <w:t>CapabilityStatus</w:t>
              </w:r>
            </w:ins>
          </w:p>
        </w:tc>
        <w:tc>
          <w:tcPr>
            <w:tcW w:w="0" w:type="auto"/>
            <w:hideMark/>
            <w:tcPrChange w:id="177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EAD22F2" w14:textId="77777777" w:rsidR="004A1A15" w:rsidRPr="004A1A15" w:rsidRDefault="004A1A15" w:rsidP="004A1A15">
            <w:pPr>
              <w:jc w:val="right"/>
              <w:rPr>
                <w:ins w:id="178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79" w:author="Sumeet" w:date="2026-06-09T19:52:00Z" w16du:dateUtc="2026-06-10T00:52:00Z">
                  <w:rPr>
                    <w:ins w:id="180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81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82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Yes</w:t>
              </w:r>
            </w:ins>
          </w:p>
        </w:tc>
        <w:tc>
          <w:tcPr>
            <w:tcW w:w="0" w:type="auto"/>
            <w:hideMark/>
            <w:tcPrChange w:id="183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32281A6" w14:textId="77777777" w:rsidR="004A1A15" w:rsidRPr="004A1A15" w:rsidRDefault="004A1A15" w:rsidP="004A1A15">
            <w:pPr>
              <w:rPr>
                <w:ins w:id="184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185" w:author="Sumeet" w:date="2026-06-09T19:52:00Z" w16du:dateUtc="2026-06-10T00:52:00Z">
                  <w:rPr>
                    <w:ins w:id="186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187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188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Enabled / Disabled</w:t>
              </w:r>
            </w:ins>
          </w:p>
        </w:tc>
      </w:tr>
    </w:tbl>
    <w:p w14:paraId="3ED053AF" w14:textId="77777777" w:rsidR="00393FA1" w:rsidRDefault="00393FA1" w:rsidP="00F77B7D">
      <w:pPr>
        <w:ind w:left="720"/>
        <w:rPr>
          <w:ins w:id="189" w:author="Sumeet" w:date="2026-06-09T19:52:00Z" w16du:dateUtc="2026-06-10T00:52:00Z"/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90" w:author="Sumeet" w:date="2026-06-09T19:52:00Z" w16du:dateUtc="2026-06-10T00:52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395"/>
        <w:gridCol w:w="1325"/>
        <w:gridCol w:w="2081"/>
        <w:gridCol w:w="1430"/>
        <w:tblGridChange w:id="191">
          <w:tblGrid>
            <w:gridCol w:w="5"/>
            <w:gridCol w:w="1249"/>
            <w:gridCol w:w="146"/>
            <w:gridCol w:w="1023"/>
            <w:gridCol w:w="302"/>
            <w:gridCol w:w="1623"/>
            <w:gridCol w:w="458"/>
            <w:gridCol w:w="831"/>
            <w:gridCol w:w="599"/>
          </w:tblGrid>
        </w:tblGridChange>
      </w:tblGrid>
      <w:tr w:rsidR="004A1A15" w:rsidRPr="004A1A15" w14:paraId="38D0ADCA" w14:textId="77777777" w:rsidTr="004A1A15">
        <w:trPr>
          <w:ins w:id="192" w:author="Sumeet" w:date="2026-06-09T19:52:00Z" w16du:dateUtc="2026-06-10T00:52:00Z"/>
          <w:trPrChange w:id="193" w:author="Sumeet" w:date="2026-06-09T19:52:00Z" w16du:dateUtc="2026-06-10T00:52:00Z">
            <w:trPr>
              <w:gridAfter w:val="0"/>
              <w:tblHeader/>
              <w:tblCellSpacing w:w="15" w:type="dxa"/>
            </w:trPr>
          </w:trPrChange>
        </w:trPr>
        <w:tc>
          <w:tcPr>
            <w:tcW w:w="0" w:type="auto"/>
            <w:hideMark/>
            <w:tcPrChange w:id="194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9D17D6E" w14:textId="77777777" w:rsidR="004A1A15" w:rsidRPr="004A1A15" w:rsidRDefault="004A1A15" w:rsidP="004A1A15">
            <w:pPr>
              <w:jc w:val="center"/>
              <w:rPr>
                <w:ins w:id="195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196" w:author="Sumeet" w:date="2026-06-09T19:52:00Z" w16du:dateUtc="2026-06-10T00:52:00Z">
                  <w:rPr>
                    <w:ins w:id="197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198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199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OrgCapabilityID</w:t>
              </w:r>
            </w:ins>
          </w:p>
        </w:tc>
        <w:tc>
          <w:tcPr>
            <w:tcW w:w="0" w:type="auto"/>
            <w:hideMark/>
            <w:tcPrChange w:id="200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4C5B8F5" w14:textId="77777777" w:rsidR="004A1A15" w:rsidRPr="004A1A15" w:rsidRDefault="004A1A15" w:rsidP="004A1A15">
            <w:pPr>
              <w:jc w:val="center"/>
              <w:rPr>
                <w:ins w:id="201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202" w:author="Sumeet" w:date="2026-06-09T19:52:00Z" w16du:dateUtc="2026-06-10T00:52:00Z">
                  <w:rPr>
                    <w:ins w:id="203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204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205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CapabilityType</w:t>
              </w:r>
            </w:ins>
          </w:p>
        </w:tc>
        <w:tc>
          <w:tcPr>
            <w:tcW w:w="0" w:type="auto"/>
            <w:hideMark/>
            <w:tcPrChange w:id="206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0555A3C" w14:textId="77777777" w:rsidR="004A1A15" w:rsidRPr="004A1A15" w:rsidRDefault="004A1A15" w:rsidP="004A1A15">
            <w:pPr>
              <w:jc w:val="center"/>
              <w:rPr>
                <w:ins w:id="207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208" w:author="Sumeet" w:date="2026-06-09T19:52:00Z" w16du:dateUtc="2026-06-10T00:52:00Z">
                  <w:rPr>
                    <w:ins w:id="209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21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211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CapabilityDisplayKey</w:t>
              </w:r>
            </w:ins>
          </w:p>
        </w:tc>
        <w:tc>
          <w:tcPr>
            <w:tcW w:w="0" w:type="auto"/>
            <w:hideMark/>
            <w:tcPrChange w:id="21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573715D" w14:textId="77777777" w:rsidR="004A1A15" w:rsidRPr="004A1A15" w:rsidRDefault="004A1A15" w:rsidP="004A1A15">
            <w:pPr>
              <w:jc w:val="center"/>
              <w:rPr>
                <w:ins w:id="213" w:author="Sumeet" w:date="2026-06-09T19:52:00Z" w16du:dateUtc="2026-06-10T00:52:00Z"/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  <w:rPrChange w:id="214" w:author="Sumeet" w:date="2026-06-09T19:52:00Z" w16du:dateUtc="2026-06-10T00:52:00Z">
                  <w:rPr>
                    <w:ins w:id="215" w:author="Sumeet" w:date="2026-06-09T19:52:00Z" w16du:dateUtc="2026-06-10T00:52:00Z"/>
                    <w:rFonts w:ascii="Times New Roman" w:eastAsia="Times New Roman" w:hAnsi="Times New Roman" w:cs="Times New Roman"/>
                    <w:b/>
                    <w:bCs/>
                    <w:kern w:val="0"/>
                    <w:szCs w:val="24"/>
                    <w14:ligatures w14:val="none"/>
                  </w:rPr>
                </w:rPrChange>
              </w:rPr>
            </w:pPr>
            <w:ins w:id="21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b/>
                  <w:bCs/>
                  <w:kern w:val="0"/>
                  <w:sz w:val="18"/>
                  <w:szCs w:val="18"/>
                  <w14:ligatures w14:val="none"/>
                  <w:rPrChange w:id="21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Cs w:val="24"/>
                      <w14:ligatures w14:val="none"/>
                    </w:rPr>
                  </w:rPrChange>
                </w:rPr>
                <w:t>CapabilityStatus</w:t>
              </w:r>
            </w:ins>
          </w:p>
        </w:tc>
      </w:tr>
      <w:tr w:rsidR="004A1A15" w:rsidRPr="004A1A15" w14:paraId="335BB71F" w14:textId="77777777" w:rsidTr="004A1A15">
        <w:trPr>
          <w:ins w:id="218" w:author="Sumeet" w:date="2026-06-09T19:52:00Z" w16du:dateUtc="2026-06-10T00:52:00Z"/>
          <w:trPrChange w:id="219" w:author="Sumeet" w:date="2026-06-09T19:52:00Z" w16du:dateUtc="2026-06-10T00:52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220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8A7F048" w14:textId="77777777" w:rsidR="004A1A15" w:rsidRPr="004A1A15" w:rsidRDefault="004A1A15" w:rsidP="004A1A15">
            <w:pPr>
              <w:rPr>
                <w:ins w:id="221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22" w:author="Sumeet" w:date="2026-06-09T19:52:00Z" w16du:dateUtc="2026-06-10T00:52:00Z">
                  <w:rPr>
                    <w:ins w:id="223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24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25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CAP-001</w:t>
              </w:r>
            </w:ins>
          </w:p>
        </w:tc>
        <w:tc>
          <w:tcPr>
            <w:tcW w:w="0" w:type="auto"/>
            <w:hideMark/>
            <w:tcPrChange w:id="226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DB9C217" w14:textId="77777777" w:rsidR="004A1A15" w:rsidRPr="004A1A15" w:rsidRDefault="004A1A15" w:rsidP="004A1A15">
            <w:pPr>
              <w:rPr>
                <w:ins w:id="227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28" w:author="Sumeet" w:date="2026-06-09T19:52:00Z" w16du:dateUtc="2026-06-10T00:52:00Z">
                  <w:rPr>
                    <w:ins w:id="229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3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31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Program</w:t>
              </w:r>
            </w:ins>
          </w:p>
        </w:tc>
        <w:tc>
          <w:tcPr>
            <w:tcW w:w="0" w:type="auto"/>
            <w:hideMark/>
            <w:tcPrChange w:id="23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A57AE37" w14:textId="77777777" w:rsidR="004A1A15" w:rsidRPr="004A1A15" w:rsidRDefault="004A1A15" w:rsidP="004A1A15">
            <w:pPr>
              <w:rPr>
                <w:ins w:id="233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34" w:author="Sumeet" w:date="2026-06-09T19:52:00Z" w16du:dateUtc="2026-06-10T00:52:00Z">
                  <w:rPr>
                    <w:ins w:id="235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3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3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CHRONIC:HYPERTENSION</w:t>
              </w:r>
            </w:ins>
          </w:p>
        </w:tc>
        <w:tc>
          <w:tcPr>
            <w:tcW w:w="0" w:type="auto"/>
            <w:hideMark/>
            <w:tcPrChange w:id="23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0C36739" w14:textId="77777777" w:rsidR="004A1A15" w:rsidRPr="004A1A15" w:rsidRDefault="004A1A15" w:rsidP="004A1A15">
            <w:pPr>
              <w:rPr>
                <w:ins w:id="239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40" w:author="Sumeet" w:date="2026-06-09T19:52:00Z" w16du:dateUtc="2026-06-10T00:52:00Z">
                  <w:rPr>
                    <w:ins w:id="241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4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4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Enabled</w:t>
              </w:r>
            </w:ins>
          </w:p>
        </w:tc>
      </w:tr>
      <w:tr w:rsidR="004A1A15" w:rsidRPr="004A1A15" w14:paraId="40B4B631" w14:textId="77777777" w:rsidTr="004A1A15">
        <w:trPr>
          <w:ins w:id="244" w:author="Sumeet" w:date="2026-06-09T19:52:00Z" w16du:dateUtc="2026-06-10T00:52:00Z"/>
          <w:trPrChange w:id="245" w:author="Sumeet" w:date="2026-06-09T19:52:00Z" w16du:dateUtc="2026-06-10T00:52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246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08CE9B1" w14:textId="77777777" w:rsidR="004A1A15" w:rsidRPr="004A1A15" w:rsidRDefault="004A1A15" w:rsidP="004A1A15">
            <w:pPr>
              <w:rPr>
                <w:ins w:id="247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48" w:author="Sumeet" w:date="2026-06-09T19:52:00Z" w16du:dateUtc="2026-06-10T00:52:00Z">
                  <w:rPr>
                    <w:ins w:id="249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50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51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CAP-002</w:t>
              </w:r>
            </w:ins>
          </w:p>
        </w:tc>
        <w:tc>
          <w:tcPr>
            <w:tcW w:w="0" w:type="auto"/>
            <w:hideMark/>
            <w:tcPrChange w:id="25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8EE0571" w14:textId="77777777" w:rsidR="004A1A15" w:rsidRPr="004A1A15" w:rsidRDefault="004A1A15" w:rsidP="004A1A15">
            <w:pPr>
              <w:rPr>
                <w:ins w:id="253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54" w:author="Sumeet" w:date="2026-06-09T19:52:00Z" w16du:dateUtc="2026-06-10T00:52:00Z">
                  <w:rPr>
                    <w:ins w:id="255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5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5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Monitoring</w:t>
              </w:r>
            </w:ins>
          </w:p>
        </w:tc>
        <w:tc>
          <w:tcPr>
            <w:tcW w:w="0" w:type="auto"/>
            <w:hideMark/>
            <w:tcPrChange w:id="25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E53873B" w14:textId="77777777" w:rsidR="004A1A15" w:rsidRPr="004A1A15" w:rsidRDefault="004A1A15" w:rsidP="004A1A15">
            <w:pPr>
              <w:rPr>
                <w:ins w:id="259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60" w:author="Sumeet" w:date="2026-06-09T19:52:00Z" w16du:dateUtc="2026-06-10T00:52:00Z">
                  <w:rPr>
                    <w:ins w:id="261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6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6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MONITORING:BP</w:t>
              </w:r>
            </w:ins>
          </w:p>
        </w:tc>
        <w:tc>
          <w:tcPr>
            <w:tcW w:w="0" w:type="auto"/>
            <w:hideMark/>
            <w:tcPrChange w:id="264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577D1B3" w14:textId="77777777" w:rsidR="004A1A15" w:rsidRPr="004A1A15" w:rsidRDefault="004A1A15" w:rsidP="004A1A15">
            <w:pPr>
              <w:rPr>
                <w:ins w:id="265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66" w:author="Sumeet" w:date="2026-06-09T19:52:00Z" w16du:dateUtc="2026-06-10T00:52:00Z">
                  <w:rPr>
                    <w:ins w:id="267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68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69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Enabled</w:t>
              </w:r>
            </w:ins>
          </w:p>
        </w:tc>
      </w:tr>
      <w:tr w:rsidR="004A1A15" w:rsidRPr="004A1A15" w14:paraId="2DB983ED" w14:textId="77777777" w:rsidTr="004A1A15">
        <w:trPr>
          <w:ins w:id="270" w:author="Sumeet" w:date="2026-06-09T19:52:00Z" w16du:dateUtc="2026-06-10T00:52:00Z"/>
          <w:trPrChange w:id="271" w:author="Sumeet" w:date="2026-06-09T19:52:00Z" w16du:dateUtc="2026-06-10T00:52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272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FBE3A6F" w14:textId="77777777" w:rsidR="004A1A15" w:rsidRPr="004A1A15" w:rsidRDefault="004A1A15" w:rsidP="004A1A15">
            <w:pPr>
              <w:rPr>
                <w:ins w:id="273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74" w:author="Sumeet" w:date="2026-06-09T19:52:00Z" w16du:dateUtc="2026-06-10T00:52:00Z">
                  <w:rPr>
                    <w:ins w:id="275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76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77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CAP-003</w:t>
              </w:r>
            </w:ins>
          </w:p>
        </w:tc>
        <w:tc>
          <w:tcPr>
            <w:tcW w:w="0" w:type="auto"/>
            <w:hideMark/>
            <w:tcPrChange w:id="278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FD49CD9" w14:textId="77777777" w:rsidR="004A1A15" w:rsidRPr="004A1A15" w:rsidRDefault="004A1A15" w:rsidP="004A1A15">
            <w:pPr>
              <w:rPr>
                <w:ins w:id="279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80" w:author="Sumeet" w:date="2026-06-09T19:52:00Z" w16du:dateUtc="2026-06-10T00:52:00Z">
                  <w:rPr>
                    <w:ins w:id="281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82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83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Feature</w:t>
              </w:r>
            </w:ins>
          </w:p>
        </w:tc>
        <w:tc>
          <w:tcPr>
            <w:tcW w:w="0" w:type="auto"/>
            <w:hideMark/>
            <w:tcPrChange w:id="284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A9219A8" w14:textId="77777777" w:rsidR="004A1A15" w:rsidRPr="004A1A15" w:rsidRDefault="004A1A15" w:rsidP="004A1A15">
            <w:pPr>
              <w:rPr>
                <w:ins w:id="285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86" w:author="Sumeet" w:date="2026-06-09T19:52:00Z" w16du:dateUtc="2026-06-10T00:52:00Z">
                  <w:rPr>
                    <w:ins w:id="287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88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89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FEATURE:VIDEO_VISIT</w:t>
              </w:r>
            </w:ins>
          </w:p>
        </w:tc>
        <w:tc>
          <w:tcPr>
            <w:tcW w:w="0" w:type="auto"/>
            <w:hideMark/>
            <w:tcPrChange w:id="290" w:author="Sumeet" w:date="2026-06-09T19:52:00Z" w16du:dateUtc="2026-06-10T00:52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1EF205D" w14:textId="77777777" w:rsidR="004A1A15" w:rsidRPr="004A1A15" w:rsidRDefault="004A1A15" w:rsidP="004A1A15">
            <w:pPr>
              <w:rPr>
                <w:ins w:id="291" w:author="Sumeet" w:date="2026-06-09T19:52:00Z" w16du:dateUtc="2026-06-10T00:52:00Z"/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  <w:rPrChange w:id="292" w:author="Sumeet" w:date="2026-06-09T19:52:00Z" w16du:dateUtc="2026-06-10T00:52:00Z">
                  <w:rPr>
                    <w:ins w:id="293" w:author="Sumeet" w:date="2026-06-09T19:52:00Z" w16du:dateUtc="2026-06-10T00:52:00Z"/>
                    <w:rFonts w:ascii="Times New Roman" w:eastAsia="Times New Roman" w:hAnsi="Times New Roman" w:cs="Times New Roman"/>
                    <w:kern w:val="0"/>
                    <w:szCs w:val="24"/>
                    <w14:ligatures w14:val="none"/>
                  </w:rPr>
                </w:rPrChange>
              </w:rPr>
            </w:pPr>
            <w:ins w:id="294" w:author="Sumeet" w:date="2026-06-09T19:52:00Z" w16du:dateUtc="2026-06-10T00:52:00Z">
              <w:r w:rsidRPr="004A1A15">
                <w:rPr>
                  <w:rFonts w:ascii="Calibri" w:eastAsia="Times New Roman" w:hAnsi="Calibri" w:cs="Calibri"/>
                  <w:kern w:val="0"/>
                  <w:sz w:val="18"/>
                  <w:szCs w:val="18"/>
                  <w14:ligatures w14:val="none"/>
                  <w:rPrChange w:id="295" w:author="Sumeet" w:date="2026-06-09T19:52:00Z" w16du:dateUtc="2026-06-10T00:52:00Z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rPrChange>
                </w:rPr>
                <w:t>Enabled</w:t>
              </w:r>
            </w:ins>
          </w:p>
        </w:tc>
      </w:tr>
    </w:tbl>
    <w:p w14:paraId="4C5B7FC5" w14:textId="77777777" w:rsidR="004A1A15" w:rsidRPr="0019476E" w:rsidRDefault="004A1A15" w:rsidP="00F77B7D">
      <w:pPr>
        <w:ind w:left="720"/>
        <w:rPr>
          <w:rFonts w:ascii="Calibri" w:hAnsi="Calibri" w:cs="Calibri"/>
          <w:sz w:val="20"/>
          <w:szCs w:val="20"/>
        </w:rPr>
        <w:pPrChange w:id="296" w:author="Sumeet" w:date="2026-06-09T19:46:00Z" w16du:dateUtc="2026-06-10T00:46:00Z">
          <w:pPr/>
        </w:pPrChange>
      </w:pPr>
    </w:p>
    <w:p w14:paraId="6264B457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297" w:author="Sumeet" w:date="2026-06-09T19:45:00Z" w16du:dateUtc="2026-06-10T00:45:00Z">
          <w:pPr>
            <w:numPr>
              <w:numId w:val="6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Metadata Validation Rules</w:t>
      </w:r>
    </w:p>
    <w:p w14:paraId="4C67596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Before confirming/publishing org config changes:</w:t>
      </w:r>
    </w:p>
    <w:p w14:paraId="33DE930C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All selected metadata-backed codes must be active and valid in Metadata Registry.</w:t>
      </w:r>
    </w:p>
    <w:p w14:paraId="7CBC1523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Org-specific enablement is stored in Org Config, not Metadata Registry.</w:t>
      </w:r>
    </w:p>
    <w:p w14:paraId="5683E17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Metadata Registry is used for validation and reference lookup only.</w:t>
      </w:r>
    </w:p>
    <w:p w14:paraId="1C6E6954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460"/>
      </w:tblGrid>
      <w:tr w:rsidR="0019476E" w:rsidRPr="0019476E" w14:paraId="5727554D" w14:textId="77777777" w:rsidTr="0019476E">
        <w:tc>
          <w:tcPr>
            <w:tcW w:w="0" w:type="auto"/>
            <w:hideMark/>
          </w:tcPr>
          <w:p w14:paraId="52CB8B1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Org Config Field</w:t>
            </w:r>
          </w:p>
        </w:tc>
        <w:tc>
          <w:tcPr>
            <w:tcW w:w="0" w:type="auto"/>
            <w:hideMark/>
          </w:tcPr>
          <w:p w14:paraId="65A3C77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Validate Against</w:t>
            </w:r>
          </w:p>
        </w:tc>
      </w:tr>
      <w:tr w:rsidR="0019476E" w:rsidRPr="0019476E" w14:paraId="65A44011" w14:textId="77777777" w:rsidTr="0019476E">
        <w:tc>
          <w:tcPr>
            <w:tcW w:w="0" w:type="auto"/>
            <w:hideMark/>
          </w:tcPr>
          <w:p w14:paraId="1B00529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CountryCode</w:t>
            </w:r>
          </w:p>
        </w:tc>
        <w:tc>
          <w:tcPr>
            <w:tcW w:w="0" w:type="auto"/>
            <w:hideMark/>
          </w:tcPr>
          <w:p w14:paraId="766D996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Country metadata</w:t>
            </w:r>
          </w:p>
        </w:tc>
      </w:tr>
      <w:tr w:rsidR="0019476E" w:rsidRPr="0019476E" w14:paraId="1C4AEA3F" w14:textId="77777777" w:rsidTr="0019476E">
        <w:tc>
          <w:tcPr>
            <w:tcW w:w="0" w:type="auto"/>
            <w:hideMark/>
          </w:tcPr>
          <w:p w14:paraId="693AB90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LanguageCode</w:t>
            </w:r>
          </w:p>
        </w:tc>
        <w:tc>
          <w:tcPr>
            <w:tcW w:w="0" w:type="auto"/>
            <w:hideMark/>
          </w:tcPr>
          <w:p w14:paraId="0CD9D84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Language metadata</w:t>
            </w:r>
          </w:p>
        </w:tc>
      </w:tr>
      <w:tr w:rsidR="0019476E" w:rsidRPr="0019476E" w14:paraId="0AC0F8F3" w14:textId="77777777" w:rsidTr="0019476E">
        <w:tc>
          <w:tcPr>
            <w:tcW w:w="0" w:type="auto"/>
            <w:hideMark/>
          </w:tcPr>
          <w:p w14:paraId="01092D2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EnabledModuleCodes</w:t>
            </w:r>
          </w:p>
        </w:tc>
        <w:tc>
          <w:tcPr>
            <w:tcW w:w="0" w:type="auto"/>
            <w:hideMark/>
          </w:tcPr>
          <w:p w14:paraId="581723B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Module / Feature metadata</w:t>
            </w:r>
          </w:p>
        </w:tc>
      </w:tr>
      <w:tr w:rsidR="0019476E" w:rsidRPr="0019476E" w14:paraId="5FA5D6DC" w14:textId="77777777" w:rsidTr="0019476E">
        <w:tc>
          <w:tcPr>
            <w:tcW w:w="0" w:type="auto"/>
            <w:hideMark/>
          </w:tcPr>
          <w:p w14:paraId="281B315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EnabledCategoryCodes</w:t>
            </w:r>
          </w:p>
        </w:tc>
        <w:tc>
          <w:tcPr>
            <w:tcW w:w="0" w:type="auto"/>
            <w:hideMark/>
          </w:tcPr>
          <w:p w14:paraId="3640666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Category metadata</w:t>
            </w:r>
          </w:p>
        </w:tc>
      </w:tr>
      <w:tr w:rsidR="0019476E" w:rsidRPr="0019476E" w14:paraId="54A30933" w14:textId="77777777" w:rsidTr="0019476E">
        <w:tc>
          <w:tcPr>
            <w:tcW w:w="0" w:type="auto"/>
            <w:hideMark/>
          </w:tcPr>
          <w:p w14:paraId="7830946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EnabledConditionCodes</w:t>
            </w:r>
          </w:p>
        </w:tc>
        <w:tc>
          <w:tcPr>
            <w:tcW w:w="0" w:type="auto"/>
            <w:hideMark/>
          </w:tcPr>
          <w:p w14:paraId="7ABA357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Condition metadata</w:t>
            </w:r>
          </w:p>
        </w:tc>
      </w:tr>
      <w:tr w:rsidR="0019476E" w:rsidRPr="0019476E" w14:paraId="7C78DE9E" w14:textId="77777777" w:rsidTr="0019476E">
        <w:tc>
          <w:tcPr>
            <w:tcW w:w="0" w:type="auto"/>
            <w:hideMark/>
          </w:tcPr>
          <w:p w14:paraId="0DA4CF0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EnabledMetricCodes</w:t>
            </w:r>
          </w:p>
        </w:tc>
        <w:tc>
          <w:tcPr>
            <w:tcW w:w="0" w:type="auto"/>
            <w:hideMark/>
          </w:tcPr>
          <w:p w14:paraId="06A82AA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Metric / Vital metadata</w:t>
            </w:r>
          </w:p>
        </w:tc>
      </w:tr>
      <w:tr w:rsidR="0019476E" w:rsidRPr="0019476E" w14:paraId="4492A06F" w14:textId="77777777" w:rsidTr="0019476E">
        <w:tc>
          <w:tcPr>
            <w:tcW w:w="0" w:type="auto"/>
            <w:hideMark/>
          </w:tcPr>
          <w:p w14:paraId="44015C11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EnabledDeviceCodes</w:t>
            </w:r>
          </w:p>
        </w:tc>
        <w:tc>
          <w:tcPr>
            <w:tcW w:w="0" w:type="auto"/>
            <w:hideMark/>
          </w:tcPr>
          <w:p w14:paraId="0335DE0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Device metadata</w:t>
            </w:r>
          </w:p>
        </w:tc>
      </w:tr>
    </w:tbl>
    <w:p w14:paraId="48219486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298" w:author="Sumeet" w:date="2026-06-09T19:45:00Z" w16du:dateUtc="2026-06-10T00:45:00Z">
          <w:pPr>
            <w:numPr>
              <w:numId w:val="7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Bootstrap / Update Flow</w:t>
      </w:r>
    </w:p>
    <w:p w14:paraId="4B4BAD20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Platform Admin updates existing Org Onboarding setup.</w:t>
      </w:r>
    </w:p>
    <w:p w14:paraId="313D734D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 Config validates selected metadata-backed codes.</w:t>
      </w:r>
    </w:p>
    <w:p w14:paraId="1D7D202D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 Config saves a new OrgConfigVersion.</w:t>
      </w:r>
    </w:p>
    <w:p w14:paraId="64481199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New version becomes current.</w:t>
      </w:r>
    </w:p>
    <w:p w14:paraId="3BD7FDB6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Previous current version is retained for audit.</w:t>
      </w:r>
    </w:p>
    <w:p w14:paraId="682D14DE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 Config publishes lightweight OrgConfigPublished event.</w:t>
      </w:r>
    </w:p>
    <w:p w14:paraId="24867C1D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Downstream services receive event.</w:t>
      </w:r>
    </w:p>
    <w:p w14:paraId="56543ADA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Each service calls Org Config API to fetch full current config if needed.</w:t>
      </w:r>
    </w:p>
    <w:p w14:paraId="57EB7193" w14:textId="77777777" w:rsidR="0019476E" w:rsidRPr="0019476E" w:rsidRDefault="0019476E" w:rsidP="0019476E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Each service creates/updates its own org-scoped data.</w:t>
      </w:r>
    </w:p>
    <w:p w14:paraId="7AB8F562" w14:textId="1C3C7F46" w:rsidR="0019476E" w:rsidRDefault="0019476E" w:rsidP="0019476E">
      <w:pPr>
        <w:numPr>
          <w:ilvl w:val="0"/>
          <w:numId w:val="18"/>
        </w:numPr>
        <w:spacing w:after="0"/>
        <w:rPr>
          <w:ins w:id="299" w:author="Sumeet" w:date="2026-06-09T19:48:00Z" w16du:dateUtc="2026-06-10T00:48:00Z"/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Each service reports readiness to OCP using readiness signal contract.</w:t>
      </w:r>
    </w:p>
    <w:p w14:paraId="765C761F" w14:textId="169CEC34" w:rsidR="0036050B" w:rsidRPr="0036050B" w:rsidRDefault="0036050B" w:rsidP="0036050B">
      <w:pPr>
        <w:numPr>
          <w:ilvl w:val="0"/>
          <w:numId w:val="18"/>
        </w:numPr>
        <w:spacing w:after="0"/>
        <w:rPr>
          <w:ins w:id="300" w:author="Sumeet" w:date="2026-06-09T19:48:00Z" w16du:dateUtc="2026-06-10T00:48:00Z"/>
          <w:rFonts w:ascii="Calibri" w:hAnsi="Calibri" w:cs="Calibri"/>
          <w:sz w:val="20"/>
          <w:szCs w:val="20"/>
        </w:rPr>
      </w:pPr>
      <w:ins w:id="301" w:author="Sumeet" w:date="2026-06-09T19:48:00Z" w16du:dateUtc="2026-06-10T00:48:00Z">
        <w:r w:rsidRPr="0036050B">
          <w:rPr>
            <w:rFonts w:ascii="Calibri" w:hAnsi="Calibri" w:cs="Calibri"/>
            <w:sz w:val="20"/>
            <w:szCs w:val="20"/>
          </w:rPr>
          <w:lastRenderedPageBreak/>
          <w:t>Org Config creates or updates Org Capability records for enabled capabilities that require downstream readiness tracking.</w:t>
        </w:r>
      </w:ins>
    </w:p>
    <w:p w14:paraId="0F19467D" w14:textId="542C7FA4" w:rsidR="0036050B" w:rsidRPr="0019476E" w:rsidRDefault="0036050B" w:rsidP="0036050B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ins w:id="302" w:author="Sumeet" w:date="2026-06-09T19:48:00Z" w16du:dateUtc="2026-06-10T00:48:00Z">
        <w:r w:rsidRPr="0036050B">
          <w:rPr>
            <w:rFonts w:ascii="Calibri" w:hAnsi="Calibri" w:cs="Calibri"/>
            <w:sz w:val="20"/>
            <w:szCs w:val="20"/>
          </w:rPr>
          <w:t>Org Config includes OrgCapabilityID values in the current org config payload available through Org Config APIs.</w:t>
        </w:r>
      </w:ins>
    </w:p>
    <w:p w14:paraId="24AAB9F2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303" w:author="Sumeet" w:date="2026-06-09T19:45:00Z" w16du:dateUtc="2026-06-10T00:45:00Z">
          <w:pPr>
            <w:numPr>
              <w:numId w:val="16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Event</w:t>
      </w:r>
    </w:p>
    <w:p w14:paraId="44AC50CE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 xml:space="preserve">Use </w:t>
      </w:r>
      <w:r w:rsidRPr="0019476E">
        <w:rPr>
          <w:rFonts w:ascii="Calibri" w:hAnsi="Calibri" w:cs="Calibri"/>
          <w:b/>
          <w:bCs/>
          <w:sz w:val="20"/>
          <w:szCs w:val="20"/>
        </w:rPr>
        <w:t>one event</w:t>
      </w:r>
      <w:r w:rsidRPr="0019476E">
        <w:rPr>
          <w:rFonts w:ascii="Calibri" w:hAnsi="Calibri" w:cs="Calibri"/>
          <w:sz w:val="20"/>
          <w:szCs w:val="20"/>
        </w:rPr>
        <w:t>.</w:t>
      </w:r>
    </w:p>
    <w:p w14:paraId="21A4CB26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OrgConfigPublished</w:t>
      </w:r>
    </w:p>
    <w:p w14:paraId="4A124240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Purpose: notify downstream services that org config is current/changed and may require bootstrap or re-evaluation.</w:t>
      </w:r>
    </w:p>
    <w:p w14:paraId="39847C19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 xml:space="preserve">Do </w:t>
      </w:r>
      <w:r w:rsidRPr="0019476E">
        <w:rPr>
          <w:rFonts w:ascii="Calibri" w:hAnsi="Calibri" w:cs="Calibri"/>
          <w:b/>
          <w:bCs/>
          <w:sz w:val="20"/>
          <w:szCs w:val="20"/>
        </w:rPr>
        <w:t>not</w:t>
      </w:r>
      <w:r w:rsidRPr="0019476E">
        <w:rPr>
          <w:rFonts w:ascii="Calibri" w:hAnsi="Calibri" w:cs="Calibri"/>
          <w:sz w:val="20"/>
          <w:szCs w:val="20"/>
        </w:rPr>
        <w:t xml:space="preserve"> include full org setup payload in the 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967"/>
        <w:gridCol w:w="6753"/>
      </w:tblGrid>
      <w:tr w:rsidR="0019476E" w:rsidRPr="0019476E" w14:paraId="5384F63C" w14:textId="77777777" w:rsidTr="0019476E">
        <w:tc>
          <w:tcPr>
            <w:tcW w:w="0" w:type="auto"/>
            <w:hideMark/>
          </w:tcPr>
          <w:p w14:paraId="2A99A5A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6375821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0" w:type="auto"/>
            <w:hideMark/>
          </w:tcPr>
          <w:p w14:paraId="2E0D691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Notes</w:t>
            </w:r>
          </w:p>
        </w:tc>
      </w:tr>
      <w:tr w:rsidR="0019476E" w:rsidRPr="0019476E" w14:paraId="730C4A12" w14:textId="77777777" w:rsidTr="0019476E">
        <w:tc>
          <w:tcPr>
            <w:tcW w:w="0" w:type="auto"/>
            <w:hideMark/>
          </w:tcPr>
          <w:p w14:paraId="2EE7511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EventID</w:t>
            </w:r>
          </w:p>
        </w:tc>
        <w:tc>
          <w:tcPr>
            <w:tcW w:w="0" w:type="auto"/>
            <w:hideMark/>
          </w:tcPr>
          <w:p w14:paraId="7B1D908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83F64D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Unique event</w:t>
            </w:r>
          </w:p>
        </w:tc>
      </w:tr>
      <w:tr w:rsidR="0019476E" w:rsidRPr="0019476E" w14:paraId="4FFEF200" w14:textId="77777777" w:rsidTr="0019476E">
        <w:tc>
          <w:tcPr>
            <w:tcW w:w="0" w:type="auto"/>
            <w:hideMark/>
          </w:tcPr>
          <w:p w14:paraId="398276B2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EventType</w:t>
            </w:r>
          </w:p>
        </w:tc>
        <w:tc>
          <w:tcPr>
            <w:tcW w:w="0" w:type="auto"/>
            <w:hideMark/>
          </w:tcPr>
          <w:p w14:paraId="5D10628E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8A1BDE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OrgConfigPublished</w:t>
            </w:r>
          </w:p>
        </w:tc>
      </w:tr>
      <w:tr w:rsidR="0019476E" w:rsidRPr="0019476E" w14:paraId="16FF3BC2" w14:textId="77777777" w:rsidTr="0019476E">
        <w:tc>
          <w:tcPr>
            <w:tcW w:w="0" w:type="auto"/>
            <w:hideMark/>
          </w:tcPr>
          <w:p w14:paraId="0296D4D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OrgID</w:t>
            </w:r>
          </w:p>
        </w:tc>
        <w:tc>
          <w:tcPr>
            <w:tcW w:w="0" w:type="auto"/>
            <w:hideMark/>
          </w:tcPr>
          <w:p w14:paraId="6F70636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5A2F0DE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</w:t>
            </w:r>
          </w:p>
        </w:tc>
      </w:tr>
      <w:tr w:rsidR="0019476E" w:rsidRPr="0019476E" w14:paraId="6C655B7F" w14:textId="77777777" w:rsidTr="0019476E">
        <w:tc>
          <w:tcPr>
            <w:tcW w:w="0" w:type="auto"/>
            <w:hideMark/>
          </w:tcPr>
          <w:p w14:paraId="58A4436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OrgConfigVersion</w:t>
            </w:r>
          </w:p>
        </w:tc>
        <w:tc>
          <w:tcPr>
            <w:tcW w:w="0" w:type="auto"/>
            <w:hideMark/>
          </w:tcPr>
          <w:p w14:paraId="30BB0D5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2FC195A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Current version</w:t>
            </w:r>
          </w:p>
        </w:tc>
      </w:tr>
      <w:tr w:rsidR="0019476E" w:rsidRPr="0019476E" w14:paraId="70912F94" w14:textId="77777777" w:rsidTr="0019476E">
        <w:tc>
          <w:tcPr>
            <w:tcW w:w="0" w:type="auto"/>
            <w:hideMark/>
          </w:tcPr>
          <w:p w14:paraId="0774141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ChangeType</w:t>
            </w:r>
          </w:p>
        </w:tc>
        <w:tc>
          <w:tcPr>
            <w:tcW w:w="0" w:type="auto"/>
            <w:hideMark/>
          </w:tcPr>
          <w:p w14:paraId="0B349BD8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C4B51E1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Initial / Update / Rebootstrap / Disable</w:t>
            </w:r>
          </w:p>
        </w:tc>
      </w:tr>
      <w:tr w:rsidR="0019476E" w:rsidRPr="0019476E" w14:paraId="3A1A9EF1" w14:textId="77777777" w:rsidTr="0019476E">
        <w:tc>
          <w:tcPr>
            <w:tcW w:w="0" w:type="auto"/>
            <w:hideMark/>
          </w:tcPr>
          <w:p w14:paraId="0CDB30F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ChangedSections</w:t>
            </w:r>
          </w:p>
        </w:tc>
        <w:tc>
          <w:tcPr>
            <w:tcW w:w="0" w:type="auto"/>
            <w:hideMark/>
          </w:tcPr>
          <w:p w14:paraId="4FF1178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F2002D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Modules, Programs, Vitals, Devices, Languages, Partners, Agreements</w:t>
            </w:r>
          </w:p>
        </w:tc>
      </w:tr>
      <w:tr w:rsidR="0019476E" w:rsidRPr="0019476E" w14:paraId="043F8C91" w14:textId="77777777" w:rsidTr="0019476E">
        <w:tc>
          <w:tcPr>
            <w:tcW w:w="0" w:type="auto"/>
            <w:hideMark/>
          </w:tcPr>
          <w:p w14:paraId="2A50687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TargetServices</w:t>
            </w:r>
          </w:p>
        </w:tc>
        <w:tc>
          <w:tcPr>
            <w:tcW w:w="0" w:type="auto"/>
            <w:hideMark/>
          </w:tcPr>
          <w:p w14:paraId="69C503D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4631EC3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Template, ServiceCatalog, Package, Appointment, RPM/Device, Payment, Partner, Forms</w:t>
            </w:r>
          </w:p>
        </w:tc>
      </w:tr>
      <w:tr w:rsidR="0019476E" w:rsidRPr="0019476E" w14:paraId="3A69AB3B" w14:textId="77777777" w:rsidTr="0019476E">
        <w:tc>
          <w:tcPr>
            <w:tcW w:w="0" w:type="auto"/>
            <w:hideMark/>
          </w:tcPr>
          <w:p w14:paraId="15004BF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PublishedAt</w:t>
            </w:r>
          </w:p>
        </w:tc>
        <w:tc>
          <w:tcPr>
            <w:tcW w:w="0" w:type="auto"/>
            <w:hideMark/>
          </w:tcPr>
          <w:p w14:paraId="476E88BC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6807DDE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Timestamp</w:t>
            </w:r>
          </w:p>
        </w:tc>
      </w:tr>
      <w:tr w:rsidR="0019476E" w:rsidRPr="0019476E" w14:paraId="05D098C4" w14:textId="77777777" w:rsidTr="0019476E">
        <w:tc>
          <w:tcPr>
            <w:tcW w:w="0" w:type="auto"/>
            <w:hideMark/>
          </w:tcPr>
          <w:p w14:paraId="02DABA6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PublishedBy</w:t>
            </w:r>
          </w:p>
        </w:tc>
        <w:tc>
          <w:tcPr>
            <w:tcW w:w="0" w:type="auto"/>
            <w:hideMark/>
          </w:tcPr>
          <w:p w14:paraId="1C2D84DE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94EF9C4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Actor/system</w:t>
            </w:r>
          </w:p>
        </w:tc>
      </w:tr>
      <w:tr w:rsidR="0019476E" w:rsidRPr="0019476E" w14:paraId="4A29E5E2" w14:textId="77777777" w:rsidTr="0019476E">
        <w:tc>
          <w:tcPr>
            <w:tcW w:w="0" w:type="auto"/>
            <w:hideMark/>
          </w:tcPr>
          <w:p w14:paraId="2E81526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CorrelationID</w:t>
            </w:r>
          </w:p>
        </w:tc>
        <w:tc>
          <w:tcPr>
            <w:tcW w:w="0" w:type="auto"/>
            <w:hideMark/>
          </w:tcPr>
          <w:p w14:paraId="3242D99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  <w:tc>
          <w:tcPr>
            <w:tcW w:w="0" w:type="auto"/>
            <w:hideMark/>
          </w:tcPr>
          <w:p w14:paraId="49A1403B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Trace/debug</w:t>
            </w:r>
          </w:p>
        </w:tc>
      </w:tr>
    </w:tbl>
    <w:p w14:paraId="6F4ECB74" w14:textId="1A49B4D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Services should call Org Config API for the full payload.</w:t>
      </w:r>
    </w:p>
    <w:p w14:paraId="3CE00326" w14:textId="77777777" w:rsidR="0019476E" w:rsidRPr="0019476E" w:rsidRDefault="0019476E" w:rsidP="00F77B7D">
      <w:pPr>
        <w:numPr>
          <w:ilvl w:val="0"/>
          <w:numId w:val="21"/>
        </w:numPr>
        <w:spacing w:before="100" w:beforeAutospacing="1" w:after="100" w:afterAutospacing="1" w:line="240" w:lineRule="auto"/>
        <w:ind w:left="0"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pPrChange w:id="304" w:author="Sumeet" w:date="2026-06-09T19:45:00Z" w16du:dateUtc="2026-06-10T00:45:00Z">
          <w:pPr>
            <w:numPr>
              <w:numId w:val="17"/>
            </w:numPr>
            <w:spacing w:before="100" w:beforeAutospacing="1" w:after="100" w:afterAutospacing="1" w:line="240" w:lineRule="auto"/>
            <w:ind w:hanging="540"/>
          </w:pPr>
        </w:pPrChange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Downstream Service Behavior</w:t>
      </w:r>
    </w:p>
    <w:p w14:paraId="78E592C1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Each service should: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4785"/>
      </w:tblGrid>
      <w:tr w:rsidR="0019476E" w:rsidRPr="0019476E" w14:paraId="2886E5D7" w14:textId="77777777" w:rsidTr="0019476E">
        <w:tc>
          <w:tcPr>
            <w:tcW w:w="0" w:type="auto"/>
            <w:hideMark/>
          </w:tcPr>
          <w:p w14:paraId="1A3C0108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0B00609C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Behavior</w:t>
            </w:r>
          </w:p>
        </w:tc>
      </w:tr>
      <w:tr w:rsidR="0019476E" w:rsidRPr="0019476E" w14:paraId="1CEFD99E" w14:textId="77777777" w:rsidTr="0019476E">
        <w:tc>
          <w:tcPr>
            <w:tcW w:w="0" w:type="auto"/>
            <w:hideMark/>
          </w:tcPr>
          <w:p w14:paraId="5A2C202D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9DB4B97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Consume OrgConfigPublished</w:t>
            </w:r>
          </w:p>
        </w:tc>
      </w:tr>
      <w:tr w:rsidR="0019476E" w:rsidRPr="0019476E" w14:paraId="12A26275" w14:textId="77777777" w:rsidTr="0019476E">
        <w:tc>
          <w:tcPr>
            <w:tcW w:w="0" w:type="auto"/>
            <w:hideMark/>
          </w:tcPr>
          <w:p w14:paraId="387C3C3E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11FF90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Check whether ChangedSections or TargetServices apply</w:t>
            </w:r>
          </w:p>
        </w:tc>
      </w:tr>
      <w:tr w:rsidR="0019476E" w:rsidRPr="0019476E" w14:paraId="681E8C6D" w14:textId="77777777" w:rsidTr="0019476E">
        <w:tc>
          <w:tcPr>
            <w:tcW w:w="0" w:type="auto"/>
            <w:hideMark/>
          </w:tcPr>
          <w:p w14:paraId="7AA7EA35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6D0ECF1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Call Org Config API if full setup details are needed</w:t>
            </w:r>
          </w:p>
        </w:tc>
      </w:tr>
      <w:tr w:rsidR="0019476E" w:rsidRPr="0019476E" w14:paraId="3355F331" w14:textId="77777777" w:rsidTr="0019476E">
        <w:tc>
          <w:tcPr>
            <w:tcW w:w="0" w:type="auto"/>
            <w:hideMark/>
          </w:tcPr>
          <w:p w14:paraId="76FE183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CF52340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Create/update its own org-scoped configuration</w:t>
            </w:r>
          </w:p>
        </w:tc>
      </w:tr>
      <w:tr w:rsidR="0019476E" w:rsidRPr="0019476E" w14:paraId="2CADCCE6" w14:textId="77777777" w:rsidTr="0019476E">
        <w:tc>
          <w:tcPr>
            <w:tcW w:w="0" w:type="auto"/>
            <w:hideMark/>
          </w:tcPr>
          <w:p w14:paraId="035F6756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E0BFB1F" w14:textId="77777777" w:rsidR="0019476E" w:rsidRPr="0019476E" w:rsidRDefault="0019476E" w:rsidP="0019476E">
            <w:pPr>
              <w:spacing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Report readiness to OCP</w:t>
            </w:r>
          </w:p>
        </w:tc>
      </w:tr>
    </w:tbl>
    <w:p w14:paraId="229A57F7" w14:textId="77777777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Examples: (OR as Required)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6891"/>
      </w:tblGrid>
      <w:tr w:rsidR="0019476E" w:rsidRPr="0019476E" w14:paraId="5FA5AC94" w14:textId="77777777" w:rsidTr="0019476E">
        <w:tc>
          <w:tcPr>
            <w:tcW w:w="0" w:type="auto"/>
            <w:hideMark/>
          </w:tcPr>
          <w:p w14:paraId="162D725A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hideMark/>
          </w:tcPr>
          <w:p w14:paraId="6888B571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b/>
                <w:bCs/>
                <w:sz w:val="20"/>
                <w:szCs w:val="20"/>
              </w:rPr>
              <w:t>Expected Behavior</w:t>
            </w:r>
          </w:p>
        </w:tc>
      </w:tr>
      <w:tr w:rsidR="0019476E" w:rsidRPr="0019476E" w14:paraId="56141AEF" w14:textId="77777777" w:rsidTr="0019476E">
        <w:tc>
          <w:tcPr>
            <w:tcW w:w="0" w:type="auto"/>
            <w:hideMark/>
          </w:tcPr>
          <w:p w14:paraId="71DAA59F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Template Service</w:t>
            </w:r>
          </w:p>
        </w:tc>
        <w:tc>
          <w:tcPr>
            <w:tcW w:w="0" w:type="auto"/>
            <w:hideMark/>
          </w:tcPr>
          <w:p w14:paraId="6C10A844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Bootstrap/update org masters/templates/care plans for enabled program contexts</w:t>
            </w:r>
          </w:p>
        </w:tc>
      </w:tr>
      <w:tr w:rsidR="0019476E" w:rsidRPr="0019476E" w14:paraId="5F48B0EA" w14:textId="77777777" w:rsidTr="0019476E">
        <w:tc>
          <w:tcPr>
            <w:tcW w:w="0" w:type="auto"/>
            <w:hideMark/>
          </w:tcPr>
          <w:p w14:paraId="5C5A21C2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Service Catalog</w:t>
            </w:r>
          </w:p>
        </w:tc>
        <w:tc>
          <w:tcPr>
            <w:tcW w:w="0" w:type="auto"/>
            <w:hideMark/>
          </w:tcPr>
          <w:p w14:paraId="08CDEEA4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 service setup options or default services for enabled org context</w:t>
            </w:r>
          </w:p>
        </w:tc>
      </w:tr>
      <w:tr w:rsidR="0019476E" w:rsidRPr="0019476E" w14:paraId="6A8B1C07" w14:textId="77777777" w:rsidTr="0019476E">
        <w:tc>
          <w:tcPr>
            <w:tcW w:w="0" w:type="auto"/>
            <w:hideMark/>
          </w:tcPr>
          <w:p w14:paraId="02B7E8B6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lastRenderedPageBreak/>
              <w:t>Package Service</w:t>
            </w:r>
          </w:p>
        </w:tc>
        <w:tc>
          <w:tcPr>
            <w:tcW w:w="0" w:type="auto"/>
            <w:hideMark/>
          </w:tcPr>
          <w:p w14:paraId="64675094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 package setup shell/options</w:t>
            </w:r>
          </w:p>
        </w:tc>
      </w:tr>
      <w:tr w:rsidR="0019476E" w:rsidRPr="0019476E" w14:paraId="4F1E4219" w14:textId="77777777" w:rsidTr="0019476E">
        <w:tc>
          <w:tcPr>
            <w:tcW w:w="0" w:type="auto"/>
            <w:hideMark/>
          </w:tcPr>
          <w:p w14:paraId="75BF165A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Appointment Service</w:t>
            </w:r>
          </w:p>
        </w:tc>
        <w:tc>
          <w:tcPr>
            <w:tcW w:w="0" w:type="auto"/>
            <w:hideMark/>
          </w:tcPr>
          <w:p w14:paraId="3EC9646B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Enable appointment/visit configuration</w:t>
            </w:r>
          </w:p>
        </w:tc>
      </w:tr>
      <w:tr w:rsidR="0019476E" w:rsidRPr="0019476E" w14:paraId="11D41BFA" w14:textId="77777777" w:rsidTr="0019476E">
        <w:tc>
          <w:tcPr>
            <w:tcW w:w="0" w:type="auto"/>
            <w:hideMark/>
          </w:tcPr>
          <w:p w14:paraId="56DAA221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RPM/Device Service</w:t>
            </w:r>
          </w:p>
        </w:tc>
        <w:tc>
          <w:tcPr>
            <w:tcW w:w="0" w:type="auto"/>
            <w:hideMark/>
          </w:tcPr>
          <w:p w14:paraId="1C8ABF28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Store enabled vitals/devices/source rules</w:t>
            </w:r>
          </w:p>
        </w:tc>
      </w:tr>
      <w:tr w:rsidR="0019476E" w:rsidRPr="0019476E" w14:paraId="7B1A577E" w14:textId="77777777" w:rsidTr="0019476E">
        <w:tc>
          <w:tcPr>
            <w:tcW w:w="0" w:type="auto"/>
            <w:hideMark/>
          </w:tcPr>
          <w:p w14:paraId="11421360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Payment/Billing</w:t>
            </w:r>
          </w:p>
        </w:tc>
        <w:tc>
          <w:tcPr>
            <w:tcW w:w="0" w:type="auto"/>
            <w:hideMark/>
          </w:tcPr>
          <w:p w14:paraId="2EEDFD47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Initialize checkout/payment config</w:t>
            </w:r>
          </w:p>
        </w:tc>
      </w:tr>
      <w:tr w:rsidR="0019476E" w:rsidRPr="0019476E" w14:paraId="732E83CD" w14:textId="77777777" w:rsidTr="0019476E">
        <w:tc>
          <w:tcPr>
            <w:tcW w:w="0" w:type="auto"/>
            <w:hideMark/>
          </w:tcPr>
          <w:p w14:paraId="3C9B80A6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Partner/Linked Org</w:t>
            </w:r>
          </w:p>
        </w:tc>
        <w:tc>
          <w:tcPr>
            <w:tcW w:w="0" w:type="auto"/>
            <w:hideMark/>
          </w:tcPr>
          <w:p w14:paraId="34A32E28" w14:textId="77777777" w:rsidR="0019476E" w:rsidRPr="0019476E" w:rsidRDefault="0019476E" w:rsidP="0019476E">
            <w:pPr>
              <w:spacing w:after="160" w:line="278" w:lineRule="auto"/>
              <w:rPr>
                <w:rFonts w:ascii="Calibri" w:hAnsi="Calibri" w:cs="Calibri"/>
                <w:sz w:val="20"/>
                <w:szCs w:val="20"/>
              </w:rPr>
            </w:pPr>
            <w:r w:rsidRPr="0019476E">
              <w:rPr>
                <w:rFonts w:ascii="Calibri" w:hAnsi="Calibri" w:cs="Calibri"/>
                <w:sz w:val="20"/>
                <w:szCs w:val="20"/>
              </w:rPr>
              <w:t>Store linked lab/pharmacy/partner context</w:t>
            </w:r>
          </w:p>
        </w:tc>
      </w:tr>
    </w:tbl>
    <w:p w14:paraId="5A83566B" w14:textId="18AB4B03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</w:p>
    <w:p w14:paraId="7B9725F4" w14:textId="77777777" w:rsidR="0019476E" w:rsidRPr="0019476E" w:rsidRDefault="0019476E" w:rsidP="0019476E">
      <w:pPr>
        <w:spacing w:before="100" w:beforeAutospacing="1" w:after="100" w:afterAutospacing="1" w:line="240" w:lineRule="auto"/>
        <w:ind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10. APIs Required</w:t>
      </w:r>
    </w:p>
    <w:p w14:paraId="0FAE8E1F" w14:textId="635335CF" w:rsidR="0019476E" w:rsidRPr="0019476E" w:rsidRDefault="0019476E" w:rsidP="0019476E">
      <w:pPr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Get Current Org Config</w:t>
      </w:r>
    </w:p>
    <w:p w14:paraId="368EFD6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GET /orgs/{orgId}/config/current</w:t>
      </w:r>
    </w:p>
    <w:p w14:paraId="703B9AD6" w14:textId="728DF14D" w:rsidR="0019476E" w:rsidRDefault="0019476E" w:rsidP="0019476E">
      <w:pPr>
        <w:spacing w:after="0"/>
        <w:rPr>
          <w:ins w:id="305" w:author="Sumeet" w:date="2026-06-09T19:48:00Z" w16du:dateUtc="2026-06-10T00:48:00Z"/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Used by downstream services after receiving OrgConfigPublished.</w:t>
      </w:r>
    </w:p>
    <w:p w14:paraId="59D5EB1E" w14:textId="77777777" w:rsidR="00F23ADF" w:rsidRPr="00F23ADF" w:rsidRDefault="00F23ADF" w:rsidP="00F23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06" w:author="Sumeet" w:date="2026-06-09T19:48:00Z" w16du:dateUtc="2026-06-10T00:48:00Z"/>
          <w:rFonts w:ascii="Calibri" w:eastAsia="Times New Roman" w:hAnsi="Calibri" w:cs="Calibri"/>
          <w:kern w:val="0"/>
          <w:sz w:val="20"/>
          <w:szCs w:val="20"/>
          <w14:ligatures w14:val="none"/>
          <w:rPrChange w:id="307" w:author="Sumeet" w:date="2026-06-09T19:49:00Z" w16du:dateUtc="2026-06-10T00:49:00Z">
            <w:rPr>
              <w:ins w:id="308" w:author="Sumeet" w:date="2026-06-09T19:48:00Z" w16du:dateUtc="2026-06-10T00:48:00Z"/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</w:rPrChange>
        </w:rPr>
      </w:pPr>
      <w:ins w:id="309" w:author="Sumeet" w:date="2026-06-09T19:48:00Z" w16du:dateUtc="2026-06-10T00:48:00Z">
        <w:r w:rsidRPr="00F23ADF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310" w:author="Sumeet" w:date="2026-06-09T19:49:00Z" w16du:dateUtc="2026-06-10T00:49:00Z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rPrChange>
          </w:rPr>
          <w:t>Response shall include OrgCapability records and OrgCapabilityID values for capabilities enabled in the current Org Config version.</w:t>
        </w:r>
      </w:ins>
    </w:p>
    <w:p w14:paraId="4A94BAE3" w14:textId="77777777" w:rsidR="00F23ADF" w:rsidRPr="00F23ADF" w:rsidRDefault="00F23ADF" w:rsidP="0019476E">
      <w:pPr>
        <w:spacing w:after="0"/>
        <w:rPr>
          <w:rFonts w:ascii="Calibri" w:hAnsi="Calibri" w:cs="Calibri"/>
          <w:sz w:val="20"/>
          <w:szCs w:val="20"/>
        </w:rPr>
      </w:pPr>
    </w:p>
    <w:p w14:paraId="2E582653" w14:textId="203BBBDC" w:rsidR="0019476E" w:rsidRPr="00F23ADF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F23ADF">
        <w:rPr>
          <w:rFonts w:ascii="Calibri" w:hAnsi="Calibri" w:cs="Calibri"/>
          <w:b/>
          <w:bCs/>
          <w:sz w:val="20"/>
          <w:szCs w:val="20"/>
        </w:rPr>
        <w:t>Get Org Config by Version</w:t>
      </w:r>
    </w:p>
    <w:p w14:paraId="06C2FFA5" w14:textId="77777777" w:rsidR="0019476E" w:rsidRPr="00F23ADF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F23ADF">
        <w:rPr>
          <w:rFonts w:ascii="Calibri" w:hAnsi="Calibri" w:cs="Calibri"/>
          <w:sz w:val="20"/>
          <w:szCs w:val="20"/>
        </w:rPr>
        <w:t>GET /orgs/{orgId}/config/versions/{version}</w:t>
      </w:r>
    </w:p>
    <w:p w14:paraId="0AD67AD7" w14:textId="333A3C7D" w:rsidR="0019476E" w:rsidRPr="00F23ADF" w:rsidRDefault="0019476E" w:rsidP="0019476E">
      <w:pPr>
        <w:spacing w:after="0"/>
        <w:rPr>
          <w:ins w:id="311" w:author="Sumeet" w:date="2026-06-09T19:49:00Z" w16du:dateUtc="2026-06-10T00:49:00Z"/>
          <w:rFonts w:ascii="Calibri" w:hAnsi="Calibri" w:cs="Calibri"/>
          <w:sz w:val="20"/>
          <w:szCs w:val="20"/>
        </w:rPr>
      </w:pPr>
      <w:r w:rsidRPr="00F23ADF">
        <w:rPr>
          <w:rFonts w:ascii="Calibri" w:hAnsi="Calibri" w:cs="Calibri"/>
          <w:sz w:val="20"/>
          <w:szCs w:val="20"/>
        </w:rPr>
        <w:t>Used for audit/debug/reprocessing.</w:t>
      </w:r>
    </w:p>
    <w:p w14:paraId="34BCD173" w14:textId="77777777" w:rsidR="00F23ADF" w:rsidRPr="00F23ADF" w:rsidRDefault="00F23ADF" w:rsidP="00F23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312" w:author="Sumeet" w:date="2026-06-09T19:49:00Z" w16du:dateUtc="2026-06-10T00:49:00Z"/>
          <w:rFonts w:ascii="Calibri" w:eastAsia="Times New Roman" w:hAnsi="Calibri" w:cs="Calibri"/>
          <w:kern w:val="0"/>
          <w:sz w:val="20"/>
          <w:szCs w:val="20"/>
          <w14:ligatures w14:val="none"/>
          <w:rPrChange w:id="313" w:author="Sumeet" w:date="2026-06-09T19:49:00Z" w16du:dateUtc="2026-06-10T00:49:00Z">
            <w:rPr>
              <w:ins w:id="314" w:author="Sumeet" w:date="2026-06-09T19:49:00Z" w16du:dateUtc="2026-06-10T00:49:00Z"/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</w:rPrChange>
        </w:rPr>
      </w:pPr>
      <w:ins w:id="315" w:author="Sumeet" w:date="2026-06-09T19:49:00Z" w16du:dateUtc="2026-06-10T00:49:00Z">
        <w:r w:rsidRPr="00F23ADF">
          <w:rPr>
            <w:rFonts w:ascii="Calibri" w:eastAsia="Times New Roman" w:hAnsi="Calibri" w:cs="Calibri"/>
            <w:kern w:val="0"/>
            <w:sz w:val="20"/>
            <w:szCs w:val="20"/>
            <w14:ligatures w14:val="none"/>
            <w:rPrChange w:id="316" w:author="Sumeet" w:date="2026-06-09T19:49:00Z" w16du:dateUtc="2026-06-10T00:49:00Z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rPrChange>
          </w:rPr>
          <w:t>Response shall include OrgCapability records applicable to that Org Config version for audit and repr</w:t>
        </w:r>
      </w:ins>
    </w:p>
    <w:p w14:paraId="26D97D8D" w14:textId="77777777" w:rsidR="00F23ADF" w:rsidRPr="0019476E" w:rsidRDefault="00F23ADF" w:rsidP="0019476E">
      <w:pPr>
        <w:spacing w:after="0"/>
        <w:rPr>
          <w:rFonts w:ascii="Calibri" w:hAnsi="Calibri" w:cs="Calibri"/>
          <w:sz w:val="20"/>
          <w:szCs w:val="20"/>
        </w:rPr>
      </w:pPr>
    </w:p>
    <w:p w14:paraId="08D0C324" w14:textId="203CCB3A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Update Org Config</w:t>
      </w:r>
    </w:p>
    <w:p w14:paraId="4BDADED8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PUT /orgs/{orgId}/config</w:t>
      </w:r>
    </w:p>
    <w:p w14:paraId="79323BBF" w14:textId="479B4989" w:rsidR="0019476E" w:rsidRDefault="0019476E" w:rsidP="0019476E">
      <w:pPr>
        <w:spacing w:after="0"/>
        <w:rPr>
          <w:ins w:id="317" w:author="Sumeet" w:date="2026-06-09T19:48:00Z" w16du:dateUtc="2026-06-10T00:48:00Z"/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Used by existing onboarding/admin flow to update org setup.</w:t>
      </w:r>
    </w:p>
    <w:p w14:paraId="5793EF87" w14:textId="77777777" w:rsidR="00F23ADF" w:rsidRPr="0019476E" w:rsidRDefault="00F23ADF" w:rsidP="0019476E">
      <w:pPr>
        <w:spacing w:after="0"/>
        <w:rPr>
          <w:rFonts w:ascii="Calibri" w:hAnsi="Calibri" w:cs="Calibri"/>
          <w:sz w:val="20"/>
          <w:szCs w:val="20"/>
        </w:rPr>
      </w:pPr>
    </w:p>
    <w:p w14:paraId="6718686A" w14:textId="41C3461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Publish Org Config</w:t>
      </w:r>
    </w:p>
    <w:p w14:paraId="2E6A9B34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POST /orgs/{orgId}/config/publish</w:t>
      </w:r>
    </w:p>
    <w:p w14:paraId="48775468" w14:textId="307ACE88" w:rsidR="0019476E" w:rsidRDefault="0019476E" w:rsidP="0019476E">
      <w:pPr>
        <w:spacing w:after="0"/>
        <w:rPr>
          <w:ins w:id="318" w:author="Sumeet" w:date="2026-06-09T19:48:00Z" w16du:dateUtc="2026-06-10T00:48:00Z"/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Validates config, creates new current version, and emits OrgConfigPublished.</w:t>
      </w:r>
    </w:p>
    <w:p w14:paraId="2CB79A81" w14:textId="77777777" w:rsidR="0036050B" w:rsidRPr="0019476E" w:rsidRDefault="0036050B" w:rsidP="0019476E">
      <w:pPr>
        <w:spacing w:after="0"/>
        <w:rPr>
          <w:rFonts w:ascii="Calibri" w:hAnsi="Calibri" w:cs="Calibri"/>
          <w:sz w:val="20"/>
          <w:szCs w:val="20"/>
        </w:rPr>
      </w:pPr>
    </w:p>
    <w:p w14:paraId="24EDE72F" w14:textId="77777777" w:rsidR="0019476E" w:rsidRPr="0019476E" w:rsidRDefault="0019476E" w:rsidP="0019476E">
      <w:pPr>
        <w:spacing w:before="100" w:beforeAutospacing="1" w:after="100" w:afterAutospacing="1" w:line="240" w:lineRule="auto"/>
        <w:ind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11. Status / Version Rules</w:t>
      </w:r>
    </w:p>
    <w:p w14:paraId="55CAC1E7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 xml:space="preserve">Use existing </w:t>
      </w:r>
      <w:r w:rsidRPr="0019476E">
        <w:rPr>
          <w:rFonts w:ascii="Calibri" w:hAnsi="Calibri" w:cs="Calibri"/>
          <w:b/>
          <w:bCs/>
          <w:sz w:val="20"/>
          <w:szCs w:val="20"/>
        </w:rPr>
        <w:t>Org Onboarding Status</w:t>
      </w:r>
      <w:r w:rsidRPr="0019476E">
        <w:rPr>
          <w:rFonts w:ascii="Calibri" w:hAnsi="Calibri" w:cs="Calibri"/>
          <w:sz w:val="20"/>
          <w:szCs w:val="20"/>
        </w:rPr>
        <w:t xml:space="preserve"> for business workflow.</w:t>
      </w:r>
    </w:p>
    <w:p w14:paraId="5E7D8DD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Org Config only needs versioning:</w:t>
      </w:r>
    </w:p>
    <w:p w14:paraId="11B8340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62B18540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CurrentVersion</w:t>
      </w:r>
    </w:p>
    <w:p w14:paraId="4F51E0BC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PreviousVersion</w:t>
      </w:r>
    </w:p>
    <w:p w14:paraId="13276923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PublishedAt</w:t>
      </w:r>
    </w:p>
    <w:p w14:paraId="69F91936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PublishedBy</w:t>
      </w:r>
    </w:p>
    <w:p w14:paraId="144920FC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ChangeReason</w:t>
      </w:r>
    </w:p>
    <w:p w14:paraId="54831A65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269BABAB" w14:textId="79E65C7F" w:rsidR="0019476E" w:rsidRPr="0019476E" w:rsidRDefault="0019476E" w:rsidP="0019476E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Rules:</w:t>
      </w:r>
    </w:p>
    <w:p w14:paraId="7BA36033" w14:textId="38B7C32B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Only the current Org Config version is used for new downstream setup.</w:t>
      </w:r>
    </w:p>
    <w:p w14:paraId="5018EEDB" w14:textId="7D5F8799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Previous versions are retained for audit.</w:t>
      </w:r>
    </w:p>
    <w:p w14:paraId="219A1DFE" w14:textId="7B26535E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lastRenderedPageBreak/>
        <w:t>No separate snapshot status UI is required.</w:t>
      </w:r>
    </w:p>
    <w:p w14:paraId="5579EAF1" w14:textId="5201E8D5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Admin UI may show current config version and last published date for debug/audit only.</w:t>
      </w:r>
    </w:p>
    <w:p w14:paraId="41370767" w14:textId="77777777" w:rsidR="0019476E" w:rsidRPr="0019476E" w:rsidRDefault="0019476E" w:rsidP="0019476E">
      <w:pPr>
        <w:spacing w:before="100" w:beforeAutospacing="1" w:after="100" w:afterAutospacing="1" w:line="240" w:lineRule="auto"/>
        <w:ind w:hanging="540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19476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12. Acceptance Criteria</w:t>
      </w:r>
    </w:p>
    <w:p w14:paraId="7723CAD0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1 — Update org config from onboarding</w:t>
      </w:r>
    </w:p>
    <w:p w14:paraId="332889F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an existing org onboarding record,</w:t>
      </w:r>
    </w:p>
    <w:p w14:paraId="3540D079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admin updates modules, programs, vitals, devices, languages, or linked orgs,</w:t>
      </w:r>
    </w:p>
    <w:p w14:paraId="128A7758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Org Onboarding shall save the updated setup as a new Org Config version.</w:t>
      </w:r>
    </w:p>
    <w:p w14:paraId="65112616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5DEEFFE5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2 — Validate metadata-backed fields</w:t>
      </w:r>
    </w:p>
    <w:p w14:paraId="34DBCF3B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org config contains metadata-backed values,</w:t>
      </w:r>
    </w:p>
    <w:p w14:paraId="6FA9D88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admin publishes the config,</w:t>
      </w:r>
    </w:p>
    <w:p w14:paraId="61E3D767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system shall validate selected codes against active Metadata Registry values.</w:t>
      </w:r>
    </w:p>
    <w:p w14:paraId="7CCB851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26BD1101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3 — Publish lightweight event</w:t>
      </w:r>
    </w:p>
    <w:p w14:paraId="3E422ACE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org config is successfully published,</w:t>
      </w:r>
    </w:p>
    <w:p w14:paraId="0B70F9B4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the new version becomes current,</w:t>
      </w:r>
    </w:p>
    <w:p w14:paraId="08283234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system shall publish OrgConfigPublished with OrgID, OrgConfigVersion, ChangeType, ChangedSections, TargetServices, and CorrelationID.</w:t>
      </w:r>
    </w:p>
    <w:p w14:paraId="091AB72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60F03657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4 — Event does not carry full config</w:t>
      </w:r>
    </w:p>
    <w:p w14:paraId="7A61A123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OrgConfigPublished is emitted,</w:t>
      </w:r>
    </w:p>
    <w:p w14:paraId="0E6FAD6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downstream services receive the event,</w:t>
      </w:r>
    </w:p>
    <w:p w14:paraId="6D5B5134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the event shall not include the full org setup payload,</w:t>
      </w:r>
    </w:p>
    <w:p w14:paraId="63473877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And services shall call Org Config API when full config is needed.</w:t>
      </w:r>
    </w:p>
    <w:p w14:paraId="3E4E21BF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5671612B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5 — Downstream service owns its setup</w:t>
      </w:r>
    </w:p>
    <w:p w14:paraId="56A9A515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Template, Package, Service Catalog, Appointment, RPM, Payment, or Partner service receives the event,</w:t>
      </w:r>
    </w:p>
    <w:p w14:paraId="452EF723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service needs to update org-scoped setup,</w:t>
      </w:r>
    </w:p>
    <w:p w14:paraId="35CBD1C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the service shall update its own data,</w:t>
      </w:r>
    </w:p>
    <w:p w14:paraId="673AC35C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And shall not rely on OCP for detailed org config.</w:t>
      </w:r>
    </w:p>
    <w:p w14:paraId="54658FFD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5751C882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6 — Previous version retained</w:t>
      </w:r>
    </w:p>
    <w:p w14:paraId="7785F6C5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a new Org Config version is published,</w:t>
      </w:r>
    </w:p>
    <w:p w14:paraId="6958D1B5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it becomes current,</w:t>
      </w:r>
    </w:p>
    <w:p w14:paraId="0F720D69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previous version shall remain available for audit,</w:t>
      </w:r>
    </w:p>
    <w:p w14:paraId="257923E7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And only the latest current version shall be used for new bootstrap/update processing.</w:t>
      </w:r>
    </w:p>
    <w:p w14:paraId="33631595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 </w:t>
      </w:r>
    </w:p>
    <w:p w14:paraId="7B3FC599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b/>
          <w:bCs/>
          <w:sz w:val="20"/>
          <w:szCs w:val="20"/>
        </w:rPr>
        <w:t>Scenario 7 — No separate snapshot status UI</w:t>
      </w:r>
    </w:p>
    <w:p w14:paraId="588C81EE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Given Org Config versioning exists,</w:t>
      </w:r>
    </w:p>
    <w:p w14:paraId="21617156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When admin views onboarding status,</w:t>
      </w:r>
    </w:p>
    <w:p w14:paraId="3245BCF8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Then UI shall use existing Org Onboarding status,</w:t>
      </w:r>
    </w:p>
    <w:p w14:paraId="386F4FEF" w14:textId="77777777" w:rsidR="0019476E" w:rsidRPr="0019476E" w:rsidRDefault="0019476E" w:rsidP="0019476E">
      <w:pPr>
        <w:spacing w:after="0"/>
        <w:rPr>
          <w:rFonts w:ascii="Calibri" w:hAnsi="Calibri" w:cs="Calibri"/>
          <w:sz w:val="20"/>
          <w:szCs w:val="20"/>
        </w:rPr>
      </w:pPr>
      <w:r w:rsidRPr="0019476E">
        <w:rPr>
          <w:rFonts w:ascii="Calibri" w:hAnsi="Calibri" w:cs="Calibri"/>
          <w:sz w:val="20"/>
          <w:szCs w:val="20"/>
        </w:rPr>
        <w:t>And may show Org Config version only as audit/debug information.</w:t>
      </w:r>
    </w:p>
    <w:p w14:paraId="3900D15F" w14:textId="406E0F46" w:rsidR="00F23ADF" w:rsidRPr="00F23ADF" w:rsidRDefault="00F23ADF" w:rsidP="00F23ADF">
      <w:pPr>
        <w:rPr>
          <w:ins w:id="319" w:author="Sumeet" w:date="2026-06-09T19:49:00Z" w16du:dateUtc="2026-06-10T00:49:00Z"/>
          <w:rFonts w:ascii="Calibri" w:hAnsi="Calibri" w:cs="Calibri"/>
          <w:b/>
          <w:bCs/>
          <w:sz w:val="20"/>
          <w:szCs w:val="20"/>
          <w:rPrChange w:id="320" w:author="Sumeet" w:date="2026-06-09T19:49:00Z" w16du:dateUtc="2026-06-10T00:49:00Z">
            <w:rPr>
              <w:ins w:id="321" w:author="Sumeet" w:date="2026-06-09T19:49:00Z" w16du:dateUtc="2026-06-10T00:49:00Z"/>
              <w:rFonts w:ascii="Calibri" w:hAnsi="Calibri" w:cs="Calibri"/>
              <w:sz w:val="20"/>
              <w:szCs w:val="20"/>
            </w:rPr>
          </w:rPrChange>
        </w:rPr>
      </w:pPr>
      <w:ins w:id="322" w:author="Sumeet" w:date="2026-06-09T19:49:00Z" w16du:dateUtc="2026-06-10T00:49:00Z">
        <w:r w:rsidRPr="00F23ADF">
          <w:rPr>
            <w:rFonts w:ascii="Calibri" w:hAnsi="Calibri" w:cs="Calibri"/>
            <w:b/>
            <w:bCs/>
            <w:sz w:val="20"/>
            <w:szCs w:val="20"/>
            <w:rPrChange w:id="323" w:author="Sumeet" w:date="2026-06-09T19:49:00Z" w16du:dateUtc="2026-06-10T00:49:00Z">
              <w:rPr>
                <w:rFonts w:ascii="Calibri" w:hAnsi="Calibri" w:cs="Calibri"/>
                <w:sz w:val="20"/>
                <w:szCs w:val="20"/>
              </w:rPr>
            </w:rPrChange>
          </w:rPr>
          <w:t>Scenario 8 — OrgCapabilityID creation</w:t>
        </w:r>
      </w:ins>
    </w:p>
    <w:p w14:paraId="6F6CF689" w14:textId="77777777" w:rsidR="00F23ADF" w:rsidRPr="00F23ADF" w:rsidRDefault="00F23ADF" w:rsidP="00F23ADF">
      <w:pPr>
        <w:spacing w:after="0"/>
        <w:rPr>
          <w:ins w:id="324" w:author="Sumeet" w:date="2026-06-09T19:49:00Z" w16du:dateUtc="2026-06-10T00:49:00Z"/>
          <w:rFonts w:ascii="Calibri" w:hAnsi="Calibri" w:cs="Calibri"/>
          <w:sz w:val="20"/>
          <w:szCs w:val="20"/>
        </w:rPr>
        <w:pPrChange w:id="325" w:author="Sumeet" w:date="2026-06-09T19:49:00Z" w16du:dateUtc="2026-06-10T00:49:00Z">
          <w:pPr/>
        </w:pPrChange>
      </w:pPr>
      <w:ins w:id="326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lastRenderedPageBreak/>
          <w:t>Given admin enables a capability that requires readiness tracking,</w:t>
        </w:r>
      </w:ins>
    </w:p>
    <w:p w14:paraId="423ADB7B" w14:textId="77777777" w:rsidR="00F23ADF" w:rsidRPr="00F23ADF" w:rsidRDefault="00F23ADF" w:rsidP="00F23ADF">
      <w:pPr>
        <w:spacing w:after="0"/>
        <w:rPr>
          <w:ins w:id="327" w:author="Sumeet" w:date="2026-06-09T19:49:00Z" w16du:dateUtc="2026-06-10T00:49:00Z"/>
          <w:rFonts w:ascii="Calibri" w:hAnsi="Calibri" w:cs="Calibri"/>
          <w:sz w:val="20"/>
          <w:szCs w:val="20"/>
        </w:rPr>
        <w:pPrChange w:id="328" w:author="Sumeet" w:date="2026-06-09T19:49:00Z" w16du:dateUtc="2026-06-10T00:49:00Z">
          <w:pPr/>
        </w:pPrChange>
      </w:pPr>
      <w:ins w:id="329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When Org Config is published,</w:t>
        </w:r>
      </w:ins>
    </w:p>
    <w:p w14:paraId="6702E54F" w14:textId="77777777" w:rsidR="00F23ADF" w:rsidRPr="00F23ADF" w:rsidRDefault="00F23ADF" w:rsidP="00F23ADF">
      <w:pPr>
        <w:spacing w:after="0"/>
        <w:rPr>
          <w:ins w:id="330" w:author="Sumeet" w:date="2026-06-09T19:49:00Z" w16du:dateUtc="2026-06-10T00:49:00Z"/>
          <w:rFonts w:ascii="Calibri" w:hAnsi="Calibri" w:cs="Calibri"/>
          <w:sz w:val="20"/>
          <w:szCs w:val="20"/>
        </w:rPr>
        <w:pPrChange w:id="331" w:author="Sumeet" w:date="2026-06-09T19:49:00Z" w16du:dateUtc="2026-06-10T00:49:00Z">
          <w:pPr/>
        </w:pPrChange>
      </w:pPr>
      <w:ins w:id="332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Then Org Config shall create or reuse an OrgCapabilityID for that capability,</w:t>
        </w:r>
      </w:ins>
    </w:p>
    <w:p w14:paraId="7523E98D" w14:textId="77777777" w:rsidR="00F23ADF" w:rsidRPr="00F23ADF" w:rsidRDefault="00F23ADF" w:rsidP="00F23ADF">
      <w:pPr>
        <w:spacing w:after="0"/>
        <w:rPr>
          <w:ins w:id="333" w:author="Sumeet" w:date="2026-06-09T19:49:00Z" w16du:dateUtc="2026-06-10T00:49:00Z"/>
          <w:rFonts w:ascii="Calibri" w:hAnsi="Calibri" w:cs="Calibri"/>
          <w:sz w:val="20"/>
          <w:szCs w:val="20"/>
        </w:rPr>
        <w:pPrChange w:id="334" w:author="Sumeet" w:date="2026-06-09T19:49:00Z" w16du:dateUtc="2026-06-10T00:49:00Z">
          <w:pPr/>
        </w:pPrChange>
      </w:pPr>
      <w:ins w:id="335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And the OrgCapabilityID shall be included in the current org config API response,</w:t>
        </w:r>
      </w:ins>
    </w:p>
    <w:p w14:paraId="5BE7C69A" w14:textId="45C07D00" w:rsidR="00F23ADF" w:rsidRPr="00F23ADF" w:rsidRDefault="00F23ADF" w:rsidP="00F23ADF">
      <w:pPr>
        <w:spacing w:after="0"/>
        <w:rPr>
          <w:ins w:id="336" w:author="Sumeet" w:date="2026-06-09T19:49:00Z" w16du:dateUtc="2026-06-10T00:49:00Z"/>
          <w:rFonts w:ascii="Calibri" w:hAnsi="Calibri" w:cs="Calibri"/>
          <w:sz w:val="20"/>
          <w:szCs w:val="20"/>
        </w:rPr>
        <w:pPrChange w:id="337" w:author="Sumeet" w:date="2026-06-09T19:49:00Z" w16du:dateUtc="2026-06-10T00:49:00Z">
          <w:pPr/>
        </w:pPrChange>
      </w:pPr>
      <w:ins w:id="338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And OCP shall use that OrgCapabilityID for readiness tracking.</w:t>
        </w:r>
      </w:ins>
    </w:p>
    <w:p w14:paraId="4DD0A5DA" w14:textId="77777777" w:rsidR="00F23ADF" w:rsidRDefault="00F23ADF" w:rsidP="00F23ADF">
      <w:pPr>
        <w:rPr>
          <w:ins w:id="339" w:author="Sumeet" w:date="2026-06-09T19:49:00Z" w16du:dateUtc="2026-06-10T00:49:00Z"/>
          <w:rFonts w:ascii="Calibri" w:hAnsi="Calibri" w:cs="Calibri"/>
          <w:b/>
          <w:bCs/>
          <w:sz w:val="20"/>
          <w:szCs w:val="20"/>
        </w:rPr>
      </w:pPr>
    </w:p>
    <w:p w14:paraId="520D47FD" w14:textId="77777777" w:rsidR="00F23ADF" w:rsidRDefault="00F23ADF" w:rsidP="00F23ADF">
      <w:pPr>
        <w:rPr>
          <w:ins w:id="340" w:author="Sumeet" w:date="2026-06-09T19:49:00Z" w16du:dateUtc="2026-06-10T00:49:00Z"/>
          <w:rFonts w:ascii="Calibri" w:hAnsi="Calibri" w:cs="Calibri"/>
          <w:b/>
          <w:bCs/>
          <w:sz w:val="20"/>
          <w:szCs w:val="20"/>
        </w:rPr>
      </w:pPr>
      <w:ins w:id="341" w:author="Sumeet" w:date="2026-06-09T19:49:00Z" w16du:dateUtc="2026-06-10T00:49:00Z">
        <w:r w:rsidRPr="00F23ADF">
          <w:rPr>
            <w:rFonts w:ascii="Calibri" w:hAnsi="Calibri" w:cs="Calibri"/>
            <w:b/>
            <w:bCs/>
            <w:sz w:val="20"/>
            <w:szCs w:val="20"/>
            <w:rPrChange w:id="342" w:author="Sumeet" w:date="2026-06-09T19:49:00Z" w16du:dateUtc="2026-06-10T00:49:00Z">
              <w:rPr>
                <w:rFonts w:ascii="Calibri" w:hAnsi="Calibri" w:cs="Calibri"/>
                <w:sz w:val="20"/>
                <w:szCs w:val="20"/>
              </w:rPr>
            </w:rPrChange>
          </w:rPr>
          <w:t>Scenario 9 — OCP does not create OrgCapabilityID</w:t>
        </w:r>
      </w:ins>
    </w:p>
    <w:p w14:paraId="3351CAD9" w14:textId="2ADBEC84" w:rsidR="00F23ADF" w:rsidRPr="00F23ADF" w:rsidRDefault="00F23ADF" w:rsidP="00F23ADF">
      <w:pPr>
        <w:rPr>
          <w:ins w:id="343" w:author="Sumeet" w:date="2026-06-09T19:49:00Z" w16du:dateUtc="2026-06-10T00:49:00Z"/>
          <w:rFonts w:ascii="Calibri" w:hAnsi="Calibri" w:cs="Calibri"/>
          <w:b/>
          <w:bCs/>
          <w:sz w:val="20"/>
          <w:szCs w:val="20"/>
          <w:rPrChange w:id="344" w:author="Sumeet" w:date="2026-06-09T19:49:00Z" w16du:dateUtc="2026-06-10T00:49:00Z">
            <w:rPr>
              <w:ins w:id="345" w:author="Sumeet" w:date="2026-06-09T19:49:00Z" w16du:dateUtc="2026-06-10T00:49:00Z"/>
              <w:rFonts w:ascii="Calibri" w:hAnsi="Calibri" w:cs="Calibri"/>
              <w:sz w:val="20"/>
              <w:szCs w:val="20"/>
            </w:rPr>
          </w:rPrChange>
        </w:rPr>
      </w:pPr>
      <w:ins w:id="346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Given OrgConfigPublished is emitted,</w:t>
        </w:r>
      </w:ins>
    </w:p>
    <w:p w14:paraId="63DFA6D2" w14:textId="77777777" w:rsidR="00F23ADF" w:rsidRPr="00F23ADF" w:rsidRDefault="00F23ADF" w:rsidP="00F23ADF">
      <w:pPr>
        <w:spacing w:after="0"/>
        <w:rPr>
          <w:ins w:id="347" w:author="Sumeet" w:date="2026-06-09T19:49:00Z" w16du:dateUtc="2026-06-10T00:49:00Z"/>
          <w:rFonts w:ascii="Calibri" w:hAnsi="Calibri" w:cs="Calibri"/>
          <w:sz w:val="20"/>
          <w:szCs w:val="20"/>
        </w:rPr>
        <w:pPrChange w:id="348" w:author="Sumeet" w:date="2026-06-09T19:49:00Z" w16du:dateUtc="2026-06-10T00:49:00Z">
          <w:pPr/>
        </w:pPrChange>
      </w:pPr>
      <w:ins w:id="349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When OCP processes the change,</w:t>
        </w:r>
      </w:ins>
    </w:p>
    <w:p w14:paraId="160FA4C7" w14:textId="77777777" w:rsidR="00F23ADF" w:rsidRPr="00F23ADF" w:rsidRDefault="00F23ADF" w:rsidP="00F23ADF">
      <w:pPr>
        <w:spacing w:after="0"/>
        <w:rPr>
          <w:ins w:id="350" w:author="Sumeet" w:date="2026-06-09T19:49:00Z" w16du:dateUtc="2026-06-10T00:49:00Z"/>
          <w:rFonts w:ascii="Calibri" w:hAnsi="Calibri" w:cs="Calibri"/>
          <w:sz w:val="20"/>
          <w:szCs w:val="20"/>
        </w:rPr>
        <w:pPrChange w:id="351" w:author="Sumeet" w:date="2026-06-09T19:49:00Z" w16du:dateUtc="2026-06-10T00:49:00Z">
          <w:pPr/>
        </w:pPrChange>
      </w:pPr>
      <w:ins w:id="352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Then OCP shall read OrgCapabilityID from Org Config,</w:t>
        </w:r>
      </w:ins>
    </w:p>
    <w:p w14:paraId="48AA55AF" w14:textId="71311BA4" w:rsidR="0019476E" w:rsidRPr="0019476E" w:rsidRDefault="00F23ADF" w:rsidP="00F23ADF">
      <w:pPr>
        <w:spacing w:after="0"/>
        <w:rPr>
          <w:rFonts w:ascii="Calibri" w:hAnsi="Calibri" w:cs="Calibri"/>
          <w:sz w:val="20"/>
          <w:szCs w:val="20"/>
        </w:rPr>
        <w:pPrChange w:id="353" w:author="Sumeet" w:date="2026-06-09T19:49:00Z" w16du:dateUtc="2026-06-10T00:49:00Z">
          <w:pPr/>
        </w:pPrChange>
      </w:pPr>
      <w:ins w:id="354" w:author="Sumeet" w:date="2026-06-09T19:49:00Z" w16du:dateUtc="2026-06-10T00:49:00Z">
        <w:r w:rsidRPr="00F23ADF">
          <w:rPr>
            <w:rFonts w:ascii="Calibri" w:hAnsi="Calibri" w:cs="Calibri"/>
            <w:sz w:val="20"/>
            <w:szCs w:val="20"/>
          </w:rPr>
          <w:t>And OCP shall not generate its own OrgCapabilityID.</w:t>
        </w:r>
      </w:ins>
    </w:p>
    <w:sectPr w:rsidR="0019476E" w:rsidRPr="00194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D22"/>
    <w:multiLevelType w:val="multilevel"/>
    <w:tmpl w:val="B0761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80D53"/>
    <w:multiLevelType w:val="multilevel"/>
    <w:tmpl w:val="D7D46B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30470"/>
    <w:multiLevelType w:val="multilevel"/>
    <w:tmpl w:val="DB587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46785"/>
    <w:multiLevelType w:val="multilevel"/>
    <w:tmpl w:val="0096D7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803189"/>
    <w:multiLevelType w:val="multilevel"/>
    <w:tmpl w:val="17F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27B41"/>
    <w:multiLevelType w:val="multilevel"/>
    <w:tmpl w:val="6D8E6C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B734B"/>
    <w:multiLevelType w:val="multilevel"/>
    <w:tmpl w:val="A4D2BD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42D8A"/>
    <w:multiLevelType w:val="multilevel"/>
    <w:tmpl w:val="A1D4DE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44C83"/>
    <w:multiLevelType w:val="multilevel"/>
    <w:tmpl w:val="0310E9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842F6"/>
    <w:multiLevelType w:val="multilevel"/>
    <w:tmpl w:val="19485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967B1"/>
    <w:multiLevelType w:val="hybridMultilevel"/>
    <w:tmpl w:val="6D2E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73DB8"/>
    <w:multiLevelType w:val="multilevel"/>
    <w:tmpl w:val="F57094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54281"/>
    <w:multiLevelType w:val="multilevel"/>
    <w:tmpl w:val="FE3AB0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6D6531"/>
    <w:multiLevelType w:val="multilevel"/>
    <w:tmpl w:val="96D62F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7D7D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F6B5311"/>
    <w:multiLevelType w:val="hybridMultilevel"/>
    <w:tmpl w:val="02E0C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A1780B"/>
    <w:multiLevelType w:val="multilevel"/>
    <w:tmpl w:val="04B83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1E1A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B72524A"/>
    <w:multiLevelType w:val="multilevel"/>
    <w:tmpl w:val="2EDAAC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D2936"/>
    <w:multiLevelType w:val="multilevel"/>
    <w:tmpl w:val="822EAB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D6A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63F16AF"/>
    <w:multiLevelType w:val="multilevel"/>
    <w:tmpl w:val="C4904B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5C44FA"/>
    <w:multiLevelType w:val="multilevel"/>
    <w:tmpl w:val="EECEF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92DAA"/>
    <w:multiLevelType w:val="multilevel"/>
    <w:tmpl w:val="12D2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82339">
    <w:abstractNumId w:val="23"/>
  </w:num>
  <w:num w:numId="2" w16cid:durableId="490870301">
    <w:abstractNumId w:val="9"/>
  </w:num>
  <w:num w:numId="3" w16cid:durableId="971980206">
    <w:abstractNumId w:val="1"/>
  </w:num>
  <w:num w:numId="4" w16cid:durableId="1367482513">
    <w:abstractNumId w:val="0"/>
  </w:num>
  <w:num w:numId="5" w16cid:durableId="488788506">
    <w:abstractNumId w:val="22"/>
  </w:num>
  <w:num w:numId="6" w16cid:durableId="1666862083">
    <w:abstractNumId w:val="8"/>
  </w:num>
  <w:num w:numId="7" w16cid:durableId="176819453">
    <w:abstractNumId w:val="16"/>
  </w:num>
  <w:num w:numId="8" w16cid:durableId="460611147">
    <w:abstractNumId w:val="19"/>
  </w:num>
  <w:num w:numId="9" w16cid:durableId="1197277990">
    <w:abstractNumId w:val="12"/>
  </w:num>
  <w:num w:numId="10" w16cid:durableId="97533208">
    <w:abstractNumId w:val="2"/>
  </w:num>
  <w:num w:numId="11" w16cid:durableId="876703952">
    <w:abstractNumId w:val="21"/>
  </w:num>
  <w:num w:numId="12" w16cid:durableId="2007659687">
    <w:abstractNumId w:val="7"/>
  </w:num>
  <w:num w:numId="13" w16cid:durableId="1216891633">
    <w:abstractNumId w:val="5"/>
  </w:num>
  <w:num w:numId="14" w16cid:durableId="19085605">
    <w:abstractNumId w:val="13"/>
  </w:num>
  <w:num w:numId="15" w16cid:durableId="1212183949">
    <w:abstractNumId w:val="6"/>
  </w:num>
  <w:num w:numId="16" w16cid:durableId="125006104">
    <w:abstractNumId w:val="18"/>
  </w:num>
  <w:num w:numId="17" w16cid:durableId="110129114">
    <w:abstractNumId w:val="11"/>
  </w:num>
  <w:num w:numId="18" w16cid:durableId="145630052">
    <w:abstractNumId w:val="15"/>
  </w:num>
  <w:num w:numId="19" w16cid:durableId="278146033">
    <w:abstractNumId w:val="17"/>
  </w:num>
  <w:num w:numId="20" w16cid:durableId="257299132">
    <w:abstractNumId w:val="20"/>
  </w:num>
  <w:num w:numId="21" w16cid:durableId="157162595">
    <w:abstractNumId w:val="14"/>
  </w:num>
  <w:num w:numId="22" w16cid:durableId="2022662868">
    <w:abstractNumId w:val="10"/>
  </w:num>
  <w:num w:numId="23" w16cid:durableId="1756122734">
    <w:abstractNumId w:val="4"/>
  </w:num>
  <w:num w:numId="24" w16cid:durableId="45078874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meet">
    <w15:presenceInfo w15:providerId="None" w15:userId="Sumee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6E"/>
    <w:rsid w:val="0019476E"/>
    <w:rsid w:val="001F7184"/>
    <w:rsid w:val="0036050B"/>
    <w:rsid w:val="00393FA1"/>
    <w:rsid w:val="004A1A15"/>
    <w:rsid w:val="005D0806"/>
    <w:rsid w:val="007605E0"/>
    <w:rsid w:val="00D75578"/>
    <w:rsid w:val="00E00E0F"/>
    <w:rsid w:val="00EE6AF4"/>
    <w:rsid w:val="00F23ADF"/>
    <w:rsid w:val="00F7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B95C4"/>
  <w15:chartTrackingRefBased/>
  <w15:docId w15:val="{D4965973-1F21-9E43-A385-8A17F8F4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47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47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6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6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75578"/>
    <w:pPr>
      <w:spacing w:after="0" w:line="240" w:lineRule="auto"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F23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3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AD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1803</Words>
  <Characters>9381</Characters>
  <Application>Microsoft Office Word</Application>
  <DocSecurity>0</DocSecurity>
  <Lines>446</Lines>
  <Paragraphs>232</Paragraphs>
  <ScaleCrop>false</ScaleCrop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</dc:creator>
  <cp:keywords/>
  <dc:description/>
  <cp:lastModifiedBy>Sumeet</cp:lastModifiedBy>
  <cp:revision>13</cp:revision>
  <dcterms:created xsi:type="dcterms:W3CDTF">2026-06-05T02:44:00Z</dcterms:created>
  <dcterms:modified xsi:type="dcterms:W3CDTF">2026-06-10T01:00:00Z</dcterms:modified>
</cp:coreProperties>
</file>