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0B18" w14:textId="77777777" w:rsidR="00EE69A0" w:rsidRPr="004C349E" w:rsidRDefault="00E455F5">
      <w:pPr>
        <w:jc w:val="center"/>
        <w:rPr>
          <w:rFonts w:ascii="Calibri" w:hAnsi="Calibri" w:cs="Calibri"/>
          <w:sz w:val="36"/>
          <w:szCs w:val="36"/>
        </w:rPr>
      </w:pPr>
      <w:r w:rsidRPr="004C349E">
        <w:rPr>
          <w:rFonts w:ascii="Calibri" w:hAnsi="Calibri" w:cs="Calibri"/>
          <w:b/>
          <w:color w:val="1F4E79"/>
          <w:sz w:val="36"/>
          <w:szCs w:val="36"/>
        </w:rPr>
        <w:t>Runtime Task Management Service Requirements</w:t>
      </w:r>
    </w:p>
    <w:p w14:paraId="30DB2B29" w14:textId="77777777" w:rsidR="004C349E" w:rsidRDefault="00E455F5" w:rsidP="004C349E">
      <w:pPr>
        <w:pStyle w:val="Heading1"/>
        <w:numPr>
          <w:ilvl w:val="0"/>
          <w:numId w:val="12"/>
        </w:numPr>
        <w:rPr>
          <w:rFonts w:ascii="Calibri" w:hAnsi="Calibri" w:cs="Calibri"/>
          <w:sz w:val="24"/>
          <w:szCs w:val="24"/>
        </w:rPr>
      </w:pPr>
      <w:r w:rsidRPr="004C349E">
        <w:rPr>
          <w:rFonts w:ascii="Calibri" w:hAnsi="Calibri" w:cs="Calibri"/>
          <w:sz w:val="24"/>
          <w:szCs w:val="24"/>
        </w:rPr>
        <w:t>Purpose, Scope, and Boundaries</w:t>
      </w:r>
    </w:p>
    <w:p w14:paraId="734FE524" w14:textId="4081064A" w:rsidR="00EE69A0" w:rsidRPr="004C349E"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Purpose</w:t>
      </w:r>
    </w:p>
    <w:p w14:paraId="430AFCB5" w14:textId="77777777" w:rsidR="00A9442C" w:rsidRPr="00057E16" w:rsidRDefault="00A9442C">
      <w:pPr>
        <w:rPr>
          <w:rFonts w:ascii="Calibri" w:hAnsi="Calibri" w:cs="Calibri"/>
          <w:sz w:val="18"/>
          <w:szCs w:val="18"/>
        </w:rPr>
      </w:pPr>
    </w:p>
    <w:p w14:paraId="4CB8D1C7" w14:textId="000EA304" w:rsidR="009D7242" w:rsidRPr="00057E16" w:rsidRDefault="009D7242">
      <w:pPr>
        <w:rPr>
          <w:rFonts w:ascii="Calibri" w:hAnsi="Calibri" w:cs="Calibri"/>
          <w:sz w:val="18"/>
          <w:szCs w:val="18"/>
        </w:rPr>
      </w:pPr>
      <w:r w:rsidRPr="00057E16">
        <w:rPr>
          <w:rFonts w:ascii="Calibri" w:hAnsi="Calibri" w:cs="Calibri"/>
          <w:sz w:val="18"/>
          <w:szCs w:val="18"/>
          <w:highlight w:val="yellow"/>
        </w:rPr>
        <w:t>Overall Idea:</w:t>
      </w:r>
    </w:p>
    <w:p w14:paraId="79F34F51" w14:textId="77777777" w:rsidR="00DB1097" w:rsidRPr="00057E16" w:rsidRDefault="00DB1097" w:rsidP="00DB1097">
      <w:pPr>
        <w:pStyle w:val="NormalWeb"/>
        <w:numPr>
          <w:ilvl w:val="0"/>
          <w:numId w:val="11"/>
        </w:numPr>
        <w:rPr>
          <w:rFonts w:ascii="Calibri" w:hAnsi="Calibri" w:cs="Calibri"/>
          <w:sz w:val="18"/>
          <w:szCs w:val="18"/>
          <w:highlight w:val="yellow"/>
        </w:rPr>
      </w:pPr>
      <w:r w:rsidRPr="00057E16">
        <w:rPr>
          <w:rFonts w:ascii="Calibri" w:hAnsi="Calibri" w:cs="Calibri"/>
          <w:sz w:val="18"/>
          <w:szCs w:val="18"/>
          <w:highlight w:val="yellow"/>
        </w:rPr>
        <w:t>Runtime Task Management Service manages patient and care-team runtime tasks created from care plans, monitoring, service flows, or approved manual/system actions.</w:t>
      </w:r>
    </w:p>
    <w:p w14:paraId="0636CA0B" w14:textId="77777777" w:rsidR="00DB1097" w:rsidRPr="00057E16" w:rsidRDefault="00DB1097" w:rsidP="00DB1097">
      <w:pPr>
        <w:pStyle w:val="NormalWeb"/>
        <w:numPr>
          <w:ilvl w:val="0"/>
          <w:numId w:val="11"/>
        </w:numPr>
        <w:rPr>
          <w:rFonts w:ascii="Calibri" w:hAnsi="Calibri" w:cs="Calibri"/>
          <w:sz w:val="18"/>
          <w:szCs w:val="18"/>
          <w:highlight w:val="yellow"/>
        </w:rPr>
      </w:pPr>
      <w:r w:rsidRPr="00057E16">
        <w:rPr>
          <w:rFonts w:ascii="Calibri" w:hAnsi="Calibri" w:cs="Calibri"/>
          <w:sz w:val="18"/>
          <w:szCs w:val="18"/>
          <w:highlight w:val="yellow"/>
        </w:rPr>
        <w:t>It can be called by Care Plan Runtime, Monitoring Runtime, Mobile/BFF, Portal/BFF, Scheduler/Notification, and approved source services.</w:t>
      </w:r>
    </w:p>
    <w:p w14:paraId="7EF1C5F5" w14:textId="77777777" w:rsidR="00DB1097" w:rsidRPr="00057E16" w:rsidRDefault="00DB1097" w:rsidP="00DB1097">
      <w:pPr>
        <w:pStyle w:val="NormalWeb"/>
        <w:numPr>
          <w:ilvl w:val="0"/>
          <w:numId w:val="11"/>
        </w:numPr>
        <w:rPr>
          <w:rFonts w:ascii="Calibri" w:hAnsi="Calibri" w:cs="Calibri"/>
          <w:sz w:val="18"/>
          <w:szCs w:val="18"/>
          <w:highlight w:val="yellow"/>
        </w:rPr>
      </w:pPr>
      <w:r w:rsidRPr="00057E16">
        <w:rPr>
          <w:rFonts w:ascii="Calibri" w:hAnsi="Calibri" w:cs="Calibri"/>
          <w:sz w:val="18"/>
          <w:szCs w:val="18"/>
          <w:highlight w:val="yellow"/>
        </w:rPr>
        <w:t>It receives task creation requests, task update requests, reminder triggers, and completion events from linked services.</w:t>
      </w:r>
    </w:p>
    <w:p w14:paraId="1C445087" w14:textId="77777777" w:rsidR="00DB1097" w:rsidRPr="00057E16" w:rsidRDefault="00DB1097" w:rsidP="00DB1097">
      <w:pPr>
        <w:pStyle w:val="NormalWeb"/>
        <w:numPr>
          <w:ilvl w:val="0"/>
          <w:numId w:val="11"/>
        </w:numPr>
        <w:rPr>
          <w:rFonts w:ascii="Calibri" w:hAnsi="Calibri" w:cs="Calibri"/>
          <w:sz w:val="18"/>
          <w:szCs w:val="18"/>
          <w:highlight w:val="yellow"/>
        </w:rPr>
      </w:pPr>
      <w:r w:rsidRPr="00057E16">
        <w:rPr>
          <w:rFonts w:ascii="Calibri" w:hAnsi="Calibri" w:cs="Calibri"/>
          <w:sz w:val="18"/>
          <w:szCs w:val="18"/>
          <w:highlight w:val="yellow"/>
        </w:rPr>
        <w:t>It calls Scheduler/Notification for reminder registration, cancellation, and send requests.</w:t>
      </w:r>
    </w:p>
    <w:p w14:paraId="03D1FC93" w14:textId="77777777" w:rsidR="00DB1097" w:rsidRPr="00057E16" w:rsidRDefault="00DB1097" w:rsidP="00DB1097">
      <w:pPr>
        <w:pStyle w:val="NormalWeb"/>
        <w:numPr>
          <w:ilvl w:val="0"/>
          <w:numId w:val="11"/>
        </w:numPr>
        <w:rPr>
          <w:rFonts w:ascii="Calibri" w:hAnsi="Calibri" w:cs="Calibri"/>
          <w:sz w:val="18"/>
          <w:szCs w:val="18"/>
          <w:highlight w:val="yellow"/>
        </w:rPr>
      </w:pPr>
      <w:r w:rsidRPr="00057E16">
        <w:rPr>
          <w:rFonts w:ascii="Calibri" w:hAnsi="Calibri" w:cs="Calibri"/>
          <w:sz w:val="18"/>
          <w:szCs w:val="18"/>
          <w:highlight w:val="yellow"/>
        </w:rPr>
        <w:t>It exposes APIs for task list, task detail, action center, task update, history, and care-plan readiness summary.</w:t>
      </w:r>
    </w:p>
    <w:p w14:paraId="22C5540C" w14:textId="79D9CFAB" w:rsidR="00A9442C" w:rsidRPr="00057E16" w:rsidRDefault="00DB1097" w:rsidP="00DB1097">
      <w:pPr>
        <w:pStyle w:val="NormalWeb"/>
        <w:numPr>
          <w:ilvl w:val="0"/>
          <w:numId w:val="11"/>
        </w:numPr>
        <w:rPr>
          <w:rFonts w:ascii="Calibri" w:hAnsi="Calibri" w:cs="Calibri"/>
          <w:sz w:val="18"/>
          <w:szCs w:val="18"/>
          <w:highlight w:val="yellow"/>
        </w:rPr>
      </w:pPr>
      <w:r w:rsidRPr="00057E16">
        <w:rPr>
          <w:rFonts w:ascii="Calibri" w:hAnsi="Calibri" w:cs="Calibri"/>
          <w:sz w:val="18"/>
          <w:szCs w:val="18"/>
          <w:highlight w:val="yellow"/>
        </w:rPr>
        <w:t>It internally manages task state, visibility, reminder references, completion evidence</w:t>
      </w:r>
      <w:r w:rsidR="00973949" w:rsidRPr="00057E16">
        <w:rPr>
          <w:rFonts w:ascii="Calibri" w:hAnsi="Calibri" w:cs="Calibri"/>
          <w:sz w:val="18"/>
          <w:szCs w:val="18"/>
          <w:highlight w:val="yellow"/>
        </w:rPr>
        <w:t xml:space="preserve"> with snapshot</w:t>
      </w:r>
      <w:r w:rsidRPr="00057E16">
        <w:rPr>
          <w:rFonts w:ascii="Calibri" w:hAnsi="Calibri" w:cs="Calibri"/>
          <w:sz w:val="18"/>
          <w:szCs w:val="18"/>
          <w:highlight w:val="yellow"/>
        </w:rPr>
        <w:t>, history, and audit.</w:t>
      </w:r>
    </w:p>
    <w:p w14:paraId="5B168B7D" w14:textId="5608983E" w:rsidR="00EE69A0" w:rsidRPr="00057E16" w:rsidRDefault="00E455F5">
      <w:pPr>
        <w:rPr>
          <w:rFonts w:ascii="Calibri" w:hAnsi="Calibri" w:cs="Calibri"/>
          <w:sz w:val="18"/>
          <w:szCs w:val="18"/>
        </w:rPr>
      </w:pPr>
      <w:r w:rsidRPr="00057E16">
        <w:rPr>
          <w:rFonts w:ascii="Calibri" w:hAnsi="Calibri" w:cs="Calibri"/>
          <w:sz w:val="18"/>
          <w:szCs w:val="18"/>
        </w:rPr>
        <w:t>Runtime Task Management Service is the patient- and care-team-level execution service responsible for creating, managing, and surfacing actionable runtime tasks that support a patient care journey.</w:t>
      </w:r>
    </w:p>
    <w:p w14:paraId="0AF22C88" w14:textId="77777777" w:rsidR="00EE69A0" w:rsidRPr="00057E16" w:rsidRDefault="00E455F5">
      <w:pPr>
        <w:rPr>
          <w:rFonts w:ascii="Calibri" w:hAnsi="Calibri" w:cs="Calibri"/>
          <w:sz w:val="18"/>
          <w:szCs w:val="18"/>
        </w:rPr>
      </w:pPr>
      <w:r w:rsidRPr="00057E16">
        <w:rPr>
          <w:rFonts w:ascii="Calibri" w:hAnsi="Calibri" w:cs="Calibri"/>
          <w:sz w:val="18"/>
          <w:szCs w:val="18"/>
        </w:rPr>
        <w:t>The service manages runtime task state, visibility, due/missed/completed behavior, reminder coordination, completion handling, history, audit, and task readiness summaries. It does not own design-time task templates, care plan lifecycle, monitoring logic, or source-domain content.</w:t>
      </w:r>
    </w:p>
    <w:p w14:paraId="07A30306" w14:textId="55300977"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In Scope</w:t>
      </w:r>
    </w:p>
    <w:p w14:paraId="136E6982" w14:textId="77777777" w:rsidR="009A72D1" w:rsidRPr="009A72D1" w:rsidRDefault="009A72D1" w:rsidP="009A72D1"/>
    <w:p w14:paraId="13B7B7B4"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Create runtime tasks from published Task Templates linked through Care Plan Task Linkage.</w:t>
      </w:r>
    </w:p>
    <w:p w14:paraId="0A0F228D"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Create monitoring-generated metric check-ins, symptom check-ins, or monitoring setup actions when requested by Monitoring Runtime.</w:t>
      </w:r>
    </w:p>
    <w:p w14:paraId="01AD2A82"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Support service-flow or manual/system-created tasks only where product rules explicitly allow them.</w:t>
      </w:r>
    </w:p>
    <w:p w14:paraId="6B4461F0"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Store runtime task instances, source references, runtime state, surface placement, due context, reminder references, completion evidence, history, and audit.</w:t>
      </w:r>
    </w:p>
    <w:p w14:paraId="59DFF969" w14:textId="77777777" w:rsidR="000731D8" w:rsidRPr="00057E16" w:rsidRDefault="000731D8" w:rsidP="000731D8">
      <w:pPr>
        <w:pStyle w:val="ListBullet"/>
        <w:spacing w:after="20"/>
        <w:rPr>
          <w:rFonts w:ascii="Calibri" w:hAnsi="Calibri" w:cs="Calibri"/>
          <w:sz w:val="18"/>
          <w:szCs w:val="18"/>
        </w:rPr>
      </w:pPr>
      <w:r w:rsidRPr="00057E16">
        <w:rPr>
          <w:rFonts w:ascii="Calibri" w:eastAsia="Arial" w:hAnsi="Calibri" w:cs="Calibri"/>
          <w:sz w:val="18"/>
          <w:szCs w:val="18"/>
        </w:rPr>
        <w:t>Manage runtime task lifecycle: Scheduled, Active, Completed, Missed, Dismissed, and Cancelled.</w:t>
      </w:r>
    </w:p>
    <w:p w14:paraId="396E348B"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Support manual completion and automatic completion from approved linked source-object events.</w:t>
      </w:r>
    </w:p>
    <w:p w14:paraId="53E288BE"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Coordinate reminder registration, cancellation, and send requests with Scheduler/Notification services.</w:t>
      </w:r>
    </w:p>
    <w:p w14:paraId="34A4CF78"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Expose runtime tasks for mobile, portal, BFF, and care-plan workflow consumers.</w:t>
      </w:r>
    </w:p>
    <w:p w14:paraId="31B7FE65"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Expose task readiness/evidence summaries where care-plan stage completion depends on task completion.</w:t>
      </w:r>
    </w:p>
    <w:p w14:paraId="7AA72D53" w14:textId="58A1E08B"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Out of Scope</w:t>
      </w:r>
    </w:p>
    <w:p w14:paraId="61D23757" w14:textId="77777777" w:rsidR="009A72D1" w:rsidRPr="009A72D1" w:rsidRDefault="009A72D1" w:rsidP="009A72D1"/>
    <w:p w14:paraId="7A82B1AD"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Creating, modifying, publishing, or versioning Task Templates.</w:t>
      </w:r>
    </w:p>
    <w:p w14:paraId="02E722AD"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Defining Care Plan Task Linkage configuration.</w:t>
      </w:r>
    </w:p>
    <w:p w14:paraId="7829FED1"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Determining monitoring cadence, monitoring windows, adherence, or missed monitoring gaps.</w:t>
      </w:r>
    </w:p>
    <w:p w14:paraId="7E218C10"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Owning raw vitals, symptom responses, documents/forms, education content, device setup records, or source-domain completion objects.</w:t>
      </w:r>
    </w:p>
    <w:p w14:paraId="68074768"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Performing clinical threshold evaluation or alert workflow management.</w:t>
      </w:r>
    </w:p>
    <w:p w14:paraId="7A4B5BE3"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Owning Care Plan lifecycle transitions.</w:t>
      </w:r>
    </w:p>
    <w:p w14:paraId="3810FE04"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Creating alerts by default when a task is missed.</w:t>
      </w:r>
    </w:p>
    <w:p w14:paraId="7EED9E2A"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Owning notification delivery, quiet hours, retries, or delivery outcomes.</w:t>
      </w:r>
    </w:p>
    <w:p w14:paraId="7CD9B2BB"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Hard deleting runtime task records.</w:t>
      </w:r>
    </w:p>
    <w:p w14:paraId="46AAAB57"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Acting as a generic cross-module workflow orchestration engine.</w:t>
      </w:r>
    </w:p>
    <w:p w14:paraId="1C7C08BE" w14:textId="180CCB03"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Key Design Decisions</w:t>
      </w:r>
    </w:p>
    <w:p w14:paraId="2BE7D84E" w14:textId="77777777" w:rsidR="009A72D1" w:rsidRPr="009A72D1" w:rsidRDefault="009A72D1" w:rsidP="009A72D1"/>
    <w:tbl>
      <w:tblPr>
        <w:tblStyle w:val="TableGrid"/>
        <w:tblW w:w="0" w:type="auto"/>
        <w:jc w:val="center"/>
        <w:tblLook w:val="04A0" w:firstRow="1" w:lastRow="0" w:firstColumn="1" w:lastColumn="0" w:noHBand="0" w:noVBand="1"/>
      </w:tblPr>
      <w:tblGrid>
        <w:gridCol w:w="3155"/>
        <w:gridCol w:w="7429"/>
      </w:tblGrid>
      <w:tr w:rsidR="00EE69A0" w:rsidRPr="00057E16" w14:paraId="3782A8DC" w14:textId="77777777" w:rsidTr="00796396">
        <w:trPr>
          <w:jc w:val="center"/>
        </w:trPr>
        <w:tc>
          <w:tcPr>
            <w:tcW w:w="3155" w:type="dxa"/>
            <w:shd w:val="clear" w:color="auto" w:fill="D9EAF7"/>
            <w:vAlign w:val="center"/>
          </w:tcPr>
          <w:p w14:paraId="5D681639" w14:textId="77777777" w:rsidR="00EE69A0" w:rsidRPr="00057E16" w:rsidRDefault="00E455F5">
            <w:pPr>
              <w:rPr>
                <w:rFonts w:ascii="Calibri" w:hAnsi="Calibri" w:cs="Calibri"/>
                <w:sz w:val="18"/>
                <w:szCs w:val="18"/>
              </w:rPr>
            </w:pPr>
            <w:r w:rsidRPr="00057E16">
              <w:rPr>
                <w:rFonts w:ascii="Calibri" w:hAnsi="Calibri" w:cs="Calibri"/>
                <w:b/>
                <w:sz w:val="18"/>
                <w:szCs w:val="18"/>
              </w:rPr>
              <w:lastRenderedPageBreak/>
              <w:t>Decision</w:t>
            </w:r>
          </w:p>
        </w:tc>
        <w:tc>
          <w:tcPr>
            <w:tcW w:w="7429" w:type="dxa"/>
            <w:shd w:val="clear" w:color="auto" w:fill="D9EAF7"/>
            <w:vAlign w:val="center"/>
          </w:tcPr>
          <w:p w14:paraId="7D296132" w14:textId="77777777" w:rsidR="00EE69A0" w:rsidRPr="00057E16" w:rsidRDefault="00E455F5">
            <w:pPr>
              <w:rPr>
                <w:rFonts w:ascii="Calibri" w:hAnsi="Calibri" w:cs="Calibri"/>
                <w:sz w:val="18"/>
                <w:szCs w:val="18"/>
              </w:rPr>
            </w:pPr>
            <w:r w:rsidRPr="00057E16">
              <w:rPr>
                <w:rFonts w:ascii="Calibri" w:hAnsi="Calibri" w:cs="Calibri"/>
                <w:b/>
                <w:sz w:val="18"/>
                <w:szCs w:val="18"/>
              </w:rPr>
              <w:t>Requirement</w:t>
            </w:r>
          </w:p>
        </w:tc>
      </w:tr>
      <w:tr w:rsidR="00EE69A0" w:rsidRPr="00057E16" w14:paraId="35F4F25B" w14:textId="77777777" w:rsidTr="00796396">
        <w:trPr>
          <w:jc w:val="center"/>
        </w:trPr>
        <w:tc>
          <w:tcPr>
            <w:tcW w:w="3155" w:type="dxa"/>
          </w:tcPr>
          <w:p w14:paraId="2A94D6C4" w14:textId="77777777" w:rsidR="00EE69A0" w:rsidRPr="00057E16" w:rsidRDefault="00E455F5">
            <w:pPr>
              <w:rPr>
                <w:rFonts w:ascii="Calibri" w:hAnsi="Calibri" w:cs="Calibri"/>
                <w:sz w:val="18"/>
                <w:szCs w:val="18"/>
              </w:rPr>
            </w:pPr>
            <w:r w:rsidRPr="00057E16">
              <w:rPr>
                <w:rFonts w:ascii="Calibri" w:hAnsi="Calibri" w:cs="Calibri"/>
                <w:sz w:val="18"/>
                <w:szCs w:val="18"/>
              </w:rPr>
              <w:t>No TaskType/TaskSubtype behavior model</w:t>
            </w:r>
          </w:p>
        </w:tc>
        <w:tc>
          <w:tcPr>
            <w:tcW w:w="7429" w:type="dxa"/>
          </w:tcPr>
          <w:p w14:paraId="2AFFE4B0" w14:textId="77777777" w:rsidR="00EE69A0" w:rsidRPr="00057E16" w:rsidRDefault="00E455F5">
            <w:pPr>
              <w:rPr>
                <w:rFonts w:ascii="Calibri" w:hAnsi="Calibri" w:cs="Calibri"/>
                <w:sz w:val="18"/>
                <w:szCs w:val="18"/>
              </w:rPr>
            </w:pPr>
            <w:r w:rsidRPr="00057E16">
              <w:rPr>
                <w:rFonts w:ascii="Calibri" w:hAnsi="Calibri" w:cs="Calibri"/>
                <w:sz w:val="18"/>
                <w:szCs w:val="18"/>
              </w:rPr>
              <w:t>Use TaskBehaviorCode for system behavior and TaskDisplayGroup for UI grouping.</w:t>
            </w:r>
          </w:p>
        </w:tc>
      </w:tr>
      <w:tr w:rsidR="00EE69A0" w:rsidRPr="00057E16" w14:paraId="4EA44E46" w14:textId="77777777" w:rsidTr="00796396">
        <w:trPr>
          <w:jc w:val="center"/>
        </w:trPr>
        <w:tc>
          <w:tcPr>
            <w:tcW w:w="3155" w:type="dxa"/>
          </w:tcPr>
          <w:p w14:paraId="11024C4D" w14:textId="77777777" w:rsidR="00EE69A0" w:rsidRPr="00057E16" w:rsidRDefault="00E455F5">
            <w:pPr>
              <w:rPr>
                <w:rFonts w:ascii="Calibri" w:hAnsi="Calibri" w:cs="Calibri"/>
                <w:sz w:val="18"/>
                <w:szCs w:val="18"/>
              </w:rPr>
            </w:pPr>
            <w:r w:rsidRPr="00057E16">
              <w:rPr>
                <w:rFonts w:ascii="Calibri" w:hAnsi="Calibri" w:cs="Calibri"/>
                <w:sz w:val="18"/>
                <w:szCs w:val="18"/>
              </w:rPr>
              <w:t>No UI-configured routing</w:t>
            </w:r>
          </w:p>
        </w:tc>
        <w:tc>
          <w:tcPr>
            <w:tcW w:w="7429" w:type="dxa"/>
          </w:tcPr>
          <w:p w14:paraId="2035E524" w14:textId="77777777" w:rsidR="00EE69A0" w:rsidRPr="00057E16" w:rsidRDefault="00E455F5">
            <w:pPr>
              <w:rPr>
                <w:rFonts w:ascii="Calibri" w:hAnsi="Calibri" w:cs="Calibri"/>
                <w:sz w:val="18"/>
                <w:szCs w:val="18"/>
              </w:rPr>
            </w:pPr>
            <w:r w:rsidRPr="00057E16">
              <w:rPr>
                <w:rFonts w:ascii="Calibri" w:hAnsi="Calibri" w:cs="Calibri"/>
                <w:sz w:val="18"/>
                <w:szCs w:val="18"/>
              </w:rPr>
              <w:t>Mobile and portal landing behavior is derived from TaskBehaviorCode, not manually configured.</w:t>
            </w:r>
          </w:p>
        </w:tc>
      </w:tr>
      <w:tr w:rsidR="00EE69A0" w:rsidRPr="00057E16" w14:paraId="50AB5826" w14:textId="77777777" w:rsidTr="00796396">
        <w:trPr>
          <w:jc w:val="center"/>
        </w:trPr>
        <w:tc>
          <w:tcPr>
            <w:tcW w:w="3155" w:type="dxa"/>
          </w:tcPr>
          <w:p w14:paraId="105BB61D" w14:textId="77777777" w:rsidR="00EE69A0" w:rsidRPr="00057E16" w:rsidRDefault="00E455F5">
            <w:pPr>
              <w:rPr>
                <w:rFonts w:ascii="Calibri" w:hAnsi="Calibri" w:cs="Calibri"/>
                <w:sz w:val="18"/>
                <w:szCs w:val="18"/>
              </w:rPr>
            </w:pPr>
            <w:r w:rsidRPr="00057E16">
              <w:rPr>
                <w:rFonts w:ascii="Calibri" w:hAnsi="Calibri" w:cs="Calibri"/>
                <w:sz w:val="18"/>
                <w:szCs w:val="18"/>
              </w:rPr>
              <w:t>Runtime is pinned</w:t>
            </w:r>
          </w:p>
        </w:tc>
        <w:tc>
          <w:tcPr>
            <w:tcW w:w="7429" w:type="dxa"/>
          </w:tcPr>
          <w:p w14:paraId="2966327B" w14:textId="77777777" w:rsidR="00EE69A0" w:rsidRPr="00057E16" w:rsidRDefault="00E455F5">
            <w:pPr>
              <w:rPr>
                <w:rFonts w:ascii="Calibri" w:hAnsi="Calibri" w:cs="Calibri"/>
                <w:sz w:val="18"/>
                <w:szCs w:val="18"/>
              </w:rPr>
            </w:pPr>
            <w:r w:rsidRPr="00057E16">
              <w:rPr>
                <w:rFonts w:ascii="Calibri" w:hAnsi="Calibri" w:cs="Calibri"/>
                <w:sz w:val="18"/>
                <w:szCs w:val="18"/>
              </w:rPr>
              <w:t>Existing runtime tasks do not automatically change when templates, metadata, or source configuration changes later.</w:t>
            </w:r>
          </w:p>
        </w:tc>
      </w:tr>
      <w:tr w:rsidR="00EE69A0" w:rsidRPr="00057E16" w14:paraId="7E82E0D7" w14:textId="77777777" w:rsidTr="00796396">
        <w:trPr>
          <w:jc w:val="center"/>
        </w:trPr>
        <w:tc>
          <w:tcPr>
            <w:tcW w:w="3155" w:type="dxa"/>
          </w:tcPr>
          <w:p w14:paraId="58617DE0" w14:textId="77777777" w:rsidR="00EE69A0" w:rsidRPr="00057E16" w:rsidRDefault="00E455F5">
            <w:pPr>
              <w:rPr>
                <w:rFonts w:ascii="Calibri" w:hAnsi="Calibri" w:cs="Calibri"/>
                <w:sz w:val="18"/>
                <w:szCs w:val="18"/>
              </w:rPr>
            </w:pPr>
            <w:r w:rsidRPr="00057E16">
              <w:rPr>
                <w:rFonts w:ascii="Calibri" w:hAnsi="Calibri" w:cs="Calibri"/>
                <w:sz w:val="18"/>
                <w:szCs w:val="18"/>
              </w:rPr>
              <w:t>Source object ownership remains external</w:t>
            </w:r>
          </w:p>
        </w:tc>
        <w:tc>
          <w:tcPr>
            <w:tcW w:w="7429" w:type="dxa"/>
          </w:tcPr>
          <w:p w14:paraId="2F26CC93"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stores source references and completion evidence but does not own the document, learning, device, symptom, or monitoring object.</w:t>
            </w:r>
          </w:p>
        </w:tc>
      </w:tr>
    </w:tbl>
    <w:p w14:paraId="5213713A" w14:textId="77777777" w:rsidR="00EE69A0" w:rsidRPr="00057E16" w:rsidRDefault="00EE69A0">
      <w:pPr>
        <w:rPr>
          <w:rFonts w:ascii="Calibri" w:hAnsi="Calibri" w:cs="Calibri"/>
          <w:sz w:val="18"/>
          <w:szCs w:val="18"/>
        </w:rPr>
      </w:pPr>
    </w:p>
    <w:p w14:paraId="4EEB9BF4" w14:textId="502E3750" w:rsidR="00EE69A0" w:rsidRPr="004C349E" w:rsidRDefault="00E455F5" w:rsidP="004C349E">
      <w:pPr>
        <w:pStyle w:val="Heading1"/>
        <w:numPr>
          <w:ilvl w:val="0"/>
          <w:numId w:val="12"/>
        </w:numPr>
        <w:rPr>
          <w:rFonts w:ascii="Calibri" w:hAnsi="Calibri" w:cs="Calibri"/>
          <w:sz w:val="24"/>
          <w:szCs w:val="24"/>
        </w:rPr>
      </w:pPr>
      <w:r w:rsidRPr="004C349E">
        <w:rPr>
          <w:rFonts w:ascii="Calibri" w:hAnsi="Calibri" w:cs="Calibri"/>
          <w:sz w:val="24"/>
          <w:szCs w:val="24"/>
        </w:rPr>
        <w:t>Runtime Task Sources and Ownership</w:t>
      </w:r>
    </w:p>
    <w:p w14:paraId="3FCAD055" w14:textId="5EC1E9AB"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Supported Runtime Task Sources</w:t>
      </w:r>
    </w:p>
    <w:p w14:paraId="5D609F08" w14:textId="77777777" w:rsidR="009A72D1" w:rsidRPr="009A72D1" w:rsidRDefault="009A72D1" w:rsidP="009A72D1"/>
    <w:tbl>
      <w:tblPr>
        <w:tblStyle w:val="TableGrid"/>
        <w:tblW w:w="0" w:type="auto"/>
        <w:jc w:val="center"/>
        <w:tblLook w:val="04A0" w:firstRow="1" w:lastRow="0" w:firstColumn="1" w:lastColumn="0" w:noHBand="0" w:noVBand="1"/>
      </w:tblPr>
      <w:tblGrid>
        <w:gridCol w:w="2439"/>
        <w:gridCol w:w="3005"/>
        <w:gridCol w:w="5140"/>
      </w:tblGrid>
      <w:tr w:rsidR="00EE69A0" w:rsidRPr="00057E16" w14:paraId="1FF6D0A9" w14:textId="77777777">
        <w:trPr>
          <w:jc w:val="center"/>
        </w:trPr>
        <w:tc>
          <w:tcPr>
            <w:tcW w:w="2448" w:type="dxa"/>
            <w:shd w:val="clear" w:color="auto" w:fill="D9EAF7"/>
            <w:vAlign w:val="center"/>
          </w:tcPr>
          <w:p w14:paraId="62A72DE9" w14:textId="77777777" w:rsidR="00EE69A0" w:rsidRPr="00057E16" w:rsidRDefault="00E455F5">
            <w:pPr>
              <w:rPr>
                <w:rFonts w:ascii="Calibri" w:hAnsi="Calibri" w:cs="Calibri"/>
                <w:sz w:val="18"/>
                <w:szCs w:val="18"/>
              </w:rPr>
            </w:pPr>
            <w:r w:rsidRPr="00057E16">
              <w:rPr>
                <w:rFonts w:ascii="Calibri" w:hAnsi="Calibri" w:cs="Calibri"/>
                <w:b/>
                <w:sz w:val="18"/>
                <w:szCs w:val="18"/>
              </w:rPr>
              <w:t>RuntimeTaskSource</w:t>
            </w:r>
          </w:p>
        </w:tc>
        <w:tc>
          <w:tcPr>
            <w:tcW w:w="3024" w:type="dxa"/>
            <w:shd w:val="clear" w:color="auto" w:fill="D9EAF7"/>
            <w:vAlign w:val="center"/>
          </w:tcPr>
          <w:p w14:paraId="4299261A" w14:textId="77777777" w:rsidR="00EE69A0" w:rsidRPr="00057E16" w:rsidRDefault="00E455F5">
            <w:pPr>
              <w:rPr>
                <w:rFonts w:ascii="Calibri" w:hAnsi="Calibri" w:cs="Calibri"/>
                <w:sz w:val="18"/>
                <w:szCs w:val="18"/>
              </w:rPr>
            </w:pPr>
            <w:r w:rsidRPr="00057E16">
              <w:rPr>
                <w:rFonts w:ascii="Calibri" w:hAnsi="Calibri" w:cs="Calibri"/>
                <w:b/>
                <w:sz w:val="18"/>
                <w:szCs w:val="18"/>
              </w:rPr>
              <w:t>Runtime Item Created</w:t>
            </w:r>
          </w:p>
        </w:tc>
        <w:tc>
          <w:tcPr>
            <w:tcW w:w="5184" w:type="dxa"/>
            <w:shd w:val="clear" w:color="auto" w:fill="D9EAF7"/>
            <w:vAlign w:val="center"/>
          </w:tcPr>
          <w:p w14:paraId="085780DA" w14:textId="77777777" w:rsidR="00EE69A0" w:rsidRPr="00057E16" w:rsidRDefault="00E455F5">
            <w:pPr>
              <w:rPr>
                <w:rFonts w:ascii="Calibri" w:hAnsi="Calibri" w:cs="Calibri"/>
                <w:sz w:val="18"/>
                <w:szCs w:val="18"/>
              </w:rPr>
            </w:pPr>
            <w:r w:rsidRPr="00057E16">
              <w:rPr>
                <w:rFonts w:ascii="Calibri" w:hAnsi="Calibri" w:cs="Calibri"/>
                <w:b/>
                <w:sz w:val="18"/>
                <w:szCs w:val="18"/>
              </w:rPr>
              <w:t>Source Owner / Notes</w:t>
            </w:r>
          </w:p>
        </w:tc>
      </w:tr>
      <w:tr w:rsidR="00EE69A0" w:rsidRPr="00057E16" w14:paraId="0079FB1F" w14:textId="77777777">
        <w:trPr>
          <w:jc w:val="center"/>
        </w:trPr>
        <w:tc>
          <w:tcPr>
            <w:tcW w:w="2448" w:type="dxa"/>
          </w:tcPr>
          <w:p w14:paraId="5AAFB657" w14:textId="77777777" w:rsidR="00EE69A0" w:rsidRPr="00057E16" w:rsidRDefault="00E455F5">
            <w:pPr>
              <w:rPr>
                <w:rFonts w:ascii="Calibri" w:hAnsi="Calibri" w:cs="Calibri"/>
                <w:sz w:val="18"/>
                <w:szCs w:val="18"/>
              </w:rPr>
            </w:pPr>
            <w:r w:rsidRPr="00057E16">
              <w:rPr>
                <w:rFonts w:ascii="Calibri" w:hAnsi="Calibri" w:cs="Calibri"/>
                <w:sz w:val="18"/>
                <w:szCs w:val="18"/>
              </w:rPr>
              <w:t>CarePlanTaskLinkage</w:t>
            </w:r>
          </w:p>
        </w:tc>
        <w:tc>
          <w:tcPr>
            <w:tcW w:w="3024" w:type="dxa"/>
          </w:tcPr>
          <w:p w14:paraId="21F3045E" w14:textId="77777777" w:rsidR="00EE69A0" w:rsidRPr="00057E16" w:rsidRDefault="00E455F5">
            <w:pPr>
              <w:rPr>
                <w:rFonts w:ascii="Calibri" w:hAnsi="Calibri" w:cs="Calibri"/>
                <w:sz w:val="18"/>
                <w:szCs w:val="18"/>
              </w:rPr>
            </w:pPr>
            <w:r w:rsidRPr="00057E16">
              <w:rPr>
                <w:rFonts w:ascii="Calibri" w:hAnsi="Calibri" w:cs="Calibri"/>
                <w:sz w:val="18"/>
                <w:szCs w:val="18"/>
              </w:rPr>
              <w:t>Care-plan-linked runtime task</w:t>
            </w:r>
          </w:p>
        </w:tc>
        <w:tc>
          <w:tcPr>
            <w:tcW w:w="5184" w:type="dxa"/>
          </w:tcPr>
          <w:p w14:paraId="02FB5F0C" w14:textId="77777777" w:rsidR="00EE69A0" w:rsidRPr="00057E16" w:rsidRDefault="00E455F5">
            <w:pPr>
              <w:rPr>
                <w:rFonts w:ascii="Calibri" w:hAnsi="Calibri" w:cs="Calibri"/>
                <w:sz w:val="18"/>
                <w:szCs w:val="18"/>
              </w:rPr>
            </w:pPr>
            <w:r w:rsidRPr="00057E16">
              <w:rPr>
                <w:rFonts w:ascii="Calibri" w:hAnsi="Calibri" w:cs="Calibri"/>
                <w:sz w:val="18"/>
                <w:szCs w:val="18"/>
              </w:rPr>
              <w:t>Created from a published Task Template linked to a Care Plan. Template Service owns the design-time task and linkage.</w:t>
            </w:r>
          </w:p>
        </w:tc>
      </w:tr>
      <w:tr w:rsidR="00EE69A0" w:rsidRPr="00057E16" w14:paraId="7BF25207" w14:textId="77777777">
        <w:trPr>
          <w:jc w:val="center"/>
        </w:trPr>
        <w:tc>
          <w:tcPr>
            <w:tcW w:w="2448" w:type="dxa"/>
          </w:tcPr>
          <w:p w14:paraId="62A38ABC" w14:textId="77777777" w:rsidR="00EE69A0" w:rsidRPr="00057E16" w:rsidRDefault="00E455F5">
            <w:pPr>
              <w:rPr>
                <w:rFonts w:ascii="Calibri" w:hAnsi="Calibri" w:cs="Calibri"/>
                <w:sz w:val="18"/>
                <w:szCs w:val="18"/>
              </w:rPr>
            </w:pPr>
            <w:r w:rsidRPr="00057E16">
              <w:rPr>
                <w:rFonts w:ascii="Calibri" w:hAnsi="Calibri" w:cs="Calibri"/>
                <w:sz w:val="18"/>
                <w:szCs w:val="18"/>
              </w:rPr>
              <w:t>MonitoringRuntime</w:t>
            </w:r>
          </w:p>
        </w:tc>
        <w:tc>
          <w:tcPr>
            <w:tcW w:w="3024" w:type="dxa"/>
          </w:tcPr>
          <w:p w14:paraId="370E4128" w14:textId="77777777" w:rsidR="00EE69A0" w:rsidRPr="00057E16" w:rsidRDefault="00E455F5">
            <w:pPr>
              <w:rPr>
                <w:rFonts w:ascii="Calibri" w:hAnsi="Calibri" w:cs="Calibri"/>
                <w:sz w:val="18"/>
                <w:szCs w:val="18"/>
              </w:rPr>
            </w:pPr>
            <w:r w:rsidRPr="00057E16">
              <w:rPr>
                <w:rFonts w:ascii="Calibri" w:hAnsi="Calibri" w:cs="Calibri"/>
                <w:sz w:val="18"/>
                <w:szCs w:val="18"/>
              </w:rPr>
              <w:t>Monitoring check-in/action</w:t>
            </w:r>
          </w:p>
        </w:tc>
        <w:tc>
          <w:tcPr>
            <w:tcW w:w="5184" w:type="dxa"/>
          </w:tcPr>
          <w:p w14:paraId="38E673B9" w14:textId="77777777" w:rsidR="00EE69A0" w:rsidRPr="00057E16" w:rsidRDefault="00E455F5">
            <w:pPr>
              <w:rPr>
                <w:rFonts w:ascii="Calibri" w:hAnsi="Calibri" w:cs="Calibri"/>
                <w:sz w:val="18"/>
                <w:szCs w:val="18"/>
              </w:rPr>
            </w:pPr>
            <w:r w:rsidRPr="00057E16">
              <w:rPr>
                <w:rFonts w:ascii="Calibri" w:hAnsi="Calibri" w:cs="Calibri"/>
                <w:sz w:val="18"/>
                <w:szCs w:val="18"/>
              </w:rPr>
              <w:t>Created from Monitoring Runtime request. No reusable Task Template is required for metric/symptom check-ins.</w:t>
            </w:r>
          </w:p>
        </w:tc>
      </w:tr>
      <w:tr w:rsidR="00EE69A0" w:rsidRPr="00057E16" w14:paraId="63F70BE7" w14:textId="77777777">
        <w:trPr>
          <w:jc w:val="center"/>
        </w:trPr>
        <w:tc>
          <w:tcPr>
            <w:tcW w:w="2448" w:type="dxa"/>
          </w:tcPr>
          <w:p w14:paraId="1A41BDDF" w14:textId="77777777" w:rsidR="00EE69A0" w:rsidRPr="00057E16" w:rsidRDefault="00E455F5">
            <w:pPr>
              <w:rPr>
                <w:rFonts w:ascii="Calibri" w:hAnsi="Calibri" w:cs="Calibri"/>
                <w:sz w:val="18"/>
                <w:szCs w:val="18"/>
              </w:rPr>
            </w:pPr>
            <w:r w:rsidRPr="00057E16">
              <w:rPr>
                <w:rFonts w:ascii="Calibri" w:hAnsi="Calibri" w:cs="Calibri"/>
                <w:sz w:val="18"/>
                <w:szCs w:val="18"/>
              </w:rPr>
              <w:t>ServiceFlowRuntime</w:t>
            </w:r>
          </w:p>
        </w:tc>
        <w:tc>
          <w:tcPr>
            <w:tcW w:w="3024" w:type="dxa"/>
          </w:tcPr>
          <w:p w14:paraId="671DDA11" w14:textId="77777777" w:rsidR="00EE69A0" w:rsidRPr="00057E16" w:rsidRDefault="00E455F5">
            <w:pPr>
              <w:rPr>
                <w:rFonts w:ascii="Calibri" w:hAnsi="Calibri" w:cs="Calibri"/>
                <w:sz w:val="18"/>
                <w:szCs w:val="18"/>
              </w:rPr>
            </w:pPr>
            <w:r w:rsidRPr="00057E16">
              <w:rPr>
                <w:rFonts w:ascii="Calibri" w:hAnsi="Calibri" w:cs="Calibri"/>
                <w:sz w:val="18"/>
                <w:szCs w:val="18"/>
              </w:rPr>
              <w:t>Service/package runtime task</w:t>
            </w:r>
          </w:p>
        </w:tc>
        <w:tc>
          <w:tcPr>
            <w:tcW w:w="5184" w:type="dxa"/>
          </w:tcPr>
          <w:p w14:paraId="7F43B801" w14:textId="77777777" w:rsidR="00EE69A0" w:rsidRPr="00057E16" w:rsidRDefault="00E455F5">
            <w:pPr>
              <w:rPr>
                <w:rFonts w:ascii="Calibri" w:hAnsi="Calibri" w:cs="Calibri"/>
                <w:sz w:val="18"/>
                <w:szCs w:val="18"/>
              </w:rPr>
            </w:pPr>
            <w:r w:rsidRPr="00057E16">
              <w:rPr>
                <w:rFonts w:ascii="Calibri" w:hAnsi="Calibri" w:cs="Calibri"/>
                <w:sz w:val="18"/>
                <w:szCs w:val="18"/>
              </w:rPr>
              <w:t>Supported only where non-care-plan service flow requires task execution.</w:t>
            </w:r>
          </w:p>
        </w:tc>
      </w:tr>
      <w:tr w:rsidR="00EE69A0" w:rsidRPr="00057E16" w14:paraId="6F2889F5" w14:textId="77777777">
        <w:trPr>
          <w:jc w:val="center"/>
        </w:trPr>
        <w:tc>
          <w:tcPr>
            <w:tcW w:w="2448" w:type="dxa"/>
          </w:tcPr>
          <w:p w14:paraId="17907B68" w14:textId="77777777" w:rsidR="00EE69A0" w:rsidRPr="00057E16" w:rsidRDefault="00E455F5">
            <w:pPr>
              <w:rPr>
                <w:rFonts w:ascii="Calibri" w:hAnsi="Calibri" w:cs="Calibri"/>
                <w:sz w:val="18"/>
                <w:szCs w:val="18"/>
              </w:rPr>
            </w:pPr>
            <w:r w:rsidRPr="00057E16">
              <w:rPr>
                <w:rFonts w:ascii="Calibri" w:hAnsi="Calibri" w:cs="Calibri"/>
                <w:sz w:val="18"/>
                <w:szCs w:val="18"/>
              </w:rPr>
              <w:t>ManualSystem</w:t>
            </w:r>
          </w:p>
        </w:tc>
        <w:tc>
          <w:tcPr>
            <w:tcW w:w="3024" w:type="dxa"/>
          </w:tcPr>
          <w:p w14:paraId="1CDAFA22" w14:textId="77777777" w:rsidR="00EE69A0" w:rsidRPr="00057E16" w:rsidRDefault="00E455F5">
            <w:pPr>
              <w:rPr>
                <w:rFonts w:ascii="Calibri" w:hAnsi="Calibri" w:cs="Calibri"/>
                <w:sz w:val="18"/>
                <w:szCs w:val="18"/>
              </w:rPr>
            </w:pPr>
            <w:r w:rsidRPr="00057E16">
              <w:rPr>
                <w:rFonts w:ascii="Calibri" w:hAnsi="Calibri" w:cs="Calibri"/>
                <w:sz w:val="18"/>
                <w:szCs w:val="18"/>
              </w:rPr>
              <w:t>Ad hoc runtime task</w:t>
            </w:r>
          </w:p>
        </w:tc>
        <w:tc>
          <w:tcPr>
            <w:tcW w:w="5184" w:type="dxa"/>
          </w:tcPr>
          <w:p w14:paraId="17BAAA6B" w14:textId="77777777" w:rsidR="00EE69A0" w:rsidRPr="00057E16" w:rsidRDefault="00E455F5">
            <w:pPr>
              <w:rPr>
                <w:rFonts w:ascii="Calibri" w:hAnsi="Calibri" w:cs="Calibri"/>
                <w:sz w:val="18"/>
                <w:szCs w:val="18"/>
              </w:rPr>
            </w:pPr>
            <w:r w:rsidRPr="00057E16">
              <w:rPr>
                <w:rFonts w:ascii="Calibri" w:hAnsi="Calibri" w:cs="Calibri"/>
                <w:sz w:val="18"/>
                <w:szCs w:val="18"/>
              </w:rPr>
              <w:t>Allowed only where product rules permit. Must retain actor, reason, and source context.</w:t>
            </w:r>
          </w:p>
        </w:tc>
      </w:tr>
    </w:tbl>
    <w:p w14:paraId="014179F6" w14:textId="77777777" w:rsidR="00EE69A0" w:rsidRPr="00057E16" w:rsidRDefault="00EE69A0">
      <w:pPr>
        <w:rPr>
          <w:rFonts w:ascii="Calibri" w:hAnsi="Calibri" w:cs="Calibri"/>
          <w:sz w:val="18"/>
          <w:szCs w:val="18"/>
        </w:rPr>
      </w:pPr>
    </w:p>
    <w:p w14:paraId="47F092E1" w14:textId="695235F9"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Service Ownership Boundaries</w:t>
      </w:r>
    </w:p>
    <w:p w14:paraId="5CD54D4C" w14:textId="77777777" w:rsidR="009A72D1" w:rsidRPr="009A72D1" w:rsidRDefault="009A72D1" w:rsidP="009A72D1"/>
    <w:tbl>
      <w:tblPr>
        <w:tblStyle w:val="TableGrid"/>
        <w:tblW w:w="0" w:type="auto"/>
        <w:jc w:val="center"/>
        <w:tblLook w:val="04A0" w:firstRow="1" w:lastRow="0" w:firstColumn="1" w:lastColumn="0" w:noHBand="0" w:noVBand="1"/>
      </w:tblPr>
      <w:tblGrid>
        <w:gridCol w:w="2512"/>
        <w:gridCol w:w="3502"/>
        <w:gridCol w:w="4570"/>
      </w:tblGrid>
      <w:tr w:rsidR="00EE69A0" w:rsidRPr="00057E16" w14:paraId="71F32797" w14:textId="77777777" w:rsidTr="000F4CB0">
        <w:trPr>
          <w:jc w:val="center"/>
        </w:trPr>
        <w:tc>
          <w:tcPr>
            <w:tcW w:w="2512" w:type="dxa"/>
            <w:shd w:val="clear" w:color="auto" w:fill="D9EAF7"/>
            <w:vAlign w:val="center"/>
          </w:tcPr>
          <w:p w14:paraId="733FAAA3" w14:textId="77777777" w:rsidR="00EE69A0" w:rsidRPr="00057E16" w:rsidRDefault="00E455F5">
            <w:pPr>
              <w:rPr>
                <w:rFonts w:ascii="Calibri" w:hAnsi="Calibri" w:cs="Calibri"/>
                <w:sz w:val="18"/>
                <w:szCs w:val="18"/>
              </w:rPr>
            </w:pPr>
            <w:r w:rsidRPr="00057E16">
              <w:rPr>
                <w:rFonts w:ascii="Calibri" w:hAnsi="Calibri" w:cs="Calibri"/>
                <w:b/>
                <w:sz w:val="18"/>
                <w:szCs w:val="18"/>
              </w:rPr>
              <w:t>Service / Domain</w:t>
            </w:r>
          </w:p>
        </w:tc>
        <w:tc>
          <w:tcPr>
            <w:tcW w:w="3502" w:type="dxa"/>
            <w:shd w:val="clear" w:color="auto" w:fill="D9EAF7"/>
            <w:vAlign w:val="center"/>
          </w:tcPr>
          <w:p w14:paraId="6C821FE8" w14:textId="77777777" w:rsidR="00EE69A0" w:rsidRPr="00057E16" w:rsidRDefault="00E455F5">
            <w:pPr>
              <w:rPr>
                <w:rFonts w:ascii="Calibri" w:hAnsi="Calibri" w:cs="Calibri"/>
                <w:sz w:val="18"/>
                <w:szCs w:val="18"/>
              </w:rPr>
            </w:pPr>
            <w:r w:rsidRPr="00057E16">
              <w:rPr>
                <w:rFonts w:ascii="Calibri" w:hAnsi="Calibri" w:cs="Calibri"/>
                <w:b/>
                <w:sz w:val="18"/>
                <w:szCs w:val="18"/>
              </w:rPr>
              <w:t>Owns</w:t>
            </w:r>
          </w:p>
        </w:tc>
        <w:tc>
          <w:tcPr>
            <w:tcW w:w="4570" w:type="dxa"/>
            <w:shd w:val="clear" w:color="auto" w:fill="D9EAF7"/>
            <w:vAlign w:val="center"/>
          </w:tcPr>
          <w:p w14:paraId="570EE850" w14:textId="77777777" w:rsidR="00EE69A0" w:rsidRPr="00057E16" w:rsidRDefault="00E455F5">
            <w:pPr>
              <w:rPr>
                <w:rFonts w:ascii="Calibri" w:hAnsi="Calibri" w:cs="Calibri"/>
                <w:sz w:val="18"/>
                <w:szCs w:val="18"/>
              </w:rPr>
            </w:pPr>
            <w:r w:rsidRPr="00057E16">
              <w:rPr>
                <w:rFonts w:ascii="Calibri" w:hAnsi="Calibri" w:cs="Calibri"/>
                <w:b/>
                <w:sz w:val="18"/>
                <w:szCs w:val="18"/>
              </w:rPr>
              <w:t>Runtime Task Relationship</w:t>
            </w:r>
          </w:p>
        </w:tc>
      </w:tr>
      <w:tr w:rsidR="00EE69A0" w:rsidRPr="00057E16" w14:paraId="72811117" w14:textId="77777777" w:rsidTr="000F4CB0">
        <w:trPr>
          <w:jc w:val="center"/>
        </w:trPr>
        <w:tc>
          <w:tcPr>
            <w:tcW w:w="2512" w:type="dxa"/>
          </w:tcPr>
          <w:p w14:paraId="1842C697" w14:textId="77777777" w:rsidR="00EE69A0" w:rsidRPr="00057E16" w:rsidRDefault="00E455F5">
            <w:pPr>
              <w:rPr>
                <w:rFonts w:ascii="Calibri" w:hAnsi="Calibri" w:cs="Calibri"/>
                <w:sz w:val="18"/>
                <w:szCs w:val="18"/>
              </w:rPr>
            </w:pPr>
            <w:r w:rsidRPr="00057E16">
              <w:rPr>
                <w:rFonts w:ascii="Calibri" w:hAnsi="Calibri" w:cs="Calibri"/>
                <w:sz w:val="18"/>
                <w:szCs w:val="18"/>
              </w:rPr>
              <w:t>Template Service</w:t>
            </w:r>
          </w:p>
        </w:tc>
        <w:tc>
          <w:tcPr>
            <w:tcW w:w="3502" w:type="dxa"/>
          </w:tcPr>
          <w:p w14:paraId="54C95690" w14:textId="77777777" w:rsidR="00EE69A0" w:rsidRPr="00057E16" w:rsidRDefault="00E455F5">
            <w:pPr>
              <w:rPr>
                <w:rFonts w:ascii="Calibri" w:hAnsi="Calibri" w:cs="Calibri"/>
                <w:sz w:val="18"/>
                <w:szCs w:val="18"/>
              </w:rPr>
            </w:pPr>
            <w:r w:rsidRPr="00057E16">
              <w:rPr>
                <w:rFonts w:ascii="Calibri" w:hAnsi="Calibri" w:cs="Calibri"/>
                <w:sz w:val="18"/>
                <w:szCs w:val="18"/>
              </w:rPr>
              <w:t>Task Templates and Care Plan Task Linkage</w:t>
            </w:r>
          </w:p>
        </w:tc>
        <w:tc>
          <w:tcPr>
            <w:tcW w:w="4570" w:type="dxa"/>
          </w:tcPr>
          <w:p w14:paraId="4B0AA5A2"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consumes published snapshots and linkage context.</w:t>
            </w:r>
          </w:p>
        </w:tc>
      </w:tr>
      <w:tr w:rsidR="00EE69A0" w:rsidRPr="00057E16" w14:paraId="7B6B3C3F" w14:textId="77777777" w:rsidTr="000F4CB0">
        <w:trPr>
          <w:jc w:val="center"/>
        </w:trPr>
        <w:tc>
          <w:tcPr>
            <w:tcW w:w="2512" w:type="dxa"/>
          </w:tcPr>
          <w:p w14:paraId="5C798601" w14:textId="77777777" w:rsidR="00EE69A0" w:rsidRPr="00057E16" w:rsidRDefault="00E455F5">
            <w:pPr>
              <w:rPr>
                <w:rFonts w:ascii="Calibri" w:hAnsi="Calibri" w:cs="Calibri"/>
                <w:sz w:val="18"/>
                <w:szCs w:val="18"/>
              </w:rPr>
            </w:pPr>
            <w:r w:rsidRPr="00057E16">
              <w:rPr>
                <w:rFonts w:ascii="Calibri" w:hAnsi="Calibri" w:cs="Calibri"/>
                <w:sz w:val="18"/>
                <w:szCs w:val="18"/>
              </w:rPr>
              <w:t>Care Plan Runtime</w:t>
            </w:r>
          </w:p>
        </w:tc>
        <w:tc>
          <w:tcPr>
            <w:tcW w:w="3502" w:type="dxa"/>
          </w:tcPr>
          <w:p w14:paraId="3D16CEB9" w14:textId="77777777" w:rsidR="00EE69A0" w:rsidRPr="00057E16" w:rsidRDefault="00E455F5">
            <w:pPr>
              <w:rPr>
                <w:rFonts w:ascii="Calibri" w:hAnsi="Calibri" w:cs="Calibri"/>
                <w:sz w:val="18"/>
                <w:szCs w:val="18"/>
              </w:rPr>
            </w:pPr>
            <w:r w:rsidRPr="00057E16">
              <w:rPr>
                <w:rFonts w:ascii="Calibri" w:hAnsi="Calibri" w:cs="Calibri"/>
                <w:sz w:val="18"/>
                <w:szCs w:val="18"/>
              </w:rPr>
              <w:t>CarePlanInstance lifecycle and stage transitions</w:t>
            </w:r>
          </w:p>
        </w:tc>
        <w:tc>
          <w:tcPr>
            <w:tcW w:w="4570" w:type="dxa"/>
          </w:tcPr>
          <w:p w14:paraId="2F055A70"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provides task readiness facts; Care Plan Runtime decides stage transition.</w:t>
            </w:r>
          </w:p>
        </w:tc>
      </w:tr>
      <w:tr w:rsidR="00EE69A0" w:rsidRPr="00057E16" w14:paraId="2AC60E5C" w14:textId="77777777" w:rsidTr="000F4CB0">
        <w:trPr>
          <w:jc w:val="center"/>
        </w:trPr>
        <w:tc>
          <w:tcPr>
            <w:tcW w:w="2512" w:type="dxa"/>
          </w:tcPr>
          <w:p w14:paraId="5BF33A9D" w14:textId="77777777" w:rsidR="00EE69A0" w:rsidRPr="00057E16" w:rsidRDefault="00E455F5">
            <w:pPr>
              <w:rPr>
                <w:rFonts w:ascii="Calibri" w:hAnsi="Calibri" w:cs="Calibri"/>
                <w:sz w:val="18"/>
                <w:szCs w:val="18"/>
              </w:rPr>
            </w:pPr>
            <w:r w:rsidRPr="00057E16">
              <w:rPr>
                <w:rFonts w:ascii="Calibri" w:hAnsi="Calibri" w:cs="Calibri"/>
                <w:sz w:val="18"/>
                <w:szCs w:val="18"/>
              </w:rPr>
              <w:t>Monitoring Runtime</w:t>
            </w:r>
          </w:p>
        </w:tc>
        <w:tc>
          <w:tcPr>
            <w:tcW w:w="3502" w:type="dxa"/>
          </w:tcPr>
          <w:p w14:paraId="1D1C914C" w14:textId="77777777" w:rsidR="00EE69A0" w:rsidRPr="00057E16" w:rsidRDefault="00E455F5">
            <w:pPr>
              <w:rPr>
                <w:rFonts w:ascii="Calibri" w:hAnsi="Calibri" w:cs="Calibri"/>
                <w:sz w:val="18"/>
                <w:szCs w:val="18"/>
              </w:rPr>
            </w:pPr>
            <w:r w:rsidRPr="00057E16">
              <w:rPr>
                <w:rFonts w:ascii="Calibri" w:hAnsi="Calibri" w:cs="Calibri"/>
                <w:sz w:val="18"/>
                <w:szCs w:val="18"/>
              </w:rPr>
              <w:t>Monitoring instances, windows, adherence, missed monitoring logic</w:t>
            </w:r>
          </w:p>
        </w:tc>
        <w:tc>
          <w:tcPr>
            <w:tcW w:w="4570" w:type="dxa"/>
          </w:tcPr>
          <w:p w14:paraId="6BFED88A" w14:textId="77777777" w:rsidR="00EE69A0" w:rsidRPr="00057E16" w:rsidRDefault="00E455F5">
            <w:pPr>
              <w:rPr>
                <w:rFonts w:ascii="Calibri" w:hAnsi="Calibri" w:cs="Calibri"/>
                <w:sz w:val="18"/>
                <w:szCs w:val="18"/>
              </w:rPr>
            </w:pPr>
            <w:r w:rsidRPr="00057E16">
              <w:rPr>
                <w:rFonts w:ascii="Calibri" w:hAnsi="Calibri" w:cs="Calibri"/>
                <w:sz w:val="18"/>
                <w:szCs w:val="18"/>
              </w:rPr>
              <w:t>Requests check-in/action tasks and remains owner of monitoring status.</w:t>
            </w:r>
          </w:p>
        </w:tc>
      </w:tr>
      <w:tr w:rsidR="00EE69A0" w:rsidRPr="00057E16" w14:paraId="05854F09" w14:textId="77777777" w:rsidTr="000F4CB0">
        <w:trPr>
          <w:jc w:val="center"/>
        </w:trPr>
        <w:tc>
          <w:tcPr>
            <w:tcW w:w="2512" w:type="dxa"/>
          </w:tcPr>
          <w:p w14:paraId="0B21AC60" w14:textId="77777777" w:rsidR="00EE69A0" w:rsidRPr="00057E16" w:rsidRDefault="00E455F5">
            <w:pPr>
              <w:rPr>
                <w:rFonts w:ascii="Calibri" w:hAnsi="Calibri" w:cs="Calibri"/>
                <w:sz w:val="18"/>
                <w:szCs w:val="18"/>
              </w:rPr>
            </w:pPr>
            <w:r w:rsidRPr="00057E16">
              <w:rPr>
                <w:rFonts w:ascii="Calibri" w:hAnsi="Calibri" w:cs="Calibri"/>
                <w:sz w:val="18"/>
                <w:szCs w:val="18"/>
              </w:rPr>
              <w:t>Document/Form Service</w:t>
            </w:r>
          </w:p>
        </w:tc>
        <w:tc>
          <w:tcPr>
            <w:tcW w:w="3502" w:type="dxa"/>
          </w:tcPr>
          <w:p w14:paraId="25DEA742" w14:textId="77777777" w:rsidR="00EE69A0" w:rsidRPr="00057E16" w:rsidRDefault="00E455F5">
            <w:pPr>
              <w:rPr>
                <w:rFonts w:ascii="Calibri" w:hAnsi="Calibri" w:cs="Calibri"/>
                <w:sz w:val="18"/>
                <w:szCs w:val="18"/>
              </w:rPr>
            </w:pPr>
            <w:r w:rsidRPr="00057E16">
              <w:rPr>
                <w:rFonts w:ascii="Calibri" w:hAnsi="Calibri" w:cs="Calibri"/>
                <w:sz w:val="18"/>
                <w:szCs w:val="18"/>
              </w:rPr>
              <w:t>Forms, document requests, submissions, completion</w:t>
            </w:r>
          </w:p>
        </w:tc>
        <w:tc>
          <w:tcPr>
            <w:tcW w:w="4570" w:type="dxa"/>
          </w:tcPr>
          <w:p w14:paraId="69C35448" w14:textId="77777777" w:rsidR="00EE69A0" w:rsidRPr="00057E16" w:rsidRDefault="00E455F5">
            <w:pPr>
              <w:rPr>
                <w:rFonts w:ascii="Calibri" w:hAnsi="Calibri" w:cs="Calibri"/>
                <w:sz w:val="18"/>
                <w:szCs w:val="18"/>
              </w:rPr>
            </w:pPr>
            <w:r w:rsidRPr="00057E16">
              <w:rPr>
                <w:rFonts w:ascii="Calibri" w:hAnsi="Calibri" w:cs="Calibri"/>
                <w:sz w:val="18"/>
                <w:szCs w:val="18"/>
              </w:rPr>
              <w:t>Sends completion events for linked tasks.</w:t>
            </w:r>
          </w:p>
        </w:tc>
      </w:tr>
      <w:tr w:rsidR="00EE69A0" w:rsidRPr="00057E16" w14:paraId="19D7DE21" w14:textId="77777777" w:rsidTr="000F4CB0">
        <w:trPr>
          <w:jc w:val="center"/>
        </w:trPr>
        <w:tc>
          <w:tcPr>
            <w:tcW w:w="2512" w:type="dxa"/>
          </w:tcPr>
          <w:p w14:paraId="6635CFEE" w14:textId="77777777" w:rsidR="00EE69A0" w:rsidRPr="00057E16" w:rsidRDefault="00E455F5">
            <w:pPr>
              <w:rPr>
                <w:rFonts w:ascii="Calibri" w:hAnsi="Calibri" w:cs="Calibri"/>
                <w:sz w:val="18"/>
                <w:szCs w:val="18"/>
              </w:rPr>
            </w:pPr>
            <w:r w:rsidRPr="00057E16">
              <w:rPr>
                <w:rFonts w:ascii="Calibri" w:hAnsi="Calibri" w:cs="Calibri"/>
                <w:sz w:val="18"/>
                <w:szCs w:val="18"/>
              </w:rPr>
              <w:t>Education/Learning Service</w:t>
            </w:r>
          </w:p>
        </w:tc>
        <w:tc>
          <w:tcPr>
            <w:tcW w:w="3502" w:type="dxa"/>
          </w:tcPr>
          <w:p w14:paraId="3976B820" w14:textId="77777777" w:rsidR="00EE69A0" w:rsidRPr="00057E16" w:rsidRDefault="00E455F5">
            <w:pPr>
              <w:rPr>
                <w:rFonts w:ascii="Calibri" w:hAnsi="Calibri" w:cs="Calibri"/>
                <w:sz w:val="18"/>
                <w:szCs w:val="18"/>
              </w:rPr>
            </w:pPr>
            <w:r w:rsidRPr="00057E16">
              <w:rPr>
                <w:rFonts w:ascii="Calibri" w:hAnsi="Calibri" w:cs="Calibri"/>
                <w:sz w:val="18"/>
                <w:szCs w:val="18"/>
              </w:rPr>
              <w:t>Content, assignments, progress, completion</w:t>
            </w:r>
          </w:p>
        </w:tc>
        <w:tc>
          <w:tcPr>
            <w:tcW w:w="4570" w:type="dxa"/>
          </w:tcPr>
          <w:p w14:paraId="1A827539" w14:textId="77777777" w:rsidR="00EE69A0" w:rsidRPr="00057E16" w:rsidRDefault="00E455F5">
            <w:pPr>
              <w:rPr>
                <w:rFonts w:ascii="Calibri" w:hAnsi="Calibri" w:cs="Calibri"/>
                <w:sz w:val="18"/>
                <w:szCs w:val="18"/>
              </w:rPr>
            </w:pPr>
            <w:r w:rsidRPr="00057E16">
              <w:rPr>
                <w:rFonts w:ascii="Calibri" w:hAnsi="Calibri" w:cs="Calibri"/>
                <w:sz w:val="18"/>
                <w:szCs w:val="18"/>
              </w:rPr>
              <w:t>Sends completion events for linked learning tasks.</w:t>
            </w:r>
          </w:p>
        </w:tc>
      </w:tr>
      <w:tr w:rsidR="00EE69A0" w:rsidRPr="00057E16" w14:paraId="1E3EC077" w14:textId="77777777" w:rsidTr="000F4CB0">
        <w:trPr>
          <w:jc w:val="center"/>
        </w:trPr>
        <w:tc>
          <w:tcPr>
            <w:tcW w:w="2512" w:type="dxa"/>
          </w:tcPr>
          <w:p w14:paraId="09716A57" w14:textId="77777777" w:rsidR="00EE69A0" w:rsidRPr="00057E16" w:rsidRDefault="00E455F5">
            <w:pPr>
              <w:rPr>
                <w:rFonts w:ascii="Calibri" w:hAnsi="Calibri" w:cs="Calibri"/>
                <w:sz w:val="18"/>
                <w:szCs w:val="18"/>
              </w:rPr>
            </w:pPr>
            <w:r w:rsidRPr="00057E16">
              <w:rPr>
                <w:rFonts w:ascii="Calibri" w:hAnsi="Calibri" w:cs="Calibri"/>
                <w:sz w:val="18"/>
                <w:szCs w:val="18"/>
              </w:rPr>
              <w:t>Device Setup / Link Flow</w:t>
            </w:r>
          </w:p>
        </w:tc>
        <w:tc>
          <w:tcPr>
            <w:tcW w:w="3502" w:type="dxa"/>
          </w:tcPr>
          <w:p w14:paraId="5F09309E" w14:textId="77777777" w:rsidR="00EE69A0" w:rsidRPr="00057E16" w:rsidRDefault="00E455F5">
            <w:pPr>
              <w:rPr>
                <w:rFonts w:ascii="Calibri" w:hAnsi="Calibri" w:cs="Calibri"/>
                <w:sz w:val="18"/>
                <w:szCs w:val="18"/>
              </w:rPr>
            </w:pPr>
            <w:r w:rsidRPr="00057E16">
              <w:rPr>
                <w:rFonts w:ascii="Calibri" w:hAnsi="Calibri" w:cs="Calibri"/>
                <w:sz w:val="18"/>
                <w:szCs w:val="18"/>
              </w:rPr>
              <w:t>Device pairing/setup workflow</w:t>
            </w:r>
          </w:p>
        </w:tc>
        <w:tc>
          <w:tcPr>
            <w:tcW w:w="4570" w:type="dxa"/>
          </w:tcPr>
          <w:p w14:paraId="7E9B1342" w14:textId="77777777" w:rsidR="00EE69A0" w:rsidRPr="00057E16" w:rsidRDefault="00E455F5">
            <w:pPr>
              <w:rPr>
                <w:rFonts w:ascii="Calibri" w:hAnsi="Calibri" w:cs="Calibri"/>
                <w:sz w:val="18"/>
                <w:szCs w:val="18"/>
              </w:rPr>
            </w:pPr>
            <w:r w:rsidRPr="00057E16">
              <w:rPr>
                <w:rFonts w:ascii="Calibri" w:hAnsi="Calibri" w:cs="Calibri"/>
                <w:sz w:val="18"/>
                <w:szCs w:val="18"/>
              </w:rPr>
              <w:t>Sends setup-completed events where linked.</w:t>
            </w:r>
          </w:p>
        </w:tc>
      </w:tr>
      <w:tr w:rsidR="00EE69A0" w:rsidRPr="00057E16" w14:paraId="2E3F637D" w14:textId="77777777" w:rsidTr="000F4CB0">
        <w:trPr>
          <w:jc w:val="center"/>
        </w:trPr>
        <w:tc>
          <w:tcPr>
            <w:tcW w:w="2512" w:type="dxa"/>
          </w:tcPr>
          <w:p w14:paraId="686A67E0" w14:textId="77777777" w:rsidR="00EE69A0" w:rsidRPr="00057E16" w:rsidRDefault="00E455F5">
            <w:pPr>
              <w:rPr>
                <w:rFonts w:ascii="Calibri" w:hAnsi="Calibri" w:cs="Calibri"/>
                <w:sz w:val="18"/>
                <w:szCs w:val="18"/>
              </w:rPr>
            </w:pPr>
            <w:r w:rsidRPr="00057E16">
              <w:rPr>
                <w:rFonts w:ascii="Calibri" w:hAnsi="Calibri" w:cs="Calibri"/>
                <w:sz w:val="18"/>
                <w:szCs w:val="18"/>
              </w:rPr>
              <w:t>Symptom Runtime</w:t>
            </w:r>
          </w:p>
        </w:tc>
        <w:tc>
          <w:tcPr>
            <w:tcW w:w="3502" w:type="dxa"/>
          </w:tcPr>
          <w:p w14:paraId="551FE3A0" w14:textId="77777777" w:rsidR="00EE69A0" w:rsidRPr="00057E16" w:rsidRDefault="00E455F5">
            <w:pPr>
              <w:rPr>
                <w:rFonts w:ascii="Calibri" w:hAnsi="Calibri" w:cs="Calibri"/>
                <w:sz w:val="18"/>
                <w:szCs w:val="18"/>
              </w:rPr>
            </w:pPr>
            <w:r w:rsidRPr="00057E16">
              <w:rPr>
                <w:rFonts w:ascii="Calibri" w:hAnsi="Calibri" w:cs="Calibri"/>
                <w:sz w:val="18"/>
                <w:szCs w:val="18"/>
              </w:rPr>
              <w:t>Symptom form execution and submissions</w:t>
            </w:r>
          </w:p>
        </w:tc>
        <w:tc>
          <w:tcPr>
            <w:tcW w:w="4570" w:type="dxa"/>
          </w:tcPr>
          <w:p w14:paraId="436C5681" w14:textId="77777777" w:rsidR="00EE69A0" w:rsidRPr="00057E16" w:rsidRDefault="00E455F5">
            <w:pPr>
              <w:rPr>
                <w:rFonts w:ascii="Calibri" w:hAnsi="Calibri" w:cs="Calibri"/>
                <w:sz w:val="18"/>
                <w:szCs w:val="18"/>
              </w:rPr>
            </w:pPr>
            <w:r w:rsidRPr="00057E16">
              <w:rPr>
                <w:rFonts w:ascii="Calibri" w:hAnsi="Calibri" w:cs="Calibri"/>
                <w:sz w:val="18"/>
                <w:szCs w:val="18"/>
              </w:rPr>
              <w:t>May complete symptom check-in tasks or provide symptom source reference.</w:t>
            </w:r>
          </w:p>
        </w:tc>
      </w:tr>
      <w:tr w:rsidR="000F4CB0" w:rsidRPr="00057E16" w14:paraId="0810FF45" w14:textId="77777777" w:rsidTr="000F4CB0">
        <w:trPr>
          <w:jc w:val="center"/>
        </w:trPr>
        <w:tc>
          <w:tcPr>
            <w:tcW w:w="2512" w:type="dxa"/>
          </w:tcPr>
          <w:p w14:paraId="50D876F8" w14:textId="77777777" w:rsidR="000F4CB0" w:rsidRPr="00057E16" w:rsidRDefault="000F4CB0" w:rsidP="000F4CB0">
            <w:pPr>
              <w:rPr>
                <w:rFonts w:ascii="Calibri" w:hAnsi="Calibri" w:cs="Calibri"/>
                <w:sz w:val="18"/>
                <w:szCs w:val="18"/>
              </w:rPr>
            </w:pPr>
            <w:r w:rsidRPr="00057E16">
              <w:rPr>
                <w:rFonts w:ascii="Calibri" w:hAnsi="Calibri" w:cs="Calibri"/>
                <w:sz w:val="18"/>
                <w:szCs w:val="18"/>
              </w:rPr>
              <w:t>Scheduler/Notification</w:t>
            </w:r>
          </w:p>
        </w:tc>
        <w:tc>
          <w:tcPr>
            <w:tcW w:w="3502" w:type="dxa"/>
          </w:tcPr>
          <w:p w14:paraId="1B58E9A7" w14:textId="77777777" w:rsidR="000F4CB0" w:rsidRPr="00057E16" w:rsidRDefault="000F4CB0" w:rsidP="000F4CB0">
            <w:pPr>
              <w:rPr>
                <w:rFonts w:ascii="Calibri" w:hAnsi="Calibri" w:cs="Calibri"/>
                <w:sz w:val="18"/>
                <w:szCs w:val="18"/>
              </w:rPr>
            </w:pPr>
            <w:r w:rsidRPr="00057E16">
              <w:rPr>
                <w:rFonts w:ascii="Calibri" w:hAnsi="Calibri" w:cs="Calibri"/>
                <w:sz w:val="18"/>
                <w:szCs w:val="18"/>
              </w:rPr>
              <w:t>Reminder jobs, delivery, suppression, retries, outcomes</w:t>
            </w:r>
          </w:p>
        </w:tc>
        <w:tc>
          <w:tcPr>
            <w:tcW w:w="4570" w:type="dxa"/>
          </w:tcPr>
          <w:p w14:paraId="3D08722D" w14:textId="700B24EE" w:rsidR="000F4CB0" w:rsidRPr="00057E16" w:rsidRDefault="000F4CB0" w:rsidP="000F4CB0">
            <w:pPr>
              <w:rPr>
                <w:rFonts w:ascii="Calibri" w:hAnsi="Calibri" w:cs="Calibri"/>
                <w:sz w:val="18"/>
                <w:szCs w:val="18"/>
              </w:rPr>
            </w:pPr>
            <w:r w:rsidRPr="00057E16">
              <w:rPr>
                <w:rFonts w:ascii="Calibri" w:eastAsia="Arial" w:hAnsi="Calibri" w:cs="Calibri"/>
                <w:sz w:val="18"/>
                <w:szCs w:val="18"/>
              </w:rPr>
              <w:t>Runtime Task may complete a symptom check-in task from symptom submission event.</w:t>
            </w:r>
          </w:p>
        </w:tc>
      </w:tr>
      <w:tr w:rsidR="00EE69A0" w:rsidRPr="00057E16" w14:paraId="69979891" w14:textId="77777777" w:rsidTr="000F4CB0">
        <w:trPr>
          <w:jc w:val="center"/>
        </w:trPr>
        <w:tc>
          <w:tcPr>
            <w:tcW w:w="2512" w:type="dxa"/>
          </w:tcPr>
          <w:p w14:paraId="0F1DA228" w14:textId="77777777" w:rsidR="00EE69A0" w:rsidRPr="00057E16" w:rsidRDefault="00E455F5">
            <w:pPr>
              <w:rPr>
                <w:rFonts w:ascii="Calibri" w:hAnsi="Calibri" w:cs="Calibri"/>
                <w:sz w:val="18"/>
                <w:szCs w:val="18"/>
              </w:rPr>
            </w:pPr>
            <w:r w:rsidRPr="00057E16">
              <w:rPr>
                <w:rFonts w:ascii="Calibri" w:hAnsi="Calibri" w:cs="Calibri"/>
                <w:sz w:val="18"/>
                <w:szCs w:val="18"/>
              </w:rPr>
              <w:t>Runtime Task</w:t>
            </w:r>
          </w:p>
        </w:tc>
        <w:tc>
          <w:tcPr>
            <w:tcW w:w="3502" w:type="dxa"/>
          </w:tcPr>
          <w:p w14:paraId="7EE292D2" w14:textId="77777777" w:rsidR="00EE69A0" w:rsidRPr="00057E16" w:rsidRDefault="00E455F5">
            <w:pPr>
              <w:rPr>
                <w:rFonts w:ascii="Calibri" w:hAnsi="Calibri" w:cs="Calibri"/>
                <w:sz w:val="18"/>
                <w:szCs w:val="18"/>
              </w:rPr>
            </w:pPr>
            <w:r w:rsidRPr="00057E16">
              <w:rPr>
                <w:rFonts w:ascii="Calibri" w:hAnsi="Calibri" w:cs="Calibri"/>
                <w:sz w:val="18"/>
                <w:szCs w:val="18"/>
              </w:rPr>
              <w:t>Task-side runtime state, surface, reminder references, completion evidence, history, audit</w:t>
            </w:r>
          </w:p>
        </w:tc>
        <w:tc>
          <w:tcPr>
            <w:tcW w:w="4570" w:type="dxa"/>
          </w:tcPr>
          <w:p w14:paraId="55278EA1" w14:textId="77777777" w:rsidR="00EE69A0" w:rsidRPr="00057E16" w:rsidRDefault="00E455F5">
            <w:pPr>
              <w:rPr>
                <w:rFonts w:ascii="Calibri" w:hAnsi="Calibri" w:cs="Calibri"/>
                <w:sz w:val="18"/>
                <w:szCs w:val="18"/>
              </w:rPr>
            </w:pPr>
            <w:r w:rsidRPr="00057E16">
              <w:rPr>
                <w:rFonts w:ascii="Calibri" w:hAnsi="Calibri" w:cs="Calibri"/>
                <w:sz w:val="18"/>
                <w:szCs w:val="18"/>
              </w:rPr>
              <w:t>Does not own source-domain records.</w:t>
            </w:r>
          </w:p>
        </w:tc>
      </w:tr>
    </w:tbl>
    <w:p w14:paraId="77C4E9F5" w14:textId="77777777" w:rsidR="00EE69A0" w:rsidRPr="00057E16" w:rsidRDefault="00EE69A0">
      <w:pPr>
        <w:rPr>
          <w:rFonts w:ascii="Calibri" w:hAnsi="Calibri" w:cs="Calibri"/>
          <w:sz w:val="18"/>
          <w:szCs w:val="18"/>
        </w:rPr>
      </w:pPr>
    </w:p>
    <w:p w14:paraId="585062CC" w14:textId="13187659" w:rsidR="00EE69A0" w:rsidRPr="009A72D1" w:rsidRDefault="00E455F5" w:rsidP="004C349E">
      <w:pPr>
        <w:pStyle w:val="Heading1"/>
        <w:numPr>
          <w:ilvl w:val="0"/>
          <w:numId w:val="12"/>
        </w:numPr>
        <w:rPr>
          <w:rFonts w:ascii="Calibri" w:hAnsi="Calibri" w:cs="Calibri"/>
          <w:sz w:val="24"/>
          <w:szCs w:val="24"/>
        </w:rPr>
      </w:pPr>
      <w:r w:rsidRPr="004C349E">
        <w:rPr>
          <w:rFonts w:ascii="Calibri" w:hAnsi="Calibri" w:cs="Calibri"/>
          <w:sz w:val="24"/>
          <w:szCs w:val="24"/>
        </w:rPr>
        <w:t xml:space="preserve"> </w:t>
      </w:r>
      <w:r w:rsidRPr="009A72D1">
        <w:rPr>
          <w:rFonts w:ascii="Calibri" w:hAnsi="Calibri" w:cs="Calibri"/>
          <w:sz w:val="24"/>
          <w:szCs w:val="24"/>
        </w:rPr>
        <w:t>Runtime Task Behavior Model</w:t>
      </w:r>
    </w:p>
    <w:p w14:paraId="1EEB239F" w14:textId="2C80EEB4"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Core Terms</w:t>
      </w:r>
    </w:p>
    <w:p w14:paraId="500979C6" w14:textId="77777777" w:rsidR="009A72D1" w:rsidRPr="009A72D1" w:rsidRDefault="009A72D1" w:rsidP="009A72D1"/>
    <w:tbl>
      <w:tblPr>
        <w:tblStyle w:val="TableGrid"/>
        <w:tblW w:w="0" w:type="auto"/>
        <w:jc w:val="center"/>
        <w:tblLook w:val="04A0" w:firstRow="1" w:lastRow="0" w:firstColumn="1" w:lastColumn="0" w:noHBand="0" w:noVBand="1"/>
      </w:tblPr>
      <w:tblGrid>
        <w:gridCol w:w="2880"/>
        <w:gridCol w:w="7632"/>
      </w:tblGrid>
      <w:tr w:rsidR="00EE69A0" w:rsidRPr="00057E16" w14:paraId="72BF41A4" w14:textId="77777777">
        <w:trPr>
          <w:jc w:val="center"/>
        </w:trPr>
        <w:tc>
          <w:tcPr>
            <w:tcW w:w="2880" w:type="dxa"/>
            <w:shd w:val="clear" w:color="auto" w:fill="D9EAF7"/>
            <w:vAlign w:val="center"/>
          </w:tcPr>
          <w:p w14:paraId="3DC259BD" w14:textId="77777777" w:rsidR="00EE69A0" w:rsidRPr="00057E16" w:rsidRDefault="00E455F5">
            <w:pPr>
              <w:rPr>
                <w:rFonts w:ascii="Calibri" w:hAnsi="Calibri" w:cs="Calibri"/>
                <w:sz w:val="18"/>
                <w:szCs w:val="18"/>
              </w:rPr>
            </w:pPr>
            <w:r w:rsidRPr="00057E16">
              <w:rPr>
                <w:rFonts w:ascii="Calibri" w:hAnsi="Calibri" w:cs="Calibri"/>
                <w:b/>
                <w:sz w:val="18"/>
                <w:szCs w:val="18"/>
              </w:rPr>
              <w:t>Term</w:t>
            </w:r>
          </w:p>
        </w:tc>
        <w:tc>
          <w:tcPr>
            <w:tcW w:w="7632" w:type="dxa"/>
            <w:shd w:val="clear" w:color="auto" w:fill="D9EAF7"/>
            <w:vAlign w:val="center"/>
          </w:tcPr>
          <w:p w14:paraId="63F96C5E" w14:textId="77777777" w:rsidR="00EE69A0" w:rsidRPr="00057E16" w:rsidRDefault="00E455F5">
            <w:pPr>
              <w:rPr>
                <w:rFonts w:ascii="Calibri" w:hAnsi="Calibri" w:cs="Calibri"/>
                <w:sz w:val="18"/>
                <w:szCs w:val="18"/>
              </w:rPr>
            </w:pPr>
            <w:r w:rsidRPr="00057E16">
              <w:rPr>
                <w:rFonts w:ascii="Calibri" w:hAnsi="Calibri" w:cs="Calibri"/>
                <w:b/>
                <w:sz w:val="18"/>
                <w:szCs w:val="18"/>
              </w:rPr>
              <w:t>Meaning</w:t>
            </w:r>
          </w:p>
        </w:tc>
      </w:tr>
      <w:tr w:rsidR="00EE69A0" w:rsidRPr="00057E16" w14:paraId="44F72A03" w14:textId="77777777">
        <w:trPr>
          <w:jc w:val="center"/>
        </w:trPr>
        <w:tc>
          <w:tcPr>
            <w:tcW w:w="2880" w:type="dxa"/>
          </w:tcPr>
          <w:p w14:paraId="2E461535" w14:textId="77777777" w:rsidR="00EE69A0" w:rsidRPr="00057E16" w:rsidRDefault="00E455F5">
            <w:pPr>
              <w:rPr>
                <w:rFonts w:ascii="Calibri" w:hAnsi="Calibri" w:cs="Calibri"/>
                <w:sz w:val="18"/>
                <w:szCs w:val="18"/>
              </w:rPr>
            </w:pPr>
            <w:r w:rsidRPr="00057E16">
              <w:rPr>
                <w:rFonts w:ascii="Calibri" w:hAnsi="Calibri" w:cs="Calibri"/>
                <w:sz w:val="18"/>
                <w:szCs w:val="18"/>
              </w:rPr>
              <w:t>RuntimeTaskSource</w:t>
            </w:r>
          </w:p>
        </w:tc>
        <w:tc>
          <w:tcPr>
            <w:tcW w:w="7632" w:type="dxa"/>
          </w:tcPr>
          <w:p w14:paraId="51A869FF" w14:textId="77777777" w:rsidR="00EE69A0" w:rsidRPr="00057E16" w:rsidRDefault="00E455F5">
            <w:pPr>
              <w:rPr>
                <w:rFonts w:ascii="Calibri" w:hAnsi="Calibri" w:cs="Calibri"/>
                <w:sz w:val="18"/>
                <w:szCs w:val="18"/>
              </w:rPr>
            </w:pPr>
            <w:r w:rsidRPr="00057E16">
              <w:rPr>
                <w:rFonts w:ascii="Calibri" w:hAnsi="Calibri" w:cs="Calibri"/>
                <w:sz w:val="18"/>
                <w:szCs w:val="18"/>
              </w:rPr>
              <w:t>Where the runtime task came from: CarePlanTaskLinkage, MonitoringRuntime, ServiceFlowRuntime, or ManualSystem.</w:t>
            </w:r>
          </w:p>
        </w:tc>
      </w:tr>
      <w:tr w:rsidR="00EE69A0" w:rsidRPr="00057E16" w14:paraId="23BAA7F6" w14:textId="77777777">
        <w:trPr>
          <w:jc w:val="center"/>
        </w:trPr>
        <w:tc>
          <w:tcPr>
            <w:tcW w:w="2880" w:type="dxa"/>
          </w:tcPr>
          <w:p w14:paraId="59138EC7" w14:textId="77777777" w:rsidR="00EE69A0" w:rsidRPr="00057E16" w:rsidRDefault="00E455F5">
            <w:pPr>
              <w:rPr>
                <w:rFonts w:ascii="Calibri" w:hAnsi="Calibri" w:cs="Calibri"/>
                <w:sz w:val="18"/>
                <w:szCs w:val="18"/>
              </w:rPr>
            </w:pPr>
            <w:r w:rsidRPr="00057E16">
              <w:rPr>
                <w:rFonts w:ascii="Calibri" w:hAnsi="Calibri" w:cs="Calibri"/>
                <w:sz w:val="18"/>
                <w:szCs w:val="18"/>
              </w:rPr>
              <w:lastRenderedPageBreak/>
              <w:t>TaskBehaviorCode</w:t>
            </w:r>
          </w:p>
        </w:tc>
        <w:tc>
          <w:tcPr>
            <w:tcW w:w="7632" w:type="dxa"/>
          </w:tcPr>
          <w:p w14:paraId="5E595264" w14:textId="77777777" w:rsidR="00EE69A0" w:rsidRPr="00057E16" w:rsidRDefault="00E455F5">
            <w:pPr>
              <w:rPr>
                <w:rFonts w:ascii="Calibri" w:hAnsi="Calibri" w:cs="Calibri"/>
                <w:sz w:val="18"/>
                <w:szCs w:val="18"/>
              </w:rPr>
            </w:pPr>
            <w:r w:rsidRPr="00057E16">
              <w:rPr>
                <w:rFonts w:ascii="Calibri" w:hAnsi="Calibri" w:cs="Calibri"/>
                <w:sz w:val="18"/>
                <w:szCs w:val="18"/>
              </w:rPr>
              <w:t>What the system should do when the task is opened or completed. Drives route, source service, and completion behavior.</w:t>
            </w:r>
          </w:p>
        </w:tc>
      </w:tr>
      <w:tr w:rsidR="00EE69A0" w:rsidRPr="00057E16" w14:paraId="34658987" w14:textId="77777777">
        <w:trPr>
          <w:jc w:val="center"/>
        </w:trPr>
        <w:tc>
          <w:tcPr>
            <w:tcW w:w="2880" w:type="dxa"/>
          </w:tcPr>
          <w:p w14:paraId="4ACA55D8" w14:textId="77777777" w:rsidR="00EE69A0" w:rsidRPr="00057E16" w:rsidRDefault="00E455F5">
            <w:pPr>
              <w:rPr>
                <w:rFonts w:ascii="Calibri" w:hAnsi="Calibri" w:cs="Calibri"/>
                <w:sz w:val="18"/>
                <w:szCs w:val="18"/>
              </w:rPr>
            </w:pPr>
            <w:r w:rsidRPr="00057E16">
              <w:rPr>
                <w:rFonts w:ascii="Calibri" w:hAnsi="Calibri" w:cs="Calibri"/>
                <w:sz w:val="18"/>
                <w:szCs w:val="18"/>
              </w:rPr>
              <w:t>TaskDisplayGroup</w:t>
            </w:r>
          </w:p>
        </w:tc>
        <w:tc>
          <w:tcPr>
            <w:tcW w:w="7632" w:type="dxa"/>
          </w:tcPr>
          <w:p w14:paraId="4F4C1244" w14:textId="77777777" w:rsidR="00EE69A0" w:rsidRPr="00057E16" w:rsidRDefault="00E455F5">
            <w:pPr>
              <w:rPr>
                <w:rFonts w:ascii="Calibri" w:hAnsi="Calibri" w:cs="Calibri"/>
                <w:sz w:val="18"/>
                <w:szCs w:val="18"/>
              </w:rPr>
            </w:pPr>
            <w:r w:rsidRPr="00057E16">
              <w:rPr>
                <w:rFonts w:ascii="Calibri" w:hAnsi="Calibri" w:cs="Calibri"/>
                <w:sz w:val="18"/>
                <w:szCs w:val="18"/>
              </w:rPr>
              <w:t>How mobile/portal groups the item: Action, Learning, CheckIn, StaffTask. Derived from TaskBehaviorCode or provided by trusted source request.</w:t>
            </w:r>
          </w:p>
        </w:tc>
      </w:tr>
      <w:tr w:rsidR="00EE69A0" w:rsidRPr="00057E16" w14:paraId="45F4AC82" w14:textId="77777777">
        <w:trPr>
          <w:jc w:val="center"/>
        </w:trPr>
        <w:tc>
          <w:tcPr>
            <w:tcW w:w="2880" w:type="dxa"/>
          </w:tcPr>
          <w:p w14:paraId="3659DD2E" w14:textId="77777777" w:rsidR="00EE69A0" w:rsidRPr="00057E16" w:rsidRDefault="00E455F5">
            <w:pPr>
              <w:rPr>
                <w:rFonts w:ascii="Calibri" w:hAnsi="Calibri" w:cs="Calibri"/>
                <w:sz w:val="18"/>
                <w:szCs w:val="18"/>
              </w:rPr>
            </w:pPr>
            <w:r w:rsidRPr="00057E16">
              <w:rPr>
                <w:rFonts w:ascii="Calibri" w:hAnsi="Calibri" w:cs="Calibri"/>
                <w:sz w:val="18"/>
                <w:szCs w:val="18"/>
              </w:rPr>
              <w:t>ActionTargetID</w:t>
            </w:r>
          </w:p>
        </w:tc>
        <w:tc>
          <w:tcPr>
            <w:tcW w:w="7632" w:type="dxa"/>
          </w:tcPr>
          <w:p w14:paraId="3086FF16" w14:textId="77777777" w:rsidR="00EE69A0" w:rsidRPr="00057E16" w:rsidRDefault="00E455F5">
            <w:pPr>
              <w:rPr>
                <w:rFonts w:ascii="Calibri" w:hAnsi="Calibri" w:cs="Calibri"/>
                <w:sz w:val="18"/>
                <w:szCs w:val="18"/>
              </w:rPr>
            </w:pPr>
            <w:r w:rsidRPr="00057E16">
              <w:rPr>
                <w:rFonts w:ascii="Calibri" w:hAnsi="Calibri" w:cs="Calibri"/>
                <w:sz w:val="18"/>
                <w:szCs w:val="18"/>
              </w:rPr>
              <w:t>Design-time target object, such as form ID, education content ID, upload config, or device setup flow ID. Comes from Task Template where applicable.</w:t>
            </w:r>
          </w:p>
        </w:tc>
      </w:tr>
      <w:tr w:rsidR="00EE69A0" w:rsidRPr="00057E16" w14:paraId="15BC231E" w14:textId="77777777">
        <w:trPr>
          <w:jc w:val="center"/>
        </w:trPr>
        <w:tc>
          <w:tcPr>
            <w:tcW w:w="2880" w:type="dxa"/>
          </w:tcPr>
          <w:p w14:paraId="568AD5EF" w14:textId="77777777" w:rsidR="00EE69A0" w:rsidRPr="00057E16" w:rsidRDefault="00E455F5">
            <w:pPr>
              <w:rPr>
                <w:rFonts w:ascii="Calibri" w:hAnsi="Calibri" w:cs="Calibri"/>
                <w:sz w:val="18"/>
                <w:szCs w:val="18"/>
              </w:rPr>
            </w:pPr>
            <w:r w:rsidRPr="00057E16">
              <w:rPr>
                <w:rFonts w:ascii="Calibri" w:hAnsi="Calibri" w:cs="Calibri"/>
                <w:sz w:val="18"/>
                <w:szCs w:val="18"/>
              </w:rPr>
              <w:t>CompletionSourceReferenceID</w:t>
            </w:r>
          </w:p>
        </w:tc>
        <w:tc>
          <w:tcPr>
            <w:tcW w:w="7632" w:type="dxa"/>
          </w:tcPr>
          <w:p w14:paraId="273E2271" w14:textId="77777777" w:rsidR="00EE69A0" w:rsidRPr="00057E16" w:rsidRDefault="00E455F5">
            <w:pPr>
              <w:rPr>
                <w:rFonts w:ascii="Calibri" w:hAnsi="Calibri" w:cs="Calibri"/>
                <w:sz w:val="18"/>
                <w:szCs w:val="18"/>
              </w:rPr>
            </w:pPr>
            <w:r w:rsidRPr="00057E16">
              <w:rPr>
                <w:rFonts w:ascii="Calibri" w:hAnsi="Calibri" w:cs="Calibri"/>
                <w:sz w:val="18"/>
                <w:szCs w:val="18"/>
              </w:rPr>
              <w:t>Runtime/source object that completes the task, such as DocumentRequestID, LearningAssignmentID, DeviceSetupRequestID, MonitoringInstanceID, or RuntimeSymptomInstanceID.</w:t>
            </w:r>
          </w:p>
        </w:tc>
      </w:tr>
      <w:tr w:rsidR="00EE69A0" w:rsidRPr="00057E16" w14:paraId="39ECFAAA" w14:textId="77777777">
        <w:trPr>
          <w:jc w:val="center"/>
        </w:trPr>
        <w:tc>
          <w:tcPr>
            <w:tcW w:w="2880" w:type="dxa"/>
          </w:tcPr>
          <w:p w14:paraId="6D9BF61C" w14:textId="77777777" w:rsidR="00EE69A0" w:rsidRPr="00057E16" w:rsidRDefault="00E455F5">
            <w:pPr>
              <w:rPr>
                <w:rFonts w:ascii="Calibri" w:hAnsi="Calibri" w:cs="Calibri"/>
                <w:sz w:val="18"/>
                <w:szCs w:val="18"/>
              </w:rPr>
            </w:pPr>
            <w:r w:rsidRPr="00057E16">
              <w:rPr>
                <w:rFonts w:ascii="Calibri" w:hAnsi="Calibri" w:cs="Calibri"/>
                <w:sz w:val="18"/>
                <w:szCs w:val="18"/>
              </w:rPr>
              <w:t>CurrentState</w:t>
            </w:r>
          </w:p>
        </w:tc>
        <w:tc>
          <w:tcPr>
            <w:tcW w:w="7632" w:type="dxa"/>
          </w:tcPr>
          <w:p w14:paraId="133D8391" w14:textId="77777777" w:rsidR="00EE69A0" w:rsidRPr="00057E16" w:rsidRDefault="00E455F5">
            <w:pPr>
              <w:rPr>
                <w:rFonts w:ascii="Calibri" w:hAnsi="Calibri" w:cs="Calibri"/>
                <w:sz w:val="18"/>
                <w:szCs w:val="18"/>
              </w:rPr>
            </w:pPr>
            <w:r w:rsidRPr="00057E16">
              <w:rPr>
                <w:rFonts w:ascii="Calibri" w:hAnsi="Calibri" w:cs="Calibri"/>
                <w:sz w:val="18"/>
                <w:szCs w:val="18"/>
              </w:rPr>
              <w:t>Task lifecycle state: Scheduled, Active, Completed, Missed, Dismissed, Cancelled.</w:t>
            </w:r>
          </w:p>
        </w:tc>
      </w:tr>
      <w:tr w:rsidR="00EE69A0" w:rsidRPr="00057E16" w14:paraId="693DF0F9" w14:textId="77777777">
        <w:trPr>
          <w:jc w:val="center"/>
        </w:trPr>
        <w:tc>
          <w:tcPr>
            <w:tcW w:w="2880" w:type="dxa"/>
          </w:tcPr>
          <w:p w14:paraId="53590CF2" w14:textId="77777777" w:rsidR="00EE69A0" w:rsidRPr="00057E16" w:rsidRDefault="00E455F5">
            <w:pPr>
              <w:rPr>
                <w:rFonts w:ascii="Calibri" w:hAnsi="Calibri" w:cs="Calibri"/>
                <w:sz w:val="18"/>
                <w:szCs w:val="18"/>
              </w:rPr>
            </w:pPr>
            <w:r w:rsidRPr="00057E16">
              <w:rPr>
                <w:rFonts w:ascii="Calibri" w:hAnsi="Calibri" w:cs="Calibri"/>
                <w:sz w:val="18"/>
                <w:szCs w:val="18"/>
              </w:rPr>
              <w:t>SurfaceSection</w:t>
            </w:r>
          </w:p>
        </w:tc>
        <w:tc>
          <w:tcPr>
            <w:tcW w:w="7632" w:type="dxa"/>
          </w:tcPr>
          <w:p w14:paraId="1A527ACE" w14:textId="77777777" w:rsidR="00EE69A0" w:rsidRPr="0055306D" w:rsidRDefault="00E455F5">
            <w:pPr>
              <w:rPr>
                <w:rFonts w:ascii="Calibri" w:hAnsi="Calibri" w:cs="Calibri"/>
                <w:color w:val="EE0000"/>
                <w:sz w:val="18"/>
                <w:szCs w:val="18"/>
              </w:rPr>
            </w:pPr>
            <w:r w:rsidRPr="0055306D">
              <w:rPr>
                <w:rFonts w:ascii="Calibri" w:hAnsi="Calibri" w:cs="Calibri"/>
                <w:color w:val="EE0000"/>
                <w:sz w:val="18"/>
                <w:szCs w:val="18"/>
              </w:rPr>
              <w:t>Where the task appears in UI: Today, Upcoming, NeedsAttention, History, or CarePlanChecklist. Derived by Runtime Task/BFF rules.</w:t>
            </w:r>
          </w:p>
        </w:tc>
      </w:tr>
    </w:tbl>
    <w:p w14:paraId="08526CE2" w14:textId="77777777" w:rsidR="00EE69A0" w:rsidRPr="00057E16" w:rsidRDefault="00EE69A0">
      <w:pPr>
        <w:rPr>
          <w:rFonts w:ascii="Calibri" w:hAnsi="Calibri" w:cs="Calibri"/>
          <w:sz w:val="18"/>
          <w:szCs w:val="18"/>
        </w:rPr>
      </w:pPr>
    </w:p>
    <w:p w14:paraId="5D27C735" w14:textId="7B446CE2"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Behavior Catalog and Landing Rules</w:t>
      </w:r>
    </w:p>
    <w:p w14:paraId="7B29523A" w14:textId="77777777" w:rsidR="009A72D1" w:rsidRPr="009A72D1" w:rsidRDefault="009A72D1" w:rsidP="009A72D1"/>
    <w:tbl>
      <w:tblPr>
        <w:tblStyle w:val="TableGrid"/>
        <w:tblW w:w="0" w:type="auto"/>
        <w:jc w:val="center"/>
        <w:tblLook w:val="04A0" w:firstRow="1" w:lastRow="0" w:firstColumn="1" w:lastColumn="0" w:noHBand="0" w:noVBand="1"/>
      </w:tblPr>
      <w:tblGrid>
        <w:gridCol w:w="2579"/>
        <w:gridCol w:w="2009"/>
        <w:gridCol w:w="2998"/>
        <w:gridCol w:w="2998"/>
      </w:tblGrid>
      <w:tr w:rsidR="00EE69A0" w:rsidRPr="00057E16" w14:paraId="1AD1BFFA" w14:textId="77777777">
        <w:trPr>
          <w:jc w:val="center"/>
        </w:trPr>
        <w:tc>
          <w:tcPr>
            <w:tcW w:w="2592" w:type="dxa"/>
            <w:shd w:val="clear" w:color="auto" w:fill="D9EAF7"/>
            <w:vAlign w:val="center"/>
          </w:tcPr>
          <w:p w14:paraId="5A12236E" w14:textId="77777777" w:rsidR="00EE69A0" w:rsidRPr="00057E16" w:rsidRDefault="00E455F5">
            <w:pPr>
              <w:rPr>
                <w:rFonts w:ascii="Calibri" w:hAnsi="Calibri" w:cs="Calibri"/>
                <w:sz w:val="18"/>
                <w:szCs w:val="18"/>
              </w:rPr>
            </w:pPr>
            <w:r w:rsidRPr="00057E16">
              <w:rPr>
                <w:rFonts w:ascii="Calibri" w:hAnsi="Calibri" w:cs="Calibri"/>
                <w:b/>
                <w:sz w:val="18"/>
                <w:szCs w:val="18"/>
              </w:rPr>
              <w:t>TaskBehaviorCode</w:t>
            </w:r>
          </w:p>
        </w:tc>
        <w:tc>
          <w:tcPr>
            <w:tcW w:w="2016" w:type="dxa"/>
            <w:shd w:val="clear" w:color="auto" w:fill="D9EAF7"/>
            <w:vAlign w:val="center"/>
          </w:tcPr>
          <w:p w14:paraId="04E61160" w14:textId="77777777" w:rsidR="00EE69A0" w:rsidRPr="00057E16" w:rsidRDefault="00E455F5">
            <w:pPr>
              <w:rPr>
                <w:rFonts w:ascii="Calibri" w:hAnsi="Calibri" w:cs="Calibri"/>
                <w:sz w:val="18"/>
                <w:szCs w:val="18"/>
              </w:rPr>
            </w:pPr>
            <w:r w:rsidRPr="00057E16">
              <w:rPr>
                <w:rFonts w:ascii="Calibri" w:hAnsi="Calibri" w:cs="Calibri"/>
                <w:b/>
                <w:sz w:val="18"/>
                <w:szCs w:val="18"/>
              </w:rPr>
              <w:t>TaskDisplayGroup</w:t>
            </w:r>
          </w:p>
        </w:tc>
        <w:tc>
          <w:tcPr>
            <w:tcW w:w="3024" w:type="dxa"/>
            <w:shd w:val="clear" w:color="auto" w:fill="D9EAF7"/>
            <w:vAlign w:val="center"/>
          </w:tcPr>
          <w:p w14:paraId="09353E42" w14:textId="77777777" w:rsidR="00EE69A0" w:rsidRPr="00057E16" w:rsidRDefault="00E455F5">
            <w:pPr>
              <w:rPr>
                <w:rFonts w:ascii="Calibri" w:hAnsi="Calibri" w:cs="Calibri"/>
                <w:sz w:val="18"/>
                <w:szCs w:val="18"/>
              </w:rPr>
            </w:pPr>
            <w:r w:rsidRPr="00057E16">
              <w:rPr>
                <w:rFonts w:ascii="Calibri" w:hAnsi="Calibri" w:cs="Calibri"/>
                <w:b/>
                <w:sz w:val="18"/>
                <w:szCs w:val="18"/>
              </w:rPr>
              <w:t>Mobile Landing</w:t>
            </w:r>
          </w:p>
        </w:tc>
        <w:tc>
          <w:tcPr>
            <w:tcW w:w="3024" w:type="dxa"/>
            <w:shd w:val="clear" w:color="auto" w:fill="D9EAF7"/>
            <w:vAlign w:val="center"/>
          </w:tcPr>
          <w:p w14:paraId="5AA22E29" w14:textId="77777777" w:rsidR="00EE69A0" w:rsidRPr="00057E16" w:rsidRDefault="00E455F5">
            <w:pPr>
              <w:rPr>
                <w:rFonts w:ascii="Calibri" w:hAnsi="Calibri" w:cs="Calibri"/>
                <w:sz w:val="18"/>
                <w:szCs w:val="18"/>
              </w:rPr>
            </w:pPr>
            <w:r w:rsidRPr="00057E16">
              <w:rPr>
                <w:rFonts w:ascii="Calibri" w:hAnsi="Calibri" w:cs="Calibri"/>
                <w:b/>
                <w:sz w:val="18"/>
                <w:szCs w:val="18"/>
              </w:rPr>
              <w:t>Portal Landing</w:t>
            </w:r>
          </w:p>
        </w:tc>
      </w:tr>
      <w:tr w:rsidR="00EE69A0" w:rsidRPr="00057E16" w14:paraId="2033F4E9" w14:textId="77777777">
        <w:trPr>
          <w:jc w:val="center"/>
        </w:trPr>
        <w:tc>
          <w:tcPr>
            <w:tcW w:w="2592" w:type="dxa"/>
          </w:tcPr>
          <w:p w14:paraId="7BBE8E91" w14:textId="77777777" w:rsidR="00EE69A0" w:rsidRPr="00057E16" w:rsidRDefault="00E455F5">
            <w:pPr>
              <w:rPr>
                <w:rFonts w:ascii="Calibri" w:hAnsi="Calibri" w:cs="Calibri"/>
                <w:sz w:val="18"/>
                <w:szCs w:val="18"/>
              </w:rPr>
            </w:pPr>
            <w:r w:rsidRPr="00057E16">
              <w:rPr>
                <w:rFonts w:ascii="Calibri" w:hAnsi="Calibri" w:cs="Calibri"/>
                <w:sz w:val="18"/>
                <w:szCs w:val="18"/>
              </w:rPr>
              <w:t>INSTRUCTION</w:t>
            </w:r>
          </w:p>
        </w:tc>
        <w:tc>
          <w:tcPr>
            <w:tcW w:w="2016" w:type="dxa"/>
          </w:tcPr>
          <w:p w14:paraId="58704C15" w14:textId="77777777" w:rsidR="00EE69A0" w:rsidRPr="00057E16" w:rsidRDefault="00E455F5">
            <w:pPr>
              <w:rPr>
                <w:rFonts w:ascii="Calibri" w:hAnsi="Calibri" w:cs="Calibri"/>
                <w:sz w:val="18"/>
                <w:szCs w:val="18"/>
              </w:rPr>
            </w:pPr>
            <w:r w:rsidRPr="00057E16">
              <w:rPr>
                <w:rFonts w:ascii="Calibri" w:hAnsi="Calibri" w:cs="Calibri"/>
                <w:sz w:val="18"/>
                <w:szCs w:val="18"/>
              </w:rPr>
              <w:t>Action</w:t>
            </w:r>
          </w:p>
        </w:tc>
        <w:tc>
          <w:tcPr>
            <w:tcW w:w="3024" w:type="dxa"/>
          </w:tcPr>
          <w:p w14:paraId="6723A1C3" w14:textId="77777777" w:rsidR="00EE69A0" w:rsidRPr="00057E16" w:rsidRDefault="00E455F5">
            <w:pPr>
              <w:rPr>
                <w:rFonts w:ascii="Calibri" w:hAnsi="Calibri" w:cs="Calibri"/>
                <w:sz w:val="18"/>
                <w:szCs w:val="18"/>
              </w:rPr>
            </w:pPr>
            <w:r w:rsidRPr="00057E16">
              <w:rPr>
                <w:rFonts w:ascii="Calibri" w:hAnsi="Calibri" w:cs="Calibri"/>
                <w:sz w:val="18"/>
                <w:szCs w:val="18"/>
              </w:rPr>
              <w:t>Task detail screen</w:t>
            </w:r>
          </w:p>
        </w:tc>
        <w:tc>
          <w:tcPr>
            <w:tcW w:w="3024" w:type="dxa"/>
          </w:tcPr>
          <w:p w14:paraId="5D019167" w14:textId="77777777" w:rsidR="00EE69A0" w:rsidRPr="00057E16" w:rsidRDefault="00E455F5">
            <w:pPr>
              <w:rPr>
                <w:rFonts w:ascii="Calibri" w:hAnsi="Calibri" w:cs="Calibri"/>
                <w:sz w:val="18"/>
                <w:szCs w:val="18"/>
              </w:rPr>
            </w:pPr>
            <w:r w:rsidRPr="00057E16">
              <w:rPr>
                <w:rFonts w:ascii="Calibri" w:hAnsi="Calibri" w:cs="Calibri"/>
                <w:sz w:val="18"/>
                <w:szCs w:val="18"/>
              </w:rPr>
              <w:t>Task detail</w:t>
            </w:r>
          </w:p>
        </w:tc>
      </w:tr>
      <w:tr w:rsidR="00EE69A0" w:rsidRPr="00057E16" w14:paraId="61FAB3CA" w14:textId="77777777">
        <w:trPr>
          <w:jc w:val="center"/>
        </w:trPr>
        <w:tc>
          <w:tcPr>
            <w:tcW w:w="2592" w:type="dxa"/>
          </w:tcPr>
          <w:p w14:paraId="044755FB" w14:textId="77777777" w:rsidR="00EE69A0" w:rsidRPr="00057E16" w:rsidRDefault="00E455F5">
            <w:pPr>
              <w:rPr>
                <w:rFonts w:ascii="Calibri" w:hAnsi="Calibri" w:cs="Calibri"/>
                <w:sz w:val="18"/>
                <w:szCs w:val="18"/>
              </w:rPr>
            </w:pPr>
            <w:r w:rsidRPr="00057E16">
              <w:rPr>
                <w:rFonts w:ascii="Calibri" w:hAnsi="Calibri" w:cs="Calibri"/>
                <w:sz w:val="18"/>
                <w:szCs w:val="18"/>
              </w:rPr>
              <w:t>DOCUMENT_FORM</w:t>
            </w:r>
          </w:p>
        </w:tc>
        <w:tc>
          <w:tcPr>
            <w:tcW w:w="2016" w:type="dxa"/>
          </w:tcPr>
          <w:p w14:paraId="3FBA2EAA" w14:textId="77777777" w:rsidR="00EE69A0" w:rsidRPr="00057E16" w:rsidRDefault="00E455F5">
            <w:pPr>
              <w:rPr>
                <w:rFonts w:ascii="Calibri" w:hAnsi="Calibri" w:cs="Calibri"/>
                <w:sz w:val="18"/>
                <w:szCs w:val="18"/>
              </w:rPr>
            </w:pPr>
            <w:r w:rsidRPr="00057E16">
              <w:rPr>
                <w:rFonts w:ascii="Calibri" w:hAnsi="Calibri" w:cs="Calibri"/>
                <w:sz w:val="18"/>
                <w:szCs w:val="18"/>
              </w:rPr>
              <w:t>Action</w:t>
            </w:r>
          </w:p>
        </w:tc>
        <w:tc>
          <w:tcPr>
            <w:tcW w:w="3024" w:type="dxa"/>
          </w:tcPr>
          <w:p w14:paraId="649CF73D" w14:textId="77777777" w:rsidR="00EE69A0" w:rsidRPr="00057E16" w:rsidRDefault="00E455F5">
            <w:pPr>
              <w:rPr>
                <w:rFonts w:ascii="Calibri" w:hAnsi="Calibri" w:cs="Calibri"/>
                <w:sz w:val="18"/>
                <w:szCs w:val="18"/>
              </w:rPr>
            </w:pPr>
            <w:r w:rsidRPr="00057E16">
              <w:rPr>
                <w:rFonts w:ascii="Calibri" w:hAnsi="Calibri" w:cs="Calibri"/>
                <w:sz w:val="18"/>
                <w:szCs w:val="18"/>
              </w:rPr>
              <w:t>Document/Form flow</w:t>
            </w:r>
          </w:p>
        </w:tc>
        <w:tc>
          <w:tcPr>
            <w:tcW w:w="3024" w:type="dxa"/>
          </w:tcPr>
          <w:p w14:paraId="74C5C3F0" w14:textId="77777777" w:rsidR="00EE69A0" w:rsidRPr="00057E16" w:rsidRDefault="00E455F5">
            <w:pPr>
              <w:rPr>
                <w:rFonts w:ascii="Calibri" w:hAnsi="Calibri" w:cs="Calibri"/>
                <w:sz w:val="18"/>
                <w:szCs w:val="18"/>
              </w:rPr>
            </w:pPr>
            <w:r w:rsidRPr="00057E16">
              <w:rPr>
                <w:rFonts w:ascii="Calibri" w:hAnsi="Calibri" w:cs="Calibri"/>
                <w:sz w:val="18"/>
                <w:szCs w:val="18"/>
              </w:rPr>
              <w:t>Form/document detail</w:t>
            </w:r>
          </w:p>
        </w:tc>
      </w:tr>
      <w:tr w:rsidR="00EE69A0" w:rsidRPr="00057E16" w14:paraId="084A8FBF" w14:textId="77777777">
        <w:trPr>
          <w:jc w:val="center"/>
        </w:trPr>
        <w:tc>
          <w:tcPr>
            <w:tcW w:w="2592" w:type="dxa"/>
          </w:tcPr>
          <w:p w14:paraId="69D031E9" w14:textId="77777777" w:rsidR="00EE69A0" w:rsidRPr="00057E16" w:rsidRDefault="00E455F5">
            <w:pPr>
              <w:rPr>
                <w:rFonts w:ascii="Calibri" w:hAnsi="Calibri" w:cs="Calibri"/>
                <w:sz w:val="18"/>
                <w:szCs w:val="18"/>
              </w:rPr>
            </w:pPr>
            <w:r w:rsidRPr="00057E16">
              <w:rPr>
                <w:rFonts w:ascii="Calibri" w:hAnsi="Calibri" w:cs="Calibri"/>
                <w:sz w:val="18"/>
                <w:szCs w:val="18"/>
              </w:rPr>
              <w:t>UPLOAD_DOCUMENT</w:t>
            </w:r>
          </w:p>
        </w:tc>
        <w:tc>
          <w:tcPr>
            <w:tcW w:w="2016" w:type="dxa"/>
          </w:tcPr>
          <w:p w14:paraId="73179634" w14:textId="77777777" w:rsidR="00EE69A0" w:rsidRPr="00057E16" w:rsidRDefault="00E455F5">
            <w:pPr>
              <w:rPr>
                <w:rFonts w:ascii="Calibri" w:hAnsi="Calibri" w:cs="Calibri"/>
                <w:sz w:val="18"/>
                <w:szCs w:val="18"/>
              </w:rPr>
            </w:pPr>
            <w:r w:rsidRPr="00057E16">
              <w:rPr>
                <w:rFonts w:ascii="Calibri" w:hAnsi="Calibri" w:cs="Calibri"/>
                <w:sz w:val="18"/>
                <w:szCs w:val="18"/>
              </w:rPr>
              <w:t>Action</w:t>
            </w:r>
          </w:p>
        </w:tc>
        <w:tc>
          <w:tcPr>
            <w:tcW w:w="3024" w:type="dxa"/>
          </w:tcPr>
          <w:p w14:paraId="6AEA2B92" w14:textId="77777777" w:rsidR="00EE69A0" w:rsidRPr="00057E16" w:rsidRDefault="00E455F5">
            <w:pPr>
              <w:rPr>
                <w:rFonts w:ascii="Calibri" w:hAnsi="Calibri" w:cs="Calibri"/>
                <w:sz w:val="18"/>
                <w:szCs w:val="18"/>
              </w:rPr>
            </w:pPr>
            <w:r w:rsidRPr="00057E16">
              <w:rPr>
                <w:rFonts w:ascii="Calibri" w:hAnsi="Calibri" w:cs="Calibri"/>
                <w:sz w:val="18"/>
                <w:szCs w:val="18"/>
              </w:rPr>
              <w:t>Upload flow</w:t>
            </w:r>
          </w:p>
        </w:tc>
        <w:tc>
          <w:tcPr>
            <w:tcW w:w="3024" w:type="dxa"/>
          </w:tcPr>
          <w:p w14:paraId="3496626C" w14:textId="77777777" w:rsidR="00EE69A0" w:rsidRPr="00057E16" w:rsidRDefault="00E455F5">
            <w:pPr>
              <w:rPr>
                <w:rFonts w:ascii="Calibri" w:hAnsi="Calibri" w:cs="Calibri"/>
                <w:sz w:val="18"/>
                <w:szCs w:val="18"/>
              </w:rPr>
            </w:pPr>
            <w:r w:rsidRPr="00057E16">
              <w:rPr>
                <w:rFonts w:ascii="Calibri" w:hAnsi="Calibri" w:cs="Calibri"/>
                <w:sz w:val="18"/>
                <w:szCs w:val="18"/>
              </w:rPr>
              <w:t>Upload/request detail</w:t>
            </w:r>
          </w:p>
        </w:tc>
      </w:tr>
      <w:tr w:rsidR="00EE69A0" w:rsidRPr="00057E16" w14:paraId="0D1173BC" w14:textId="77777777">
        <w:trPr>
          <w:jc w:val="center"/>
        </w:trPr>
        <w:tc>
          <w:tcPr>
            <w:tcW w:w="2592" w:type="dxa"/>
          </w:tcPr>
          <w:p w14:paraId="2F7942F1" w14:textId="77777777" w:rsidR="00EE69A0" w:rsidRPr="00057E16" w:rsidRDefault="00E455F5">
            <w:pPr>
              <w:rPr>
                <w:rFonts w:ascii="Calibri" w:hAnsi="Calibri" w:cs="Calibri"/>
                <w:sz w:val="18"/>
                <w:szCs w:val="18"/>
              </w:rPr>
            </w:pPr>
            <w:r w:rsidRPr="00057E16">
              <w:rPr>
                <w:rFonts w:ascii="Calibri" w:hAnsi="Calibri" w:cs="Calibri"/>
                <w:sz w:val="18"/>
                <w:szCs w:val="18"/>
              </w:rPr>
              <w:t>DEVICE_SETUP</w:t>
            </w:r>
          </w:p>
        </w:tc>
        <w:tc>
          <w:tcPr>
            <w:tcW w:w="2016" w:type="dxa"/>
          </w:tcPr>
          <w:p w14:paraId="5A09E600" w14:textId="77777777" w:rsidR="00EE69A0" w:rsidRPr="00057E16" w:rsidRDefault="00E455F5">
            <w:pPr>
              <w:rPr>
                <w:rFonts w:ascii="Calibri" w:hAnsi="Calibri" w:cs="Calibri"/>
                <w:sz w:val="18"/>
                <w:szCs w:val="18"/>
              </w:rPr>
            </w:pPr>
            <w:r w:rsidRPr="00057E16">
              <w:rPr>
                <w:rFonts w:ascii="Calibri" w:hAnsi="Calibri" w:cs="Calibri"/>
                <w:sz w:val="18"/>
                <w:szCs w:val="18"/>
              </w:rPr>
              <w:t>Action</w:t>
            </w:r>
          </w:p>
        </w:tc>
        <w:tc>
          <w:tcPr>
            <w:tcW w:w="3024" w:type="dxa"/>
          </w:tcPr>
          <w:p w14:paraId="48C96EA8" w14:textId="77777777" w:rsidR="00EE69A0" w:rsidRPr="00057E16" w:rsidRDefault="00E455F5">
            <w:pPr>
              <w:rPr>
                <w:rFonts w:ascii="Calibri" w:hAnsi="Calibri" w:cs="Calibri"/>
                <w:sz w:val="18"/>
                <w:szCs w:val="18"/>
              </w:rPr>
            </w:pPr>
            <w:r w:rsidRPr="00057E16">
              <w:rPr>
                <w:rFonts w:ascii="Calibri" w:hAnsi="Calibri" w:cs="Calibri"/>
                <w:sz w:val="18"/>
                <w:szCs w:val="18"/>
              </w:rPr>
              <w:t>Device setup flow</w:t>
            </w:r>
          </w:p>
        </w:tc>
        <w:tc>
          <w:tcPr>
            <w:tcW w:w="3024" w:type="dxa"/>
          </w:tcPr>
          <w:p w14:paraId="72A70902" w14:textId="77777777" w:rsidR="00EE69A0" w:rsidRPr="00057E16" w:rsidRDefault="00E455F5">
            <w:pPr>
              <w:rPr>
                <w:rFonts w:ascii="Calibri" w:hAnsi="Calibri" w:cs="Calibri"/>
                <w:sz w:val="18"/>
                <w:szCs w:val="18"/>
              </w:rPr>
            </w:pPr>
            <w:r w:rsidRPr="00057E16">
              <w:rPr>
                <w:rFonts w:ascii="Calibri" w:hAnsi="Calibri" w:cs="Calibri"/>
                <w:sz w:val="18"/>
                <w:szCs w:val="18"/>
              </w:rPr>
              <w:t>Device setup detail</w:t>
            </w:r>
          </w:p>
        </w:tc>
      </w:tr>
      <w:tr w:rsidR="00EE69A0" w:rsidRPr="00057E16" w14:paraId="029662EB" w14:textId="77777777">
        <w:trPr>
          <w:jc w:val="center"/>
        </w:trPr>
        <w:tc>
          <w:tcPr>
            <w:tcW w:w="2592" w:type="dxa"/>
          </w:tcPr>
          <w:p w14:paraId="7191BD40" w14:textId="77777777" w:rsidR="00EE69A0" w:rsidRPr="00057E16" w:rsidRDefault="00E455F5">
            <w:pPr>
              <w:rPr>
                <w:rFonts w:ascii="Calibri" w:hAnsi="Calibri" w:cs="Calibri"/>
                <w:sz w:val="18"/>
                <w:szCs w:val="18"/>
              </w:rPr>
            </w:pPr>
            <w:r w:rsidRPr="00057E16">
              <w:rPr>
                <w:rFonts w:ascii="Calibri" w:hAnsi="Calibri" w:cs="Calibri"/>
                <w:sz w:val="18"/>
                <w:szCs w:val="18"/>
              </w:rPr>
              <w:t>EDUCATION_VIDEO</w:t>
            </w:r>
          </w:p>
        </w:tc>
        <w:tc>
          <w:tcPr>
            <w:tcW w:w="2016" w:type="dxa"/>
          </w:tcPr>
          <w:p w14:paraId="7F1624CD" w14:textId="77777777" w:rsidR="00EE69A0" w:rsidRPr="00057E16" w:rsidRDefault="00E455F5">
            <w:pPr>
              <w:rPr>
                <w:rFonts w:ascii="Calibri" w:hAnsi="Calibri" w:cs="Calibri"/>
                <w:sz w:val="18"/>
                <w:szCs w:val="18"/>
              </w:rPr>
            </w:pPr>
            <w:r w:rsidRPr="00057E16">
              <w:rPr>
                <w:rFonts w:ascii="Calibri" w:hAnsi="Calibri" w:cs="Calibri"/>
                <w:sz w:val="18"/>
                <w:szCs w:val="18"/>
              </w:rPr>
              <w:t>Learning</w:t>
            </w:r>
          </w:p>
        </w:tc>
        <w:tc>
          <w:tcPr>
            <w:tcW w:w="3024" w:type="dxa"/>
          </w:tcPr>
          <w:p w14:paraId="0F8EC389" w14:textId="77777777" w:rsidR="00EE69A0" w:rsidRPr="00057E16" w:rsidRDefault="00E455F5">
            <w:pPr>
              <w:rPr>
                <w:rFonts w:ascii="Calibri" w:hAnsi="Calibri" w:cs="Calibri"/>
                <w:sz w:val="18"/>
                <w:szCs w:val="18"/>
              </w:rPr>
            </w:pPr>
            <w:r w:rsidRPr="00057E16">
              <w:rPr>
                <w:rFonts w:ascii="Calibri" w:hAnsi="Calibri" w:cs="Calibri"/>
                <w:sz w:val="18"/>
                <w:szCs w:val="18"/>
              </w:rPr>
              <w:t>Video player</w:t>
            </w:r>
          </w:p>
        </w:tc>
        <w:tc>
          <w:tcPr>
            <w:tcW w:w="3024" w:type="dxa"/>
          </w:tcPr>
          <w:p w14:paraId="72F02A5F" w14:textId="77777777" w:rsidR="00EE69A0" w:rsidRPr="00057E16" w:rsidRDefault="00E455F5">
            <w:pPr>
              <w:rPr>
                <w:rFonts w:ascii="Calibri" w:hAnsi="Calibri" w:cs="Calibri"/>
                <w:sz w:val="18"/>
                <w:szCs w:val="18"/>
              </w:rPr>
            </w:pPr>
            <w:r w:rsidRPr="00057E16">
              <w:rPr>
                <w:rFonts w:ascii="Calibri" w:hAnsi="Calibri" w:cs="Calibri"/>
                <w:sz w:val="18"/>
                <w:szCs w:val="18"/>
              </w:rPr>
              <w:t>Education content detail</w:t>
            </w:r>
          </w:p>
        </w:tc>
      </w:tr>
      <w:tr w:rsidR="00EE69A0" w:rsidRPr="00057E16" w14:paraId="315DAE91" w14:textId="77777777">
        <w:trPr>
          <w:jc w:val="center"/>
        </w:trPr>
        <w:tc>
          <w:tcPr>
            <w:tcW w:w="2592" w:type="dxa"/>
          </w:tcPr>
          <w:p w14:paraId="5E5D9421" w14:textId="77777777" w:rsidR="00EE69A0" w:rsidRPr="00057E16" w:rsidRDefault="00E455F5">
            <w:pPr>
              <w:rPr>
                <w:rFonts w:ascii="Calibri" w:hAnsi="Calibri" w:cs="Calibri"/>
                <w:sz w:val="18"/>
                <w:szCs w:val="18"/>
              </w:rPr>
            </w:pPr>
            <w:r w:rsidRPr="00057E16">
              <w:rPr>
                <w:rFonts w:ascii="Calibri" w:hAnsi="Calibri" w:cs="Calibri"/>
                <w:sz w:val="18"/>
                <w:szCs w:val="18"/>
              </w:rPr>
              <w:t>EDUCATION_ARTICLE</w:t>
            </w:r>
          </w:p>
        </w:tc>
        <w:tc>
          <w:tcPr>
            <w:tcW w:w="2016" w:type="dxa"/>
          </w:tcPr>
          <w:p w14:paraId="4708B020" w14:textId="77777777" w:rsidR="00EE69A0" w:rsidRPr="00057E16" w:rsidRDefault="00E455F5">
            <w:pPr>
              <w:rPr>
                <w:rFonts w:ascii="Calibri" w:hAnsi="Calibri" w:cs="Calibri"/>
                <w:sz w:val="18"/>
                <w:szCs w:val="18"/>
              </w:rPr>
            </w:pPr>
            <w:r w:rsidRPr="00057E16">
              <w:rPr>
                <w:rFonts w:ascii="Calibri" w:hAnsi="Calibri" w:cs="Calibri"/>
                <w:sz w:val="18"/>
                <w:szCs w:val="18"/>
              </w:rPr>
              <w:t>Learning</w:t>
            </w:r>
          </w:p>
        </w:tc>
        <w:tc>
          <w:tcPr>
            <w:tcW w:w="3024" w:type="dxa"/>
          </w:tcPr>
          <w:p w14:paraId="335988F4" w14:textId="77777777" w:rsidR="00EE69A0" w:rsidRPr="00057E16" w:rsidRDefault="00E455F5">
            <w:pPr>
              <w:rPr>
                <w:rFonts w:ascii="Calibri" w:hAnsi="Calibri" w:cs="Calibri"/>
                <w:sz w:val="18"/>
                <w:szCs w:val="18"/>
              </w:rPr>
            </w:pPr>
            <w:r w:rsidRPr="00057E16">
              <w:rPr>
                <w:rFonts w:ascii="Calibri" w:hAnsi="Calibri" w:cs="Calibri"/>
                <w:sz w:val="18"/>
                <w:szCs w:val="18"/>
              </w:rPr>
              <w:t>Article/content view</w:t>
            </w:r>
          </w:p>
        </w:tc>
        <w:tc>
          <w:tcPr>
            <w:tcW w:w="3024" w:type="dxa"/>
          </w:tcPr>
          <w:p w14:paraId="0CE7BD81" w14:textId="77777777" w:rsidR="00EE69A0" w:rsidRPr="00057E16" w:rsidRDefault="00E455F5">
            <w:pPr>
              <w:rPr>
                <w:rFonts w:ascii="Calibri" w:hAnsi="Calibri" w:cs="Calibri"/>
                <w:sz w:val="18"/>
                <w:szCs w:val="18"/>
              </w:rPr>
            </w:pPr>
            <w:r w:rsidRPr="00057E16">
              <w:rPr>
                <w:rFonts w:ascii="Calibri" w:hAnsi="Calibri" w:cs="Calibri"/>
                <w:sz w:val="18"/>
                <w:szCs w:val="18"/>
              </w:rPr>
              <w:t>Education content detail</w:t>
            </w:r>
          </w:p>
        </w:tc>
      </w:tr>
      <w:tr w:rsidR="00EE69A0" w:rsidRPr="00057E16" w14:paraId="08AF5B03" w14:textId="77777777">
        <w:trPr>
          <w:jc w:val="center"/>
        </w:trPr>
        <w:tc>
          <w:tcPr>
            <w:tcW w:w="2592" w:type="dxa"/>
          </w:tcPr>
          <w:p w14:paraId="71FECD0F" w14:textId="77777777" w:rsidR="00EE69A0" w:rsidRPr="00057E16" w:rsidRDefault="00E455F5">
            <w:pPr>
              <w:rPr>
                <w:rFonts w:ascii="Calibri" w:hAnsi="Calibri" w:cs="Calibri"/>
                <w:sz w:val="18"/>
                <w:szCs w:val="18"/>
              </w:rPr>
            </w:pPr>
            <w:r w:rsidRPr="00057E16">
              <w:rPr>
                <w:rFonts w:ascii="Calibri" w:hAnsi="Calibri" w:cs="Calibri"/>
                <w:sz w:val="18"/>
                <w:szCs w:val="18"/>
              </w:rPr>
              <w:t>CARE_TEAM_TASK</w:t>
            </w:r>
          </w:p>
        </w:tc>
        <w:tc>
          <w:tcPr>
            <w:tcW w:w="2016" w:type="dxa"/>
          </w:tcPr>
          <w:p w14:paraId="570DB73A" w14:textId="77777777" w:rsidR="00EE69A0" w:rsidRPr="00057E16" w:rsidRDefault="00E455F5">
            <w:pPr>
              <w:rPr>
                <w:rFonts w:ascii="Calibri" w:hAnsi="Calibri" w:cs="Calibri"/>
                <w:sz w:val="18"/>
                <w:szCs w:val="18"/>
              </w:rPr>
            </w:pPr>
            <w:r w:rsidRPr="00057E16">
              <w:rPr>
                <w:rFonts w:ascii="Calibri" w:hAnsi="Calibri" w:cs="Calibri"/>
                <w:sz w:val="18"/>
                <w:szCs w:val="18"/>
              </w:rPr>
              <w:t>StaffTask</w:t>
            </w:r>
          </w:p>
        </w:tc>
        <w:tc>
          <w:tcPr>
            <w:tcW w:w="3024" w:type="dxa"/>
          </w:tcPr>
          <w:p w14:paraId="443B12CC" w14:textId="77777777" w:rsidR="00EE69A0" w:rsidRPr="00057E16" w:rsidRDefault="00E455F5">
            <w:pPr>
              <w:rPr>
                <w:rFonts w:ascii="Calibri" w:hAnsi="Calibri" w:cs="Calibri"/>
                <w:sz w:val="18"/>
                <w:szCs w:val="18"/>
              </w:rPr>
            </w:pPr>
            <w:r w:rsidRPr="00057E16">
              <w:rPr>
                <w:rFonts w:ascii="Calibri" w:hAnsi="Calibri" w:cs="Calibri"/>
                <w:sz w:val="18"/>
                <w:szCs w:val="18"/>
              </w:rPr>
              <w:t>Not patient-facing unless explicitly allowed</w:t>
            </w:r>
          </w:p>
        </w:tc>
        <w:tc>
          <w:tcPr>
            <w:tcW w:w="3024" w:type="dxa"/>
          </w:tcPr>
          <w:p w14:paraId="294CF713" w14:textId="77777777" w:rsidR="00EE69A0" w:rsidRPr="00057E16" w:rsidRDefault="00E455F5">
            <w:pPr>
              <w:rPr>
                <w:rFonts w:ascii="Calibri" w:hAnsi="Calibri" w:cs="Calibri"/>
                <w:sz w:val="18"/>
                <w:szCs w:val="18"/>
              </w:rPr>
            </w:pPr>
            <w:r w:rsidRPr="00057E16">
              <w:rPr>
                <w:rFonts w:ascii="Calibri" w:hAnsi="Calibri" w:cs="Calibri"/>
                <w:sz w:val="18"/>
                <w:szCs w:val="18"/>
              </w:rPr>
              <w:t>Portal task detail</w:t>
            </w:r>
          </w:p>
        </w:tc>
      </w:tr>
      <w:tr w:rsidR="00EE69A0" w:rsidRPr="00057E16" w14:paraId="5DA2BF4B" w14:textId="77777777">
        <w:trPr>
          <w:jc w:val="center"/>
        </w:trPr>
        <w:tc>
          <w:tcPr>
            <w:tcW w:w="2592" w:type="dxa"/>
          </w:tcPr>
          <w:p w14:paraId="4A434407" w14:textId="77777777" w:rsidR="00EE69A0" w:rsidRPr="00057E16" w:rsidRDefault="00E455F5">
            <w:pPr>
              <w:rPr>
                <w:rFonts w:ascii="Calibri" w:hAnsi="Calibri" w:cs="Calibri"/>
                <w:sz w:val="18"/>
                <w:szCs w:val="18"/>
              </w:rPr>
            </w:pPr>
            <w:r w:rsidRPr="00057E16">
              <w:rPr>
                <w:rFonts w:ascii="Calibri" w:hAnsi="Calibri" w:cs="Calibri"/>
                <w:sz w:val="18"/>
                <w:szCs w:val="18"/>
              </w:rPr>
              <w:t>METRIC_CHECKIN</w:t>
            </w:r>
          </w:p>
        </w:tc>
        <w:tc>
          <w:tcPr>
            <w:tcW w:w="2016" w:type="dxa"/>
          </w:tcPr>
          <w:p w14:paraId="11959464" w14:textId="77777777" w:rsidR="00EE69A0" w:rsidRPr="00057E16" w:rsidRDefault="00E455F5">
            <w:pPr>
              <w:rPr>
                <w:rFonts w:ascii="Calibri" w:hAnsi="Calibri" w:cs="Calibri"/>
                <w:sz w:val="18"/>
                <w:szCs w:val="18"/>
              </w:rPr>
            </w:pPr>
            <w:r w:rsidRPr="00057E16">
              <w:rPr>
                <w:rFonts w:ascii="Calibri" w:hAnsi="Calibri" w:cs="Calibri"/>
                <w:sz w:val="18"/>
                <w:szCs w:val="18"/>
              </w:rPr>
              <w:t>CheckIn</w:t>
            </w:r>
          </w:p>
        </w:tc>
        <w:tc>
          <w:tcPr>
            <w:tcW w:w="3024" w:type="dxa"/>
          </w:tcPr>
          <w:p w14:paraId="326A7D9F" w14:textId="77777777" w:rsidR="00EE69A0" w:rsidRPr="00057E16" w:rsidRDefault="00E455F5">
            <w:pPr>
              <w:rPr>
                <w:rFonts w:ascii="Calibri" w:hAnsi="Calibri" w:cs="Calibri"/>
                <w:sz w:val="18"/>
                <w:szCs w:val="18"/>
              </w:rPr>
            </w:pPr>
            <w:r w:rsidRPr="00057E16">
              <w:rPr>
                <w:rFonts w:ascii="Calibri" w:hAnsi="Calibri" w:cs="Calibri"/>
                <w:sz w:val="18"/>
                <w:szCs w:val="18"/>
              </w:rPr>
              <w:t>Metric capture screen</w:t>
            </w:r>
          </w:p>
        </w:tc>
        <w:tc>
          <w:tcPr>
            <w:tcW w:w="3024" w:type="dxa"/>
          </w:tcPr>
          <w:p w14:paraId="3A620691" w14:textId="77777777" w:rsidR="00EE69A0" w:rsidRPr="00057E16" w:rsidRDefault="00E455F5">
            <w:pPr>
              <w:rPr>
                <w:rFonts w:ascii="Calibri" w:hAnsi="Calibri" w:cs="Calibri"/>
                <w:sz w:val="18"/>
                <w:szCs w:val="18"/>
              </w:rPr>
            </w:pPr>
            <w:r w:rsidRPr="00057E16">
              <w:rPr>
                <w:rFonts w:ascii="Calibri" w:hAnsi="Calibri" w:cs="Calibri"/>
                <w:sz w:val="18"/>
                <w:szCs w:val="18"/>
              </w:rPr>
              <w:t>Monitoring item/detail</w:t>
            </w:r>
          </w:p>
        </w:tc>
      </w:tr>
      <w:tr w:rsidR="00EE69A0" w:rsidRPr="00057E16" w14:paraId="246DBC3C" w14:textId="77777777">
        <w:trPr>
          <w:jc w:val="center"/>
        </w:trPr>
        <w:tc>
          <w:tcPr>
            <w:tcW w:w="2592" w:type="dxa"/>
          </w:tcPr>
          <w:p w14:paraId="47917930" w14:textId="77777777" w:rsidR="00EE69A0" w:rsidRPr="00057E16" w:rsidRDefault="00E455F5">
            <w:pPr>
              <w:rPr>
                <w:rFonts w:ascii="Calibri" w:hAnsi="Calibri" w:cs="Calibri"/>
                <w:sz w:val="18"/>
                <w:szCs w:val="18"/>
              </w:rPr>
            </w:pPr>
            <w:r w:rsidRPr="00057E16">
              <w:rPr>
                <w:rFonts w:ascii="Calibri" w:hAnsi="Calibri" w:cs="Calibri"/>
                <w:sz w:val="18"/>
                <w:szCs w:val="18"/>
              </w:rPr>
              <w:t>SYMPTOM_CHECKIN</w:t>
            </w:r>
          </w:p>
        </w:tc>
        <w:tc>
          <w:tcPr>
            <w:tcW w:w="2016" w:type="dxa"/>
          </w:tcPr>
          <w:p w14:paraId="32E2F138" w14:textId="77777777" w:rsidR="00EE69A0" w:rsidRPr="00057E16" w:rsidRDefault="00E455F5">
            <w:pPr>
              <w:rPr>
                <w:rFonts w:ascii="Calibri" w:hAnsi="Calibri" w:cs="Calibri"/>
                <w:sz w:val="18"/>
                <w:szCs w:val="18"/>
              </w:rPr>
            </w:pPr>
            <w:r w:rsidRPr="00057E16">
              <w:rPr>
                <w:rFonts w:ascii="Calibri" w:hAnsi="Calibri" w:cs="Calibri"/>
                <w:sz w:val="18"/>
                <w:szCs w:val="18"/>
              </w:rPr>
              <w:t>CheckIn</w:t>
            </w:r>
          </w:p>
        </w:tc>
        <w:tc>
          <w:tcPr>
            <w:tcW w:w="3024" w:type="dxa"/>
          </w:tcPr>
          <w:p w14:paraId="474CAF76" w14:textId="77777777" w:rsidR="00EE69A0" w:rsidRPr="00057E16" w:rsidRDefault="00E455F5">
            <w:pPr>
              <w:rPr>
                <w:rFonts w:ascii="Calibri" w:hAnsi="Calibri" w:cs="Calibri"/>
                <w:sz w:val="18"/>
                <w:szCs w:val="18"/>
              </w:rPr>
            </w:pPr>
            <w:r w:rsidRPr="00057E16">
              <w:rPr>
                <w:rFonts w:ascii="Calibri" w:hAnsi="Calibri" w:cs="Calibri"/>
                <w:sz w:val="18"/>
                <w:szCs w:val="18"/>
              </w:rPr>
              <w:t>Symptom/check-in form</w:t>
            </w:r>
          </w:p>
        </w:tc>
        <w:tc>
          <w:tcPr>
            <w:tcW w:w="3024" w:type="dxa"/>
          </w:tcPr>
          <w:p w14:paraId="63F40B98" w14:textId="77777777" w:rsidR="00EE69A0" w:rsidRPr="00057E16" w:rsidRDefault="00E455F5">
            <w:pPr>
              <w:rPr>
                <w:rFonts w:ascii="Calibri" w:hAnsi="Calibri" w:cs="Calibri"/>
                <w:sz w:val="18"/>
                <w:szCs w:val="18"/>
              </w:rPr>
            </w:pPr>
            <w:r w:rsidRPr="00057E16">
              <w:rPr>
                <w:rFonts w:ascii="Calibri" w:hAnsi="Calibri" w:cs="Calibri"/>
                <w:sz w:val="18"/>
                <w:szCs w:val="18"/>
              </w:rPr>
              <w:t>Symptom response/detail</w:t>
            </w:r>
          </w:p>
        </w:tc>
      </w:tr>
    </w:tbl>
    <w:p w14:paraId="20DB007F" w14:textId="77777777" w:rsidR="00EE69A0" w:rsidRPr="00057E16" w:rsidRDefault="00EE69A0">
      <w:pPr>
        <w:rPr>
          <w:rFonts w:ascii="Calibri" w:hAnsi="Calibri" w:cs="Calibri"/>
          <w:sz w:val="18"/>
          <w:szCs w:val="18"/>
        </w:rPr>
      </w:pPr>
    </w:p>
    <w:p w14:paraId="0CAED28B" w14:textId="77777777" w:rsidR="00EE69A0" w:rsidRPr="00057E16" w:rsidRDefault="00E455F5">
      <w:pPr>
        <w:rPr>
          <w:rFonts w:ascii="Calibri" w:hAnsi="Calibri" w:cs="Calibri"/>
          <w:sz w:val="18"/>
          <w:szCs w:val="18"/>
        </w:rPr>
      </w:pPr>
      <w:r w:rsidRPr="00057E16">
        <w:rPr>
          <w:rFonts w:ascii="Calibri" w:hAnsi="Calibri" w:cs="Calibri"/>
          <w:sz w:val="18"/>
          <w:szCs w:val="18"/>
        </w:rPr>
        <w:t>TaskBehaviorCode is the behavior-driving field. TaskDisplayGroup is used for grouping and display. UI shall not require users to manually configure linked service, mobile route, portal route, completion method, or deep link.</w:t>
      </w:r>
    </w:p>
    <w:p w14:paraId="29CFE023" w14:textId="618FCB55"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State and Surface Model</w:t>
      </w:r>
    </w:p>
    <w:p w14:paraId="02F73A9A" w14:textId="77777777" w:rsidR="009A72D1" w:rsidRPr="009A72D1" w:rsidRDefault="009A72D1" w:rsidP="009A72D1"/>
    <w:tbl>
      <w:tblPr>
        <w:tblStyle w:val="TableGrid"/>
        <w:tblW w:w="10512" w:type="dxa"/>
        <w:jc w:val="center"/>
        <w:tblLook w:val="04A0" w:firstRow="1" w:lastRow="0" w:firstColumn="1" w:lastColumn="0" w:noHBand="0" w:noVBand="1"/>
      </w:tblPr>
      <w:tblGrid>
        <w:gridCol w:w="2304"/>
        <w:gridCol w:w="445"/>
        <w:gridCol w:w="7763"/>
      </w:tblGrid>
      <w:tr w:rsidR="00EE69A0" w:rsidRPr="00057E16" w14:paraId="2ED913CA" w14:textId="77777777" w:rsidTr="00E73E41">
        <w:trPr>
          <w:jc w:val="center"/>
        </w:trPr>
        <w:tc>
          <w:tcPr>
            <w:tcW w:w="2304" w:type="dxa"/>
            <w:shd w:val="clear" w:color="auto" w:fill="D9EAF7"/>
            <w:vAlign w:val="center"/>
          </w:tcPr>
          <w:p w14:paraId="26D656B0" w14:textId="77777777" w:rsidR="00EE69A0" w:rsidRPr="00057E16" w:rsidRDefault="00E455F5">
            <w:pPr>
              <w:rPr>
                <w:rFonts w:ascii="Calibri" w:hAnsi="Calibri" w:cs="Calibri"/>
                <w:sz w:val="18"/>
                <w:szCs w:val="18"/>
              </w:rPr>
            </w:pPr>
            <w:r w:rsidRPr="00057E16">
              <w:rPr>
                <w:rFonts w:ascii="Calibri" w:hAnsi="Calibri" w:cs="Calibri"/>
                <w:b/>
                <w:sz w:val="18"/>
                <w:szCs w:val="18"/>
              </w:rPr>
              <w:t>CurrentState</w:t>
            </w:r>
          </w:p>
        </w:tc>
        <w:tc>
          <w:tcPr>
            <w:tcW w:w="8208" w:type="dxa"/>
            <w:gridSpan w:val="2"/>
            <w:shd w:val="clear" w:color="auto" w:fill="D9EAF7"/>
            <w:vAlign w:val="center"/>
          </w:tcPr>
          <w:p w14:paraId="07C86BB8" w14:textId="77777777" w:rsidR="00EE69A0" w:rsidRPr="00057E16" w:rsidRDefault="00E455F5">
            <w:pPr>
              <w:rPr>
                <w:rFonts w:ascii="Calibri" w:hAnsi="Calibri" w:cs="Calibri"/>
                <w:sz w:val="18"/>
                <w:szCs w:val="18"/>
              </w:rPr>
            </w:pPr>
            <w:r w:rsidRPr="00057E16">
              <w:rPr>
                <w:rFonts w:ascii="Calibri" w:hAnsi="Calibri" w:cs="Calibri"/>
                <w:b/>
                <w:sz w:val="18"/>
                <w:szCs w:val="18"/>
              </w:rPr>
              <w:t>Meaning</w:t>
            </w:r>
          </w:p>
        </w:tc>
      </w:tr>
      <w:tr w:rsidR="00EE69A0" w:rsidRPr="00057E16" w14:paraId="7C67B6C0" w14:textId="77777777" w:rsidTr="00E73E41">
        <w:trPr>
          <w:jc w:val="center"/>
        </w:trPr>
        <w:tc>
          <w:tcPr>
            <w:tcW w:w="2304" w:type="dxa"/>
          </w:tcPr>
          <w:p w14:paraId="58D8EAB9" w14:textId="77777777" w:rsidR="00EE69A0" w:rsidRPr="00057E16" w:rsidRDefault="00E455F5">
            <w:pPr>
              <w:rPr>
                <w:rFonts w:ascii="Calibri" w:hAnsi="Calibri" w:cs="Calibri"/>
                <w:sz w:val="18"/>
                <w:szCs w:val="18"/>
              </w:rPr>
            </w:pPr>
            <w:r w:rsidRPr="00057E16">
              <w:rPr>
                <w:rFonts w:ascii="Calibri" w:hAnsi="Calibri" w:cs="Calibri"/>
                <w:sz w:val="18"/>
                <w:szCs w:val="18"/>
              </w:rPr>
              <w:t>Scheduled</w:t>
            </w:r>
          </w:p>
        </w:tc>
        <w:tc>
          <w:tcPr>
            <w:tcW w:w="8208" w:type="dxa"/>
            <w:gridSpan w:val="2"/>
          </w:tcPr>
          <w:p w14:paraId="14B199D8" w14:textId="77777777" w:rsidR="00EE69A0" w:rsidRPr="00057E16" w:rsidRDefault="00E455F5">
            <w:pPr>
              <w:rPr>
                <w:rFonts w:ascii="Calibri" w:hAnsi="Calibri" w:cs="Calibri"/>
                <w:sz w:val="18"/>
                <w:szCs w:val="18"/>
              </w:rPr>
            </w:pPr>
            <w:r w:rsidRPr="00057E16">
              <w:rPr>
                <w:rFonts w:ascii="Calibri" w:hAnsi="Calibri" w:cs="Calibri"/>
                <w:sz w:val="18"/>
                <w:szCs w:val="18"/>
              </w:rPr>
              <w:t>Task exists but is not yet actionable.</w:t>
            </w:r>
          </w:p>
        </w:tc>
      </w:tr>
      <w:tr w:rsidR="00EE69A0" w:rsidRPr="00057E16" w14:paraId="67FF88FB" w14:textId="77777777" w:rsidTr="00E73E41">
        <w:trPr>
          <w:jc w:val="center"/>
        </w:trPr>
        <w:tc>
          <w:tcPr>
            <w:tcW w:w="2304" w:type="dxa"/>
          </w:tcPr>
          <w:p w14:paraId="31DAE84D" w14:textId="77777777" w:rsidR="00EE69A0" w:rsidRPr="00057E16" w:rsidRDefault="00E455F5">
            <w:pPr>
              <w:rPr>
                <w:rFonts w:ascii="Calibri" w:hAnsi="Calibri" w:cs="Calibri"/>
                <w:sz w:val="18"/>
                <w:szCs w:val="18"/>
              </w:rPr>
            </w:pPr>
            <w:r w:rsidRPr="00057E16">
              <w:rPr>
                <w:rFonts w:ascii="Calibri" w:hAnsi="Calibri" w:cs="Calibri"/>
                <w:sz w:val="18"/>
                <w:szCs w:val="18"/>
              </w:rPr>
              <w:t>Active</w:t>
            </w:r>
          </w:p>
        </w:tc>
        <w:tc>
          <w:tcPr>
            <w:tcW w:w="8208" w:type="dxa"/>
            <w:gridSpan w:val="2"/>
          </w:tcPr>
          <w:p w14:paraId="360E91E3" w14:textId="77777777" w:rsidR="00EE69A0" w:rsidRPr="00057E16" w:rsidRDefault="00E455F5">
            <w:pPr>
              <w:rPr>
                <w:rFonts w:ascii="Calibri" w:hAnsi="Calibri" w:cs="Calibri"/>
                <w:sz w:val="18"/>
                <w:szCs w:val="18"/>
              </w:rPr>
            </w:pPr>
            <w:r w:rsidRPr="00057E16">
              <w:rPr>
                <w:rFonts w:ascii="Calibri" w:hAnsi="Calibri" w:cs="Calibri"/>
                <w:sz w:val="18"/>
                <w:szCs w:val="18"/>
              </w:rPr>
              <w:t>Task is currently actionable.</w:t>
            </w:r>
          </w:p>
        </w:tc>
      </w:tr>
      <w:tr w:rsidR="00EE69A0" w:rsidRPr="00057E16" w14:paraId="160C2DD7" w14:textId="77777777" w:rsidTr="00E73E41">
        <w:trPr>
          <w:jc w:val="center"/>
        </w:trPr>
        <w:tc>
          <w:tcPr>
            <w:tcW w:w="2304" w:type="dxa"/>
          </w:tcPr>
          <w:p w14:paraId="5136E504" w14:textId="77777777" w:rsidR="00EE69A0" w:rsidRPr="00057E16" w:rsidRDefault="00E455F5">
            <w:pPr>
              <w:rPr>
                <w:rFonts w:ascii="Calibri" w:hAnsi="Calibri" w:cs="Calibri"/>
                <w:sz w:val="18"/>
                <w:szCs w:val="18"/>
              </w:rPr>
            </w:pPr>
            <w:r w:rsidRPr="00057E16">
              <w:rPr>
                <w:rFonts w:ascii="Calibri" w:hAnsi="Calibri" w:cs="Calibri"/>
                <w:sz w:val="18"/>
                <w:szCs w:val="18"/>
              </w:rPr>
              <w:t>Completed</w:t>
            </w:r>
          </w:p>
        </w:tc>
        <w:tc>
          <w:tcPr>
            <w:tcW w:w="8208" w:type="dxa"/>
            <w:gridSpan w:val="2"/>
          </w:tcPr>
          <w:p w14:paraId="41FCB081" w14:textId="77777777" w:rsidR="00EE69A0" w:rsidRPr="00057E16" w:rsidRDefault="00E455F5">
            <w:pPr>
              <w:rPr>
                <w:rFonts w:ascii="Calibri" w:hAnsi="Calibri" w:cs="Calibri"/>
                <w:sz w:val="18"/>
                <w:szCs w:val="18"/>
              </w:rPr>
            </w:pPr>
            <w:r w:rsidRPr="00057E16">
              <w:rPr>
                <w:rFonts w:ascii="Calibri" w:hAnsi="Calibri" w:cs="Calibri"/>
                <w:sz w:val="18"/>
                <w:szCs w:val="18"/>
              </w:rPr>
              <w:t>Task was completed manually or automatically.</w:t>
            </w:r>
          </w:p>
        </w:tc>
      </w:tr>
      <w:tr w:rsidR="00EE69A0" w:rsidRPr="00057E16" w14:paraId="14F9BE27" w14:textId="77777777" w:rsidTr="00E73E41">
        <w:trPr>
          <w:jc w:val="center"/>
        </w:trPr>
        <w:tc>
          <w:tcPr>
            <w:tcW w:w="2304" w:type="dxa"/>
          </w:tcPr>
          <w:p w14:paraId="6C4756F0" w14:textId="77777777" w:rsidR="00EE69A0" w:rsidRPr="00057E16" w:rsidRDefault="00E455F5">
            <w:pPr>
              <w:rPr>
                <w:rFonts w:ascii="Calibri" w:hAnsi="Calibri" w:cs="Calibri"/>
                <w:sz w:val="18"/>
                <w:szCs w:val="18"/>
              </w:rPr>
            </w:pPr>
            <w:r w:rsidRPr="00057E16">
              <w:rPr>
                <w:rFonts w:ascii="Calibri" w:hAnsi="Calibri" w:cs="Calibri"/>
                <w:sz w:val="18"/>
                <w:szCs w:val="18"/>
              </w:rPr>
              <w:t>Missed</w:t>
            </w:r>
          </w:p>
        </w:tc>
        <w:tc>
          <w:tcPr>
            <w:tcW w:w="8208" w:type="dxa"/>
            <w:gridSpan w:val="2"/>
          </w:tcPr>
          <w:p w14:paraId="07DF1A1F" w14:textId="77777777" w:rsidR="00EE69A0" w:rsidRPr="00057E16" w:rsidRDefault="00E455F5">
            <w:pPr>
              <w:rPr>
                <w:rFonts w:ascii="Calibri" w:hAnsi="Calibri" w:cs="Calibri"/>
                <w:sz w:val="18"/>
                <w:szCs w:val="18"/>
              </w:rPr>
            </w:pPr>
            <w:r w:rsidRPr="00057E16">
              <w:rPr>
                <w:rFonts w:ascii="Calibri" w:hAnsi="Calibri" w:cs="Calibri"/>
                <w:sz w:val="18"/>
                <w:szCs w:val="18"/>
              </w:rPr>
              <w:t>Task due window passed without completion. May remain actionable only if late completion is allowed.</w:t>
            </w:r>
          </w:p>
        </w:tc>
      </w:tr>
      <w:tr w:rsidR="00EE69A0" w:rsidRPr="00057E16" w14:paraId="3124373A" w14:textId="77777777" w:rsidTr="00E73E41">
        <w:trPr>
          <w:jc w:val="center"/>
        </w:trPr>
        <w:tc>
          <w:tcPr>
            <w:tcW w:w="2304" w:type="dxa"/>
          </w:tcPr>
          <w:p w14:paraId="4C009C0F" w14:textId="77777777" w:rsidR="00EE69A0" w:rsidRPr="00057E16" w:rsidRDefault="00E455F5">
            <w:pPr>
              <w:rPr>
                <w:rFonts w:ascii="Calibri" w:hAnsi="Calibri" w:cs="Calibri"/>
                <w:sz w:val="18"/>
                <w:szCs w:val="18"/>
              </w:rPr>
            </w:pPr>
            <w:r w:rsidRPr="00057E16">
              <w:rPr>
                <w:rFonts w:ascii="Calibri" w:hAnsi="Calibri" w:cs="Calibri"/>
                <w:sz w:val="18"/>
                <w:szCs w:val="18"/>
              </w:rPr>
              <w:t>Dismissed</w:t>
            </w:r>
          </w:p>
        </w:tc>
        <w:tc>
          <w:tcPr>
            <w:tcW w:w="8208" w:type="dxa"/>
            <w:gridSpan w:val="2"/>
          </w:tcPr>
          <w:p w14:paraId="4E6FC6A3" w14:textId="77777777" w:rsidR="00EE69A0" w:rsidRPr="00057E16" w:rsidRDefault="00E455F5">
            <w:pPr>
              <w:rPr>
                <w:rFonts w:ascii="Calibri" w:hAnsi="Calibri" w:cs="Calibri"/>
                <w:sz w:val="18"/>
                <w:szCs w:val="18"/>
              </w:rPr>
            </w:pPr>
            <w:r w:rsidRPr="00057E16">
              <w:rPr>
                <w:rFonts w:ascii="Calibri" w:hAnsi="Calibri" w:cs="Calibri"/>
                <w:sz w:val="18"/>
                <w:szCs w:val="18"/>
              </w:rPr>
              <w:t>Task was dismissed where allowed. Terminal state.</w:t>
            </w:r>
          </w:p>
        </w:tc>
      </w:tr>
      <w:tr w:rsidR="00EE69A0" w:rsidRPr="00057E16" w14:paraId="57844AC1" w14:textId="77777777" w:rsidTr="00E73E41">
        <w:trPr>
          <w:jc w:val="center"/>
        </w:trPr>
        <w:tc>
          <w:tcPr>
            <w:tcW w:w="2304" w:type="dxa"/>
          </w:tcPr>
          <w:p w14:paraId="55678802" w14:textId="77777777" w:rsidR="00EE69A0" w:rsidRPr="00057E16" w:rsidRDefault="00E455F5">
            <w:pPr>
              <w:rPr>
                <w:rFonts w:ascii="Calibri" w:hAnsi="Calibri" w:cs="Calibri"/>
                <w:sz w:val="18"/>
                <w:szCs w:val="18"/>
              </w:rPr>
            </w:pPr>
            <w:r w:rsidRPr="00057E16">
              <w:rPr>
                <w:rFonts w:ascii="Calibri" w:hAnsi="Calibri" w:cs="Calibri"/>
                <w:sz w:val="18"/>
                <w:szCs w:val="18"/>
              </w:rPr>
              <w:t>Cancelled</w:t>
            </w:r>
          </w:p>
        </w:tc>
        <w:tc>
          <w:tcPr>
            <w:tcW w:w="8208" w:type="dxa"/>
            <w:gridSpan w:val="2"/>
          </w:tcPr>
          <w:p w14:paraId="7FD989B1" w14:textId="77777777" w:rsidR="00EE69A0" w:rsidRPr="00057E16" w:rsidRDefault="00E455F5">
            <w:pPr>
              <w:rPr>
                <w:rFonts w:ascii="Calibri" w:hAnsi="Calibri" w:cs="Calibri"/>
                <w:sz w:val="18"/>
                <w:szCs w:val="18"/>
              </w:rPr>
            </w:pPr>
            <w:r w:rsidRPr="00057E16">
              <w:rPr>
                <w:rFonts w:ascii="Calibri" w:hAnsi="Calibri" w:cs="Calibri"/>
                <w:sz w:val="18"/>
                <w:szCs w:val="18"/>
              </w:rPr>
              <w:t>Task was cancelled by authorized user or system. Terminal state.</w:t>
            </w:r>
          </w:p>
        </w:tc>
      </w:tr>
      <w:tr w:rsidR="00E73E41" w:rsidRPr="00057E16" w14:paraId="07878A36" w14:textId="77777777" w:rsidTr="00E73E41">
        <w:trPr>
          <w:cantSplit/>
          <w:tblHeader/>
          <w:jc w:val="center"/>
        </w:trPr>
        <w:tc>
          <w:tcPr>
            <w:tcW w:w="2749" w:type="dxa"/>
            <w:gridSpan w:val="2"/>
            <w:shd w:val="clear" w:color="auto" w:fill="D9EAF7"/>
          </w:tcPr>
          <w:p w14:paraId="741A65E6" w14:textId="77777777" w:rsidR="00E73E41" w:rsidRPr="00057E16" w:rsidRDefault="00E73E41" w:rsidP="00B10F57">
            <w:pPr>
              <w:rPr>
                <w:rFonts w:ascii="Calibri" w:hAnsi="Calibri" w:cs="Calibri"/>
                <w:sz w:val="18"/>
                <w:szCs w:val="18"/>
              </w:rPr>
            </w:pPr>
            <w:r w:rsidRPr="00057E16">
              <w:rPr>
                <w:rFonts w:ascii="Calibri" w:eastAsia="Arial" w:hAnsi="Calibri" w:cs="Calibri"/>
                <w:b/>
                <w:sz w:val="18"/>
                <w:szCs w:val="18"/>
              </w:rPr>
              <w:t>Current State</w:t>
            </w:r>
          </w:p>
        </w:tc>
        <w:tc>
          <w:tcPr>
            <w:tcW w:w="7763" w:type="dxa"/>
            <w:shd w:val="clear" w:color="auto" w:fill="D9EAF7"/>
          </w:tcPr>
          <w:p w14:paraId="33C429E2" w14:textId="77777777" w:rsidR="00E73E41" w:rsidRPr="00057E16" w:rsidRDefault="00E73E41" w:rsidP="00B10F57">
            <w:pPr>
              <w:rPr>
                <w:rFonts w:ascii="Calibri" w:hAnsi="Calibri" w:cs="Calibri"/>
                <w:sz w:val="18"/>
                <w:szCs w:val="18"/>
              </w:rPr>
            </w:pPr>
            <w:r w:rsidRPr="00057E16">
              <w:rPr>
                <w:rFonts w:ascii="Calibri" w:eastAsia="Arial" w:hAnsi="Calibri" w:cs="Calibri"/>
                <w:b/>
                <w:sz w:val="18"/>
                <w:szCs w:val="18"/>
              </w:rPr>
              <w:t>Allowed Next State</w:t>
            </w:r>
          </w:p>
        </w:tc>
      </w:tr>
      <w:tr w:rsidR="00E73E41" w:rsidRPr="00057E16" w14:paraId="5C8C41B0" w14:textId="77777777" w:rsidTr="00E73E41">
        <w:trPr>
          <w:cantSplit/>
          <w:jc w:val="center"/>
        </w:trPr>
        <w:tc>
          <w:tcPr>
            <w:tcW w:w="2749" w:type="dxa"/>
            <w:gridSpan w:val="2"/>
          </w:tcPr>
          <w:p w14:paraId="75CDFB8D" w14:textId="77777777" w:rsidR="00E73E41" w:rsidRPr="00057E16" w:rsidRDefault="00E73E41" w:rsidP="00B10F57">
            <w:pPr>
              <w:rPr>
                <w:rFonts w:ascii="Calibri" w:hAnsi="Calibri" w:cs="Calibri"/>
                <w:sz w:val="18"/>
                <w:szCs w:val="18"/>
              </w:rPr>
            </w:pPr>
            <w:r w:rsidRPr="00057E16">
              <w:rPr>
                <w:rFonts w:ascii="Calibri" w:eastAsia="Arial" w:hAnsi="Calibri" w:cs="Calibri"/>
                <w:sz w:val="18"/>
                <w:szCs w:val="18"/>
              </w:rPr>
              <w:t>Scheduled</w:t>
            </w:r>
          </w:p>
        </w:tc>
        <w:tc>
          <w:tcPr>
            <w:tcW w:w="7763" w:type="dxa"/>
          </w:tcPr>
          <w:p w14:paraId="7A384A6D" w14:textId="77777777" w:rsidR="00E73E41" w:rsidRPr="00057E16" w:rsidRDefault="00E73E41" w:rsidP="00B10F57">
            <w:pPr>
              <w:rPr>
                <w:rFonts w:ascii="Calibri" w:hAnsi="Calibri" w:cs="Calibri"/>
                <w:sz w:val="18"/>
                <w:szCs w:val="18"/>
              </w:rPr>
            </w:pPr>
            <w:r w:rsidRPr="00057E16">
              <w:rPr>
                <w:rFonts w:ascii="Calibri" w:eastAsia="Arial" w:hAnsi="Calibri" w:cs="Calibri"/>
                <w:sz w:val="18"/>
                <w:szCs w:val="18"/>
              </w:rPr>
              <w:t>Active, Cancelled</w:t>
            </w:r>
          </w:p>
        </w:tc>
      </w:tr>
      <w:tr w:rsidR="00E73E41" w:rsidRPr="00057E16" w14:paraId="6C193F42" w14:textId="77777777" w:rsidTr="00E73E41">
        <w:trPr>
          <w:cantSplit/>
          <w:jc w:val="center"/>
        </w:trPr>
        <w:tc>
          <w:tcPr>
            <w:tcW w:w="2749" w:type="dxa"/>
            <w:gridSpan w:val="2"/>
          </w:tcPr>
          <w:p w14:paraId="0BC0F427" w14:textId="77777777" w:rsidR="00E73E41" w:rsidRPr="00057E16" w:rsidRDefault="00E73E41" w:rsidP="00B10F57">
            <w:pPr>
              <w:rPr>
                <w:rFonts w:ascii="Calibri" w:hAnsi="Calibri" w:cs="Calibri"/>
                <w:sz w:val="18"/>
                <w:szCs w:val="18"/>
              </w:rPr>
            </w:pPr>
            <w:r w:rsidRPr="00057E16">
              <w:rPr>
                <w:rFonts w:ascii="Calibri" w:eastAsia="Arial" w:hAnsi="Calibri" w:cs="Calibri"/>
                <w:sz w:val="18"/>
                <w:szCs w:val="18"/>
              </w:rPr>
              <w:t>Active</w:t>
            </w:r>
          </w:p>
        </w:tc>
        <w:tc>
          <w:tcPr>
            <w:tcW w:w="7763" w:type="dxa"/>
          </w:tcPr>
          <w:p w14:paraId="04632F46" w14:textId="77777777" w:rsidR="00E73E41" w:rsidRPr="00057E16" w:rsidRDefault="00E73E41" w:rsidP="00B10F57">
            <w:pPr>
              <w:rPr>
                <w:rFonts w:ascii="Calibri" w:hAnsi="Calibri" w:cs="Calibri"/>
                <w:sz w:val="18"/>
                <w:szCs w:val="18"/>
              </w:rPr>
            </w:pPr>
            <w:r w:rsidRPr="00057E16">
              <w:rPr>
                <w:rFonts w:ascii="Calibri" w:eastAsia="Arial" w:hAnsi="Calibri" w:cs="Calibri"/>
                <w:sz w:val="18"/>
                <w:szCs w:val="18"/>
              </w:rPr>
              <w:t>Completed, Missed, Dismissed, Cancelled</w:t>
            </w:r>
          </w:p>
        </w:tc>
      </w:tr>
      <w:tr w:rsidR="00E73E41" w:rsidRPr="00057E16" w14:paraId="3B75628F" w14:textId="77777777" w:rsidTr="00E73E41">
        <w:trPr>
          <w:cantSplit/>
          <w:jc w:val="center"/>
        </w:trPr>
        <w:tc>
          <w:tcPr>
            <w:tcW w:w="2749" w:type="dxa"/>
            <w:gridSpan w:val="2"/>
          </w:tcPr>
          <w:p w14:paraId="1F9CB4F9" w14:textId="77777777" w:rsidR="00E73E41" w:rsidRPr="00057E16" w:rsidRDefault="00E73E41" w:rsidP="00B10F57">
            <w:pPr>
              <w:rPr>
                <w:rFonts w:ascii="Calibri" w:hAnsi="Calibri" w:cs="Calibri"/>
                <w:sz w:val="18"/>
                <w:szCs w:val="18"/>
              </w:rPr>
            </w:pPr>
            <w:r w:rsidRPr="00057E16">
              <w:rPr>
                <w:rFonts w:ascii="Calibri" w:eastAsia="Arial" w:hAnsi="Calibri" w:cs="Calibri"/>
                <w:sz w:val="18"/>
                <w:szCs w:val="18"/>
              </w:rPr>
              <w:t>Missed</w:t>
            </w:r>
          </w:p>
        </w:tc>
        <w:tc>
          <w:tcPr>
            <w:tcW w:w="7763" w:type="dxa"/>
          </w:tcPr>
          <w:p w14:paraId="59D780CF" w14:textId="77777777" w:rsidR="00E73E41" w:rsidRPr="00057E16" w:rsidRDefault="00E73E41" w:rsidP="00B10F57">
            <w:pPr>
              <w:rPr>
                <w:rFonts w:ascii="Calibri" w:hAnsi="Calibri" w:cs="Calibri"/>
                <w:sz w:val="18"/>
                <w:szCs w:val="18"/>
              </w:rPr>
            </w:pPr>
            <w:r w:rsidRPr="00057E16">
              <w:rPr>
                <w:rFonts w:ascii="Calibri" w:eastAsia="Arial" w:hAnsi="Calibri" w:cs="Calibri"/>
                <w:sz w:val="18"/>
                <w:szCs w:val="18"/>
              </w:rPr>
              <w:t>Completed, Dismissed, Cancelled</w:t>
            </w:r>
          </w:p>
        </w:tc>
      </w:tr>
      <w:tr w:rsidR="00E73E41" w:rsidRPr="00057E16" w14:paraId="19F8A054" w14:textId="77777777" w:rsidTr="00E73E41">
        <w:trPr>
          <w:cantSplit/>
          <w:jc w:val="center"/>
        </w:trPr>
        <w:tc>
          <w:tcPr>
            <w:tcW w:w="2749" w:type="dxa"/>
            <w:gridSpan w:val="2"/>
          </w:tcPr>
          <w:p w14:paraId="2152EE3B" w14:textId="77777777" w:rsidR="00E73E41" w:rsidRPr="00057E16" w:rsidRDefault="00E73E41" w:rsidP="00B10F57">
            <w:pPr>
              <w:rPr>
                <w:rFonts w:ascii="Calibri" w:hAnsi="Calibri" w:cs="Calibri"/>
                <w:sz w:val="18"/>
                <w:szCs w:val="18"/>
              </w:rPr>
            </w:pPr>
            <w:r w:rsidRPr="00057E16">
              <w:rPr>
                <w:rFonts w:ascii="Calibri" w:eastAsia="Arial" w:hAnsi="Calibri" w:cs="Calibri"/>
                <w:sz w:val="18"/>
                <w:szCs w:val="18"/>
              </w:rPr>
              <w:t>Completed</w:t>
            </w:r>
          </w:p>
        </w:tc>
        <w:tc>
          <w:tcPr>
            <w:tcW w:w="7763" w:type="dxa"/>
          </w:tcPr>
          <w:p w14:paraId="0589FE97" w14:textId="77777777" w:rsidR="00E73E41" w:rsidRPr="00057E16" w:rsidRDefault="00E73E41" w:rsidP="00B10F57">
            <w:pPr>
              <w:rPr>
                <w:rFonts w:ascii="Calibri" w:hAnsi="Calibri" w:cs="Calibri"/>
                <w:sz w:val="18"/>
                <w:szCs w:val="18"/>
              </w:rPr>
            </w:pPr>
            <w:r w:rsidRPr="00057E16">
              <w:rPr>
                <w:rFonts w:ascii="Calibri" w:eastAsia="Arial" w:hAnsi="Calibri" w:cs="Calibri"/>
                <w:sz w:val="18"/>
                <w:szCs w:val="18"/>
              </w:rPr>
              <w:t>None</w:t>
            </w:r>
          </w:p>
        </w:tc>
      </w:tr>
      <w:tr w:rsidR="00E73E41" w:rsidRPr="00057E16" w14:paraId="4882B78E" w14:textId="77777777" w:rsidTr="00E73E41">
        <w:trPr>
          <w:cantSplit/>
          <w:jc w:val="center"/>
        </w:trPr>
        <w:tc>
          <w:tcPr>
            <w:tcW w:w="2749" w:type="dxa"/>
            <w:gridSpan w:val="2"/>
          </w:tcPr>
          <w:p w14:paraId="722B7634" w14:textId="77777777" w:rsidR="00E73E41" w:rsidRPr="00057E16" w:rsidRDefault="00E73E41" w:rsidP="00B10F57">
            <w:pPr>
              <w:rPr>
                <w:rFonts w:ascii="Calibri" w:hAnsi="Calibri" w:cs="Calibri"/>
                <w:sz w:val="18"/>
                <w:szCs w:val="18"/>
              </w:rPr>
            </w:pPr>
            <w:r w:rsidRPr="00057E16">
              <w:rPr>
                <w:rFonts w:ascii="Calibri" w:eastAsia="Arial" w:hAnsi="Calibri" w:cs="Calibri"/>
                <w:sz w:val="18"/>
                <w:szCs w:val="18"/>
              </w:rPr>
              <w:t>Dismissed</w:t>
            </w:r>
          </w:p>
        </w:tc>
        <w:tc>
          <w:tcPr>
            <w:tcW w:w="7763" w:type="dxa"/>
          </w:tcPr>
          <w:p w14:paraId="086291DE" w14:textId="77777777" w:rsidR="00E73E41" w:rsidRPr="00057E16" w:rsidRDefault="00E73E41" w:rsidP="00B10F57">
            <w:pPr>
              <w:rPr>
                <w:rFonts w:ascii="Calibri" w:hAnsi="Calibri" w:cs="Calibri"/>
                <w:sz w:val="18"/>
                <w:szCs w:val="18"/>
              </w:rPr>
            </w:pPr>
            <w:r w:rsidRPr="00057E16">
              <w:rPr>
                <w:rFonts w:ascii="Calibri" w:eastAsia="Arial" w:hAnsi="Calibri" w:cs="Calibri"/>
                <w:sz w:val="18"/>
                <w:szCs w:val="18"/>
              </w:rPr>
              <w:t>None</w:t>
            </w:r>
          </w:p>
        </w:tc>
      </w:tr>
      <w:tr w:rsidR="00E73E41" w:rsidRPr="00057E16" w14:paraId="1670871C" w14:textId="77777777" w:rsidTr="00E73E41">
        <w:trPr>
          <w:cantSplit/>
          <w:jc w:val="center"/>
        </w:trPr>
        <w:tc>
          <w:tcPr>
            <w:tcW w:w="2749" w:type="dxa"/>
            <w:gridSpan w:val="2"/>
          </w:tcPr>
          <w:p w14:paraId="59C8AE7B" w14:textId="77777777" w:rsidR="00E73E41" w:rsidRPr="00057E16" w:rsidRDefault="00E73E41" w:rsidP="00B10F57">
            <w:pPr>
              <w:rPr>
                <w:rFonts w:ascii="Calibri" w:hAnsi="Calibri" w:cs="Calibri"/>
                <w:sz w:val="18"/>
                <w:szCs w:val="18"/>
              </w:rPr>
            </w:pPr>
            <w:r w:rsidRPr="00057E16">
              <w:rPr>
                <w:rFonts w:ascii="Calibri" w:eastAsia="Arial" w:hAnsi="Calibri" w:cs="Calibri"/>
                <w:sz w:val="18"/>
                <w:szCs w:val="18"/>
              </w:rPr>
              <w:t>Cancelled</w:t>
            </w:r>
          </w:p>
        </w:tc>
        <w:tc>
          <w:tcPr>
            <w:tcW w:w="7763" w:type="dxa"/>
          </w:tcPr>
          <w:p w14:paraId="02DA941B" w14:textId="77777777" w:rsidR="00E73E41" w:rsidRPr="00057E16" w:rsidRDefault="00E73E41" w:rsidP="00B10F57">
            <w:pPr>
              <w:rPr>
                <w:rFonts w:ascii="Calibri" w:hAnsi="Calibri" w:cs="Calibri"/>
                <w:sz w:val="18"/>
                <w:szCs w:val="18"/>
              </w:rPr>
            </w:pPr>
            <w:r w:rsidRPr="00057E16">
              <w:rPr>
                <w:rFonts w:ascii="Calibri" w:eastAsia="Arial" w:hAnsi="Calibri" w:cs="Calibri"/>
                <w:sz w:val="18"/>
                <w:szCs w:val="18"/>
              </w:rPr>
              <w:t>None</w:t>
            </w:r>
          </w:p>
        </w:tc>
      </w:tr>
    </w:tbl>
    <w:p w14:paraId="0934A6E8" w14:textId="77777777" w:rsidR="00EE69A0" w:rsidRPr="00057E16" w:rsidRDefault="00EE69A0">
      <w:pPr>
        <w:rPr>
          <w:rFonts w:ascii="Calibri" w:hAnsi="Calibri" w:cs="Calibri"/>
          <w:sz w:val="18"/>
          <w:szCs w:val="18"/>
        </w:rPr>
      </w:pPr>
    </w:p>
    <w:p w14:paraId="388C6215" w14:textId="77777777" w:rsidR="008035DC" w:rsidRPr="00057E16" w:rsidRDefault="008035DC" w:rsidP="008035DC">
      <w:pPr>
        <w:pStyle w:val="ListBullet"/>
        <w:spacing w:after="20"/>
        <w:rPr>
          <w:rFonts w:ascii="Calibri" w:hAnsi="Calibri" w:cs="Calibri"/>
          <w:sz w:val="18"/>
          <w:szCs w:val="18"/>
        </w:rPr>
      </w:pPr>
      <w:r w:rsidRPr="00057E16">
        <w:rPr>
          <w:rFonts w:ascii="Calibri" w:eastAsia="Arial" w:hAnsi="Calibri" w:cs="Calibri"/>
          <w:sz w:val="18"/>
          <w:szCs w:val="18"/>
        </w:rPr>
        <w:t>Completed, Dismissed, and Cancelled are terminal states.</w:t>
      </w:r>
    </w:p>
    <w:p w14:paraId="7C9B9066" w14:textId="77777777" w:rsidR="008035DC" w:rsidRPr="00057E16" w:rsidRDefault="008035DC" w:rsidP="008035DC">
      <w:pPr>
        <w:pStyle w:val="ListBullet"/>
        <w:spacing w:after="20"/>
        <w:rPr>
          <w:rFonts w:ascii="Calibri" w:hAnsi="Calibri" w:cs="Calibri"/>
          <w:sz w:val="18"/>
          <w:szCs w:val="18"/>
        </w:rPr>
      </w:pPr>
      <w:r w:rsidRPr="00057E16">
        <w:rPr>
          <w:rFonts w:ascii="Calibri" w:eastAsia="Arial" w:hAnsi="Calibri" w:cs="Calibri"/>
          <w:sz w:val="18"/>
          <w:szCs w:val="18"/>
        </w:rPr>
        <w:t>Missed may remain actionable only where late completion is allowed.</w:t>
      </w:r>
    </w:p>
    <w:p w14:paraId="76FF91E9" w14:textId="77777777" w:rsidR="008035DC" w:rsidRPr="00057E16" w:rsidRDefault="008035DC" w:rsidP="008035DC">
      <w:pPr>
        <w:pStyle w:val="ListBullet"/>
        <w:spacing w:after="20"/>
        <w:rPr>
          <w:rFonts w:ascii="Calibri" w:hAnsi="Calibri" w:cs="Calibri"/>
          <w:sz w:val="18"/>
          <w:szCs w:val="18"/>
        </w:rPr>
      </w:pPr>
      <w:r w:rsidRPr="00057E16">
        <w:rPr>
          <w:rFonts w:ascii="Calibri" w:eastAsia="Arial" w:hAnsi="Calibri" w:cs="Calibri"/>
          <w:sz w:val="18"/>
          <w:szCs w:val="18"/>
        </w:rPr>
        <w:t>Every state transition must create a history entry.</w:t>
      </w:r>
    </w:p>
    <w:p w14:paraId="458D9766" w14:textId="77777777" w:rsidR="008035DC" w:rsidRPr="00057E16" w:rsidRDefault="008035DC" w:rsidP="008035DC">
      <w:pPr>
        <w:pStyle w:val="ListBullet"/>
        <w:spacing w:after="20"/>
        <w:rPr>
          <w:rFonts w:ascii="Calibri" w:hAnsi="Calibri" w:cs="Calibri"/>
          <w:sz w:val="18"/>
          <w:szCs w:val="18"/>
        </w:rPr>
      </w:pPr>
      <w:r w:rsidRPr="00057E16">
        <w:rPr>
          <w:rFonts w:ascii="Calibri" w:eastAsia="Arial" w:hAnsi="Calibri" w:cs="Calibri"/>
          <w:sz w:val="18"/>
          <w:szCs w:val="18"/>
        </w:rPr>
        <w:t>Runtime Task must validate ExpectedCurrentState before applying manual transitions.</w:t>
      </w:r>
    </w:p>
    <w:p w14:paraId="06319E23" w14:textId="77777777" w:rsidR="008035DC" w:rsidRPr="00057E16" w:rsidRDefault="008035DC">
      <w:pPr>
        <w:rPr>
          <w:rFonts w:ascii="Calibri" w:hAnsi="Calibri" w:cs="Calibri"/>
          <w:sz w:val="18"/>
          <w:szCs w:val="18"/>
        </w:rPr>
      </w:pPr>
    </w:p>
    <w:tbl>
      <w:tblPr>
        <w:tblStyle w:val="TableGrid"/>
        <w:tblW w:w="0" w:type="auto"/>
        <w:jc w:val="center"/>
        <w:tblLook w:val="04A0" w:firstRow="1" w:lastRow="0" w:firstColumn="1" w:lastColumn="0" w:noHBand="0" w:noVBand="1"/>
      </w:tblPr>
      <w:tblGrid>
        <w:gridCol w:w="2304"/>
        <w:gridCol w:w="8208"/>
      </w:tblGrid>
      <w:tr w:rsidR="00EE69A0" w:rsidRPr="00057E16" w14:paraId="575AC087" w14:textId="77777777">
        <w:trPr>
          <w:jc w:val="center"/>
        </w:trPr>
        <w:tc>
          <w:tcPr>
            <w:tcW w:w="2304" w:type="dxa"/>
            <w:shd w:val="clear" w:color="auto" w:fill="D9EAF7"/>
            <w:vAlign w:val="center"/>
          </w:tcPr>
          <w:p w14:paraId="43F3CF20" w14:textId="77777777" w:rsidR="00EE69A0" w:rsidRPr="00057E16" w:rsidRDefault="00E455F5">
            <w:pPr>
              <w:rPr>
                <w:rFonts w:ascii="Calibri" w:hAnsi="Calibri" w:cs="Calibri"/>
                <w:sz w:val="18"/>
                <w:szCs w:val="18"/>
              </w:rPr>
            </w:pPr>
            <w:r w:rsidRPr="00057E16">
              <w:rPr>
                <w:rFonts w:ascii="Calibri" w:hAnsi="Calibri" w:cs="Calibri"/>
                <w:b/>
                <w:sz w:val="18"/>
                <w:szCs w:val="18"/>
              </w:rPr>
              <w:t>SurfaceSection</w:t>
            </w:r>
          </w:p>
        </w:tc>
        <w:tc>
          <w:tcPr>
            <w:tcW w:w="8208" w:type="dxa"/>
            <w:shd w:val="clear" w:color="auto" w:fill="D9EAF7"/>
            <w:vAlign w:val="center"/>
          </w:tcPr>
          <w:p w14:paraId="7B5DC4FB" w14:textId="77777777" w:rsidR="00EE69A0" w:rsidRPr="00057E16" w:rsidRDefault="00E455F5">
            <w:pPr>
              <w:rPr>
                <w:rFonts w:ascii="Calibri" w:hAnsi="Calibri" w:cs="Calibri"/>
                <w:sz w:val="18"/>
                <w:szCs w:val="18"/>
              </w:rPr>
            </w:pPr>
            <w:r w:rsidRPr="00057E16">
              <w:rPr>
                <w:rFonts w:ascii="Calibri" w:hAnsi="Calibri" w:cs="Calibri"/>
                <w:b/>
                <w:sz w:val="18"/>
                <w:szCs w:val="18"/>
              </w:rPr>
              <w:t>Meaning</w:t>
            </w:r>
          </w:p>
        </w:tc>
      </w:tr>
      <w:tr w:rsidR="00EE69A0" w:rsidRPr="00057E16" w14:paraId="510F2CE9" w14:textId="77777777">
        <w:trPr>
          <w:jc w:val="center"/>
        </w:trPr>
        <w:tc>
          <w:tcPr>
            <w:tcW w:w="2304" w:type="dxa"/>
          </w:tcPr>
          <w:p w14:paraId="4F98D1BC" w14:textId="77777777" w:rsidR="00EE69A0" w:rsidRPr="00057E16" w:rsidRDefault="00E455F5">
            <w:pPr>
              <w:rPr>
                <w:rFonts w:ascii="Calibri" w:hAnsi="Calibri" w:cs="Calibri"/>
                <w:sz w:val="18"/>
                <w:szCs w:val="18"/>
              </w:rPr>
            </w:pPr>
            <w:r w:rsidRPr="00057E16">
              <w:rPr>
                <w:rFonts w:ascii="Calibri" w:hAnsi="Calibri" w:cs="Calibri"/>
                <w:sz w:val="18"/>
                <w:szCs w:val="18"/>
              </w:rPr>
              <w:t>Today</w:t>
            </w:r>
          </w:p>
        </w:tc>
        <w:tc>
          <w:tcPr>
            <w:tcW w:w="8208" w:type="dxa"/>
          </w:tcPr>
          <w:p w14:paraId="34B2F935" w14:textId="77777777" w:rsidR="00EE69A0" w:rsidRPr="00057E16" w:rsidRDefault="00E455F5">
            <w:pPr>
              <w:rPr>
                <w:rFonts w:ascii="Calibri" w:hAnsi="Calibri" w:cs="Calibri"/>
                <w:sz w:val="18"/>
                <w:szCs w:val="18"/>
              </w:rPr>
            </w:pPr>
            <w:r w:rsidRPr="00057E16">
              <w:rPr>
                <w:rFonts w:ascii="Calibri" w:hAnsi="Calibri" w:cs="Calibri"/>
                <w:sz w:val="18"/>
                <w:szCs w:val="18"/>
              </w:rPr>
              <w:t>Active/actionable today.</w:t>
            </w:r>
          </w:p>
        </w:tc>
      </w:tr>
      <w:tr w:rsidR="00EE69A0" w:rsidRPr="00057E16" w14:paraId="7D040828" w14:textId="77777777">
        <w:trPr>
          <w:jc w:val="center"/>
        </w:trPr>
        <w:tc>
          <w:tcPr>
            <w:tcW w:w="2304" w:type="dxa"/>
          </w:tcPr>
          <w:p w14:paraId="4E3ACB7F" w14:textId="77777777" w:rsidR="00EE69A0" w:rsidRPr="00057E16" w:rsidRDefault="00E455F5">
            <w:pPr>
              <w:rPr>
                <w:rFonts w:ascii="Calibri" w:hAnsi="Calibri" w:cs="Calibri"/>
                <w:sz w:val="18"/>
                <w:szCs w:val="18"/>
              </w:rPr>
            </w:pPr>
            <w:r w:rsidRPr="00057E16">
              <w:rPr>
                <w:rFonts w:ascii="Calibri" w:hAnsi="Calibri" w:cs="Calibri"/>
                <w:sz w:val="18"/>
                <w:szCs w:val="18"/>
              </w:rPr>
              <w:t>Upcoming</w:t>
            </w:r>
          </w:p>
        </w:tc>
        <w:tc>
          <w:tcPr>
            <w:tcW w:w="8208" w:type="dxa"/>
          </w:tcPr>
          <w:p w14:paraId="409DB3B5" w14:textId="77777777" w:rsidR="00EE69A0" w:rsidRPr="00057E16" w:rsidRDefault="00E455F5">
            <w:pPr>
              <w:rPr>
                <w:rFonts w:ascii="Calibri" w:hAnsi="Calibri" w:cs="Calibri"/>
                <w:sz w:val="18"/>
                <w:szCs w:val="18"/>
              </w:rPr>
            </w:pPr>
            <w:r w:rsidRPr="00057E16">
              <w:rPr>
                <w:rFonts w:ascii="Calibri" w:hAnsi="Calibri" w:cs="Calibri"/>
                <w:sz w:val="18"/>
                <w:szCs w:val="18"/>
              </w:rPr>
              <w:t>Scheduled/future item.</w:t>
            </w:r>
          </w:p>
        </w:tc>
      </w:tr>
      <w:tr w:rsidR="00EE69A0" w:rsidRPr="00057E16" w14:paraId="521E82EB" w14:textId="77777777">
        <w:trPr>
          <w:jc w:val="center"/>
        </w:trPr>
        <w:tc>
          <w:tcPr>
            <w:tcW w:w="2304" w:type="dxa"/>
          </w:tcPr>
          <w:p w14:paraId="1EB9EBD5" w14:textId="77777777" w:rsidR="00EE69A0" w:rsidRPr="00057E16" w:rsidRDefault="00E455F5">
            <w:pPr>
              <w:rPr>
                <w:rFonts w:ascii="Calibri" w:hAnsi="Calibri" w:cs="Calibri"/>
                <w:sz w:val="18"/>
                <w:szCs w:val="18"/>
              </w:rPr>
            </w:pPr>
            <w:r w:rsidRPr="00057E16">
              <w:rPr>
                <w:rFonts w:ascii="Calibri" w:hAnsi="Calibri" w:cs="Calibri"/>
                <w:sz w:val="18"/>
                <w:szCs w:val="18"/>
              </w:rPr>
              <w:t>NeedsAttention</w:t>
            </w:r>
          </w:p>
        </w:tc>
        <w:tc>
          <w:tcPr>
            <w:tcW w:w="8208" w:type="dxa"/>
          </w:tcPr>
          <w:p w14:paraId="5D99033F" w14:textId="77777777" w:rsidR="00EE69A0" w:rsidRPr="00057E16" w:rsidRDefault="00E455F5">
            <w:pPr>
              <w:rPr>
                <w:rFonts w:ascii="Calibri" w:hAnsi="Calibri" w:cs="Calibri"/>
                <w:sz w:val="18"/>
                <w:szCs w:val="18"/>
              </w:rPr>
            </w:pPr>
            <w:r w:rsidRPr="00057E16">
              <w:rPr>
                <w:rFonts w:ascii="Calibri" w:hAnsi="Calibri" w:cs="Calibri"/>
                <w:sz w:val="18"/>
                <w:szCs w:val="18"/>
              </w:rPr>
              <w:t>Missed or important item still requiring attention.</w:t>
            </w:r>
          </w:p>
        </w:tc>
      </w:tr>
      <w:tr w:rsidR="00EE69A0" w:rsidRPr="00057E16" w14:paraId="267B3E0F" w14:textId="77777777">
        <w:trPr>
          <w:jc w:val="center"/>
        </w:trPr>
        <w:tc>
          <w:tcPr>
            <w:tcW w:w="2304" w:type="dxa"/>
          </w:tcPr>
          <w:p w14:paraId="779154F3" w14:textId="77777777" w:rsidR="00EE69A0" w:rsidRPr="00057E16" w:rsidRDefault="00E455F5">
            <w:pPr>
              <w:rPr>
                <w:rFonts w:ascii="Calibri" w:hAnsi="Calibri" w:cs="Calibri"/>
                <w:sz w:val="18"/>
                <w:szCs w:val="18"/>
              </w:rPr>
            </w:pPr>
            <w:r w:rsidRPr="00057E16">
              <w:rPr>
                <w:rFonts w:ascii="Calibri" w:hAnsi="Calibri" w:cs="Calibri"/>
                <w:sz w:val="18"/>
                <w:szCs w:val="18"/>
              </w:rPr>
              <w:t>History</w:t>
            </w:r>
          </w:p>
        </w:tc>
        <w:tc>
          <w:tcPr>
            <w:tcW w:w="8208" w:type="dxa"/>
          </w:tcPr>
          <w:p w14:paraId="1D74D77B" w14:textId="77777777" w:rsidR="00EE69A0" w:rsidRPr="00057E16" w:rsidRDefault="00E455F5">
            <w:pPr>
              <w:rPr>
                <w:rFonts w:ascii="Calibri" w:hAnsi="Calibri" w:cs="Calibri"/>
                <w:sz w:val="18"/>
                <w:szCs w:val="18"/>
              </w:rPr>
            </w:pPr>
            <w:r w:rsidRPr="00057E16">
              <w:rPr>
                <w:rFonts w:ascii="Calibri" w:hAnsi="Calibri" w:cs="Calibri"/>
                <w:sz w:val="18"/>
                <w:szCs w:val="18"/>
              </w:rPr>
              <w:t>Completed, dismissed, cancelled, or historical missed items.</w:t>
            </w:r>
          </w:p>
        </w:tc>
      </w:tr>
      <w:tr w:rsidR="00EE69A0" w:rsidRPr="00057E16" w14:paraId="5ABC37D5" w14:textId="77777777">
        <w:trPr>
          <w:jc w:val="center"/>
        </w:trPr>
        <w:tc>
          <w:tcPr>
            <w:tcW w:w="2304" w:type="dxa"/>
          </w:tcPr>
          <w:p w14:paraId="61089E03" w14:textId="77777777" w:rsidR="00EE69A0" w:rsidRPr="00057E16" w:rsidRDefault="00E455F5">
            <w:pPr>
              <w:rPr>
                <w:rFonts w:ascii="Calibri" w:hAnsi="Calibri" w:cs="Calibri"/>
                <w:sz w:val="18"/>
                <w:szCs w:val="18"/>
              </w:rPr>
            </w:pPr>
            <w:r w:rsidRPr="00057E16">
              <w:rPr>
                <w:rFonts w:ascii="Calibri" w:hAnsi="Calibri" w:cs="Calibri"/>
                <w:sz w:val="18"/>
                <w:szCs w:val="18"/>
              </w:rPr>
              <w:t>CarePlanChecklist</w:t>
            </w:r>
          </w:p>
        </w:tc>
        <w:tc>
          <w:tcPr>
            <w:tcW w:w="8208" w:type="dxa"/>
          </w:tcPr>
          <w:p w14:paraId="22A2CDC1" w14:textId="77777777" w:rsidR="00EE69A0" w:rsidRPr="00057E16" w:rsidRDefault="00E455F5">
            <w:pPr>
              <w:rPr>
                <w:rFonts w:ascii="Calibri" w:hAnsi="Calibri" w:cs="Calibri"/>
                <w:sz w:val="18"/>
                <w:szCs w:val="18"/>
              </w:rPr>
            </w:pPr>
            <w:r w:rsidRPr="00057E16">
              <w:rPr>
                <w:rFonts w:ascii="Calibri" w:hAnsi="Calibri" w:cs="Calibri"/>
                <w:sz w:val="18"/>
                <w:szCs w:val="18"/>
              </w:rPr>
              <w:t>Stage/checklist view where configured by Care Plan Task Linkage.</w:t>
            </w:r>
          </w:p>
        </w:tc>
      </w:tr>
    </w:tbl>
    <w:p w14:paraId="01B6D49A" w14:textId="77777777" w:rsidR="00EE69A0" w:rsidRPr="00057E16" w:rsidRDefault="00EE69A0">
      <w:pPr>
        <w:rPr>
          <w:rFonts w:ascii="Calibri" w:hAnsi="Calibri" w:cs="Calibri"/>
          <w:sz w:val="18"/>
          <w:szCs w:val="18"/>
        </w:rPr>
      </w:pPr>
    </w:p>
    <w:p w14:paraId="1DCA62D7" w14:textId="77777777" w:rsidR="004B46AE" w:rsidRPr="00057E16" w:rsidRDefault="004B46AE" w:rsidP="004B46AE">
      <w:pPr>
        <w:pStyle w:val="ListBullet"/>
        <w:spacing w:after="20"/>
        <w:rPr>
          <w:rFonts w:ascii="Calibri" w:hAnsi="Calibri" w:cs="Calibri"/>
          <w:sz w:val="18"/>
          <w:szCs w:val="18"/>
        </w:rPr>
      </w:pPr>
      <w:r w:rsidRPr="00057E16">
        <w:rPr>
          <w:rFonts w:ascii="Calibri" w:eastAsia="Arial" w:hAnsi="Calibri" w:cs="Calibri"/>
          <w:sz w:val="18"/>
          <w:szCs w:val="18"/>
        </w:rPr>
        <w:t>CurrentState and SurfaceSection must be treated separately.</w:t>
      </w:r>
    </w:p>
    <w:p w14:paraId="783E8654" w14:textId="77777777" w:rsidR="004B46AE" w:rsidRPr="00057E16" w:rsidRDefault="004B46AE" w:rsidP="004B46AE">
      <w:pPr>
        <w:pStyle w:val="ListBullet"/>
        <w:spacing w:after="20"/>
        <w:rPr>
          <w:rFonts w:ascii="Calibri" w:hAnsi="Calibri" w:cs="Calibri"/>
          <w:sz w:val="18"/>
          <w:szCs w:val="18"/>
        </w:rPr>
      </w:pPr>
      <w:r w:rsidRPr="00057E16">
        <w:rPr>
          <w:rFonts w:ascii="Calibri" w:eastAsia="Arial" w:hAnsi="Calibri" w:cs="Calibri"/>
          <w:sz w:val="18"/>
          <w:szCs w:val="18"/>
        </w:rPr>
        <w:t>UI placement should be returned by Runtime Task or BFF, not recalculated independently by clients.</w:t>
      </w:r>
    </w:p>
    <w:p w14:paraId="11B43583" w14:textId="77777777" w:rsidR="004B46AE" w:rsidRPr="00057E16" w:rsidRDefault="004B46AE" w:rsidP="004B46AE">
      <w:pPr>
        <w:pStyle w:val="ListBullet"/>
        <w:spacing w:after="20"/>
        <w:rPr>
          <w:rFonts w:ascii="Calibri" w:hAnsi="Calibri" w:cs="Calibri"/>
          <w:sz w:val="18"/>
          <w:szCs w:val="18"/>
        </w:rPr>
      </w:pPr>
      <w:r w:rsidRPr="00057E16">
        <w:rPr>
          <w:rFonts w:ascii="Calibri" w:eastAsia="Arial" w:hAnsi="Calibri" w:cs="Calibri"/>
          <w:sz w:val="18"/>
          <w:szCs w:val="18"/>
        </w:rPr>
        <w:t>Completed, dismissed, and cancelled tasks should not remain in active Today views.</w:t>
      </w:r>
    </w:p>
    <w:p w14:paraId="497592C5" w14:textId="77777777" w:rsidR="004B46AE" w:rsidRPr="00057E16" w:rsidRDefault="004B46AE" w:rsidP="004B46AE">
      <w:pPr>
        <w:pStyle w:val="ListBullet"/>
        <w:spacing w:after="20"/>
        <w:rPr>
          <w:rFonts w:ascii="Calibri" w:hAnsi="Calibri" w:cs="Calibri"/>
          <w:sz w:val="18"/>
          <w:szCs w:val="18"/>
        </w:rPr>
      </w:pPr>
      <w:r w:rsidRPr="00057E16">
        <w:rPr>
          <w:rFonts w:ascii="Calibri" w:eastAsia="Arial" w:hAnsi="Calibri" w:cs="Calibri"/>
          <w:sz w:val="18"/>
          <w:szCs w:val="18"/>
        </w:rPr>
        <w:t>Missed tasks may appear in NeedsAttention only when late action or care-team follow-up is still allowed.</w:t>
      </w:r>
    </w:p>
    <w:p w14:paraId="2C463E22" w14:textId="77777777" w:rsidR="004B46AE" w:rsidRDefault="004B46AE">
      <w:pPr>
        <w:rPr>
          <w:ins w:id="0" w:author="Sumeet" w:date="2026-06-03T17:01:00Z" w16du:dateUtc="2026-06-03T22:01:00Z"/>
          <w:rFonts w:ascii="Calibri" w:hAnsi="Calibri" w:cs="Calibri"/>
          <w:sz w:val="18"/>
          <w:szCs w:val="18"/>
        </w:rPr>
      </w:pPr>
    </w:p>
    <w:p w14:paraId="52FFC924" w14:textId="77777777" w:rsidR="00304422" w:rsidRPr="00304422" w:rsidRDefault="00304422" w:rsidP="00304422">
      <w:pPr>
        <w:rPr>
          <w:ins w:id="1" w:author="Sumeet" w:date="2026-06-03T17:01:00Z"/>
          <w:rFonts w:ascii="Calibri" w:hAnsi="Calibri" w:cs="Calibri"/>
          <w:sz w:val="18"/>
          <w:szCs w:val="18"/>
        </w:rPr>
      </w:pPr>
      <w:ins w:id="2" w:author="Sumeet" w:date="2026-06-03T17:01:00Z">
        <w:r w:rsidRPr="00304422">
          <w:rPr>
            <w:rFonts w:ascii="Calibri" w:hAnsi="Calibri" w:cs="Calibri"/>
            <w:sz w:val="18"/>
            <w:szCs w:val="18"/>
          </w:rPr>
          <w:t>SurfaceSection shall be derived by Runtime Task Service or BFF using CurrentState, StartDate, DueDate, DisplayToPatient, and stage/checklist context where applicable.</w:t>
        </w:r>
      </w:ins>
    </w:p>
    <w:p w14:paraId="39D45454" w14:textId="77777777" w:rsidR="00304422" w:rsidRPr="00304422" w:rsidRDefault="00304422" w:rsidP="00304422">
      <w:pPr>
        <w:rPr>
          <w:ins w:id="3" w:author="Sumeet" w:date="2026-06-03T17:01:00Z"/>
          <w:rFonts w:ascii="Calibri" w:hAnsi="Calibri" w:cs="Calibri"/>
          <w:sz w:val="18"/>
          <w:szCs w:val="18"/>
        </w:rPr>
      </w:pPr>
      <w:ins w:id="4" w:author="Sumeet" w:date="2026-06-03T17:01:00Z">
        <w:r w:rsidRPr="00304422">
          <w:rPr>
            <w:rFonts w:ascii="Calibri" w:hAnsi="Calibri" w:cs="Calibri"/>
            <w:sz w:val="18"/>
            <w:szCs w:val="18"/>
          </w:rPr>
          <w:t> </w:t>
        </w:r>
      </w:ins>
    </w:p>
    <w:p w14:paraId="21B3E3B9" w14:textId="77777777" w:rsidR="00304422" w:rsidRPr="00304422" w:rsidRDefault="00304422" w:rsidP="00304422">
      <w:pPr>
        <w:rPr>
          <w:ins w:id="5" w:author="Sumeet" w:date="2026-06-03T17:01:00Z"/>
          <w:rFonts w:ascii="Calibri" w:hAnsi="Calibri" w:cs="Calibri"/>
          <w:sz w:val="18"/>
          <w:szCs w:val="18"/>
        </w:rPr>
      </w:pPr>
      <w:ins w:id="6" w:author="Sumeet" w:date="2026-06-03T17:01:00Z">
        <w:r w:rsidRPr="00304422">
          <w:rPr>
            <w:rFonts w:ascii="Calibri" w:hAnsi="Calibri" w:cs="Calibri"/>
            <w:sz w:val="18"/>
            <w:szCs w:val="18"/>
          </w:rPr>
          <w:t>StartDate defines when the task first becomes visible/actionable.</w:t>
        </w:r>
      </w:ins>
    </w:p>
    <w:p w14:paraId="0D33F572" w14:textId="77777777" w:rsidR="00304422" w:rsidRPr="00304422" w:rsidRDefault="00304422" w:rsidP="00304422">
      <w:pPr>
        <w:rPr>
          <w:ins w:id="7" w:author="Sumeet" w:date="2026-06-03T17:01:00Z"/>
          <w:rFonts w:ascii="Calibri" w:hAnsi="Calibri" w:cs="Calibri"/>
          <w:sz w:val="18"/>
          <w:szCs w:val="18"/>
        </w:rPr>
      </w:pPr>
      <w:ins w:id="8" w:author="Sumeet" w:date="2026-06-03T17:01:00Z">
        <w:r w:rsidRPr="00304422">
          <w:rPr>
            <w:rFonts w:ascii="Calibri" w:hAnsi="Calibri" w:cs="Calibri"/>
            <w:sz w:val="18"/>
            <w:szCs w:val="18"/>
          </w:rPr>
          <w:t>DueDate defines when the task is expected to be completed.</w:t>
        </w:r>
      </w:ins>
    </w:p>
    <w:p w14:paraId="1D5BC399" w14:textId="77777777" w:rsidR="00304422" w:rsidRPr="00304422" w:rsidRDefault="00304422" w:rsidP="00304422">
      <w:pPr>
        <w:rPr>
          <w:ins w:id="9" w:author="Sumeet" w:date="2026-06-03T17:01:00Z"/>
          <w:rFonts w:ascii="Calibri" w:hAnsi="Calibri" w:cs="Calibri"/>
          <w:sz w:val="18"/>
          <w:szCs w:val="18"/>
        </w:rPr>
      </w:pPr>
      <w:ins w:id="10" w:author="Sumeet" w:date="2026-06-03T17:01:00Z">
        <w:r w:rsidRPr="00304422">
          <w:rPr>
            <w:rFonts w:ascii="Calibri" w:hAnsi="Calibri" w:cs="Calibri"/>
            <w:sz w:val="18"/>
            <w:szCs w:val="18"/>
          </w:rPr>
          <w:t> </w:t>
        </w:r>
      </w:ins>
    </w:p>
    <w:p w14:paraId="646B8C5D" w14:textId="77777777" w:rsidR="00304422" w:rsidRPr="00304422" w:rsidRDefault="00304422" w:rsidP="00304422">
      <w:pPr>
        <w:rPr>
          <w:ins w:id="11" w:author="Sumeet" w:date="2026-06-03T17:01:00Z"/>
          <w:rFonts w:ascii="Calibri" w:hAnsi="Calibri" w:cs="Calibri"/>
          <w:sz w:val="18"/>
          <w:szCs w:val="18"/>
        </w:rPr>
      </w:pPr>
      <w:ins w:id="12" w:author="Sumeet" w:date="2026-06-03T17:01:00Z">
        <w:r w:rsidRPr="00304422">
          <w:rPr>
            <w:rFonts w:ascii="Calibri" w:hAnsi="Calibri" w:cs="Calibri"/>
            <w:sz w:val="18"/>
            <w:szCs w:val="18"/>
          </w:rPr>
          <w:t>Rules:</w:t>
        </w:r>
      </w:ins>
    </w:p>
    <w:p w14:paraId="0CF4A614" w14:textId="77777777" w:rsidR="00304422" w:rsidRPr="00304422" w:rsidRDefault="00304422" w:rsidP="00304422">
      <w:pPr>
        <w:rPr>
          <w:ins w:id="13" w:author="Sumeet" w:date="2026-06-03T17:01:00Z"/>
          <w:rFonts w:ascii="Calibri" w:hAnsi="Calibri" w:cs="Calibri"/>
          <w:sz w:val="18"/>
          <w:szCs w:val="18"/>
        </w:rPr>
      </w:pPr>
      <w:ins w:id="14" w:author="Sumeet" w:date="2026-06-03T17:01:00Z">
        <w:r w:rsidRPr="00304422">
          <w:rPr>
            <w:rFonts w:ascii="Calibri" w:hAnsi="Calibri" w:cs="Calibri"/>
            <w:sz w:val="18"/>
            <w:szCs w:val="18"/>
          </w:rPr>
          <w:t>- If task is Completed, Dismissed, or Cancelled, show in History.</w:t>
        </w:r>
      </w:ins>
    </w:p>
    <w:p w14:paraId="2093FC06" w14:textId="77777777" w:rsidR="00304422" w:rsidRPr="00304422" w:rsidRDefault="00304422" w:rsidP="00304422">
      <w:pPr>
        <w:rPr>
          <w:ins w:id="15" w:author="Sumeet" w:date="2026-06-03T17:01:00Z"/>
          <w:rFonts w:ascii="Calibri" w:hAnsi="Calibri" w:cs="Calibri"/>
          <w:sz w:val="18"/>
          <w:szCs w:val="18"/>
        </w:rPr>
      </w:pPr>
      <w:ins w:id="16" w:author="Sumeet" w:date="2026-06-03T17:01:00Z">
        <w:r w:rsidRPr="00304422">
          <w:rPr>
            <w:rFonts w:ascii="Calibri" w:hAnsi="Calibri" w:cs="Calibri"/>
            <w:sz w:val="18"/>
            <w:szCs w:val="18"/>
          </w:rPr>
          <w:t>- If task is not yet started and Today &lt; StartDate, show in Upcoming.</w:t>
        </w:r>
      </w:ins>
    </w:p>
    <w:p w14:paraId="683832D7" w14:textId="77777777" w:rsidR="00304422" w:rsidRPr="00304422" w:rsidRDefault="00304422" w:rsidP="00304422">
      <w:pPr>
        <w:rPr>
          <w:ins w:id="17" w:author="Sumeet" w:date="2026-06-03T17:01:00Z"/>
          <w:rFonts w:ascii="Calibri" w:hAnsi="Calibri" w:cs="Calibri"/>
          <w:sz w:val="18"/>
          <w:szCs w:val="18"/>
        </w:rPr>
      </w:pPr>
      <w:ins w:id="18" w:author="Sumeet" w:date="2026-06-03T17:01:00Z">
        <w:r w:rsidRPr="00304422">
          <w:rPr>
            <w:rFonts w:ascii="Calibri" w:hAnsi="Calibri" w:cs="Calibri"/>
            <w:sz w:val="18"/>
            <w:szCs w:val="18"/>
          </w:rPr>
          <w:t>- If StartDate &lt;= Today &lt;= DueDate and task is Active, show in Today.</w:t>
        </w:r>
      </w:ins>
    </w:p>
    <w:p w14:paraId="4F0358F1" w14:textId="77777777" w:rsidR="00304422" w:rsidRPr="00304422" w:rsidRDefault="00304422" w:rsidP="00304422">
      <w:pPr>
        <w:rPr>
          <w:ins w:id="19" w:author="Sumeet" w:date="2026-06-03T17:01:00Z"/>
          <w:rFonts w:ascii="Calibri" w:hAnsi="Calibri" w:cs="Calibri"/>
          <w:sz w:val="18"/>
          <w:szCs w:val="18"/>
        </w:rPr>
      </w:pPr>
      <w:ins w:id="20" w:author="Sumeet" w:date="2026-06-03T17:01:00Z">
        <w:r w:rsidRPr="00304422">
          <w:rPr>
            <w:rFonts w:ascii="Calibri" w:hAnsi="Calibri" w:cs="Calibri"/>
            <w:sz w:val="18"/>
            <w:szCs w:val="18"/>
          </w:rPr>
          <w:t>- If DueDate has passed and task is not completed, show in NeedsAttention.</w:t>
        </w:r>
      </w:ins>
    </w:p>
    <w:p w14:paraId="4E77F289" w14:textId="77777777" w:rsidR="00304422" w:rsidRPr="00304422" w:rsidRDefault="00304422" w:rsidP="00304422">
      <w:pPr>
        <w:rPr>
          <w:ins w:id="21" w:author="Sumeet" w:date="2026-06-03T17:01:00Z"/>
          <w:rFonts w:ascii="Calibri" w:hAnsi="Calibri" w:cs="Calibri"/>
          <w:sz w:val="18"/>
          <w:szCs w:val="18"/>
        </w:rPr>
      </w:pPr>
      <w:ins w:id="22" w:author="Sumeet" w:date="2026-06-03T17:01:00Z">
        <w:r w:rsidRPr="00304422">
          <w:rPr>
            <w:rFonts w:ascii="Calibri" w:hAnsi="Calibri" w:cs="Calibri"/>
            <w:sz w:val="18"/>
            <w:szCs w:val="18"/>
          </w:rPr>
          <w:t>- If task is Missed but still actionable, show in NeedsAttention.</w:t>
        </w:r>
      </w:ins>
    </w:p>
    <w:p w14:paraId="6AA05B91" w14:textId="77777777" w:rsidR="00304422" w:rsidRPr="00304422" w:rsidRDefault="00304422" w:rsidP="00304422">
      <w:pPr>
        <w:rPr>
          <w:ins w:id="23" w:author="Sumeet" w:date="2026-06-03T17:01:00Z"/>
          <w:rFonts w:ascii="Calibri" w:hAnsi="Calibri" w:cs="Calibri"/>
          <w:sz w:val="18"/>
          <w:szCs w:val="18"/>
        </w:rPr>
      </w:pPr>
      <w:ins w:id="24" w:author="Sumeet" w:date="2026-06-03T17:01:00Z">
        <w:r w:rsidRPr="00304422">
          <w:rPr>
            <w:rFonts w:ascii="Calibri" w:hAnsi="Calibri" w:cs="Calibri"/>
            <w:sz w:val="18"/>
            <w:szCs w:val="18"/>
          </w:rPr>
          <w:t>- If task is Missed and no longer actionable, show in History.</w:t>
        </w:r>
      </w:ins>
    </w:p>
    <w:p w14:paraId="24E5B5CD" w14:textId="77777777" w:rsidR="00304422" w:rsidRPr="00304422" w:rsidRDefault="00304422" w:rsidP="00304422">
      <w:pPr>
        <w:rPr>
          <w:ins w:id="25" w:author="Sumeet" w:date="2026-06-03T17:01:00Z"/>
          <w:rFonts w:ascii="Calibri" w:hAnsi="Calibri" w:cs="Calibri"/>
          <w:sz w:val="18"/>
          <w:szCs w:val="18"/>
        </w:rPr>
      </w:pPr>
      <w:ins w:id="26" w:author="Sumeet" w:date="2026-06-03T17:01:00Z">
        <w:r w:rsidRPr="00304422">
          <w:rPr>
            <w:rFonts w:ascii="Calibri" w:hAnsi="Calibri" w:cs="Calibri"/>
            <w:sz w:val="18"/>
            <w:szCs w:val="18"/>
          </w:rPr>
          <w:t> </w:t>
        </w:r>
      </w:ins>
    </w:p>
    <w:p w14:paraId="1B7C3112" w14:textId="77777777" w:rsidR="00304422" w:rsidRPr="00304422" w:rsidRDefault="00304422" w:rsidP="00304422">
      <w:pPr>
        <w:rPr>
          <w:ins w:id="27" w:author="Sumeet" w:date="2026-06-03T17:01:00Z"/>
          <w:rFonts w:ascii="Calibri" w:hAnsi="Calibri" w:cs="Calibri"/>
          <w:sz w:val="18"/>
          <w:szCs w:val="18"/>
        </w:rPr>
      </w:pPr>
      <w:ins w:id="28" w:author="Sumeet" w:date="2026-06-03T17:01:00Z">
        <w:r w:rsidRPr="00304422">
          <w:rPr>
            <w:rFonts w:ascii="Calibri" w:hAnsi="Calibri" w:cs="Calibri"/>
            <w:sz w:val="18"/>
            <w:szCs w:val="18"/>
          </w:rPr>
          <w:t>If a task should appear only on the last day, set StartDate = DueDate.</w:t>
        </w:r>
      </w:ins>
    </w:p>
    <w:p w14:paraId="067350D7" w14:textId="77777777" w:rsidR="00304422" w:rsidRPr="00304422" w:rsidRDefault="00304422" w:rsidP="00304422">
      <w:pPr>
        <w:rPr>
          <w:ins w:id="29" w:author="Sumeet" w:date="2026-06-03T17:01:00Z"/>
          <w:rFonts w:ascii="Calibri" w:hAnsi="Calibri" w:cs="Calibri"/>
          <w:sz w:val="18"/>
          <w:szCs w:val="18"/>
        </w:rPr>
      </w:pPr>
      <w:ins w:id="30" w:author="Sumeet" w:date="2026-06-03T17:01:00Z">
        <w:r w:rsidRPr="00304422">
          <w:rPr>
            <w:rFonts w:ascii="Calibri" w:hAnsi="Calibri" w:cs="Calibri"/>
            <w:sz w:val="18"/>
            <w:szCs w:val="18"/>
          </w:rPr>
          <w:t>If a task should appear before the due date, set StartDate earlier than DueDate.</w:t>
        </w:r>
      </w:ins>
    </w:p>
    <w:p w14:paraId="10F0FEA8" w14:textId="77777777" w:rsidR="00304422" w:rsidRPr="00304422" w:rsidRDefault="00304422" w:rsidP="00304422">
      <w:pPr>
        <w:rPr>
          <w:ins w:id="31" w:author="Sumeet" w:date="2026-06-03T17:01:00Z"/>
          <w:rFonts w:ascii="Calibri" w:hAnsi="Calibri" w:cs="Calibri"/>
          <w:sz w:val="18"/>
          <w:szCs w:val="18"/>
        </w:rPr>
      </w:pPr>
      <w:ins w:id="32" w:author="Sumeet" w:date="2026-06-03T17:01:00Z">
        <w:r w:rsidRPr="00304422">
          <w:rPr>
            <w:rFonts w:ascii="Calibri" w:hAnsi="Calibri" w:cs="Calibri"/>
            <w:sz w:val="18"/>
            <w:szCs w:val="18"/>
          </w:rPr>
          <w:t> </w:t>
        </w:r>
      </w:ins>
    </w:p>
    <w:p w14:paraId="08662F81" w14:textId="77777777" w:rsidR="00304422" w:rsidRPr="00304422" w:rsidRDefault="00304422" w:rsidP="00304422">
      <w:pPr>
        <w:rPr>
          <w:ins w:id="33" w:author="Sumeet" w:date="2026-06-03T17:01:00Z"/>
          <w:rFonts w:ascii="Calibri" w:hAnsi="Calibri" w:cs="Calibri"/>
          <w:sz w:val="18"/>
          <w:szCs w:val="18"/>
        </w:rPr>
      </w:pPr>
      <w:ins w:id="34" w:author="Sumeet" w:date="2026-06-03T17:01:00Z">
        <w:r w:rsidRPr="00304422">
          <w:rPr>
            <w:rFonts w:ascii="Calibri" w:hAnsi="Calibri" w:cs="Calibri"/>
            <w:sz w:val="18"/>
            <w:szCs w:val="18"/>
          </w:rPr>
          <w:t>For tasks that require advance action, Runtime Task shall set StartDate earlier than DueDate, typically 2–3 days before DueDate, based on Task Template, Care Plan linkage, Monitoring Runtime request, or source-service request.</w:t>
        </w:r>
      </w:ins>
    </w:p>
    <w:p w14:paraId="53390B61" w14:textId="77777777" w:rsidR="00304422" w:rsidRPr="00304422" w:rsidRDefault="00304422" w:rsidP="00304422">
      <w:pPr>
        <w:rPr>
          <w:ins w:id="35" w:author="Sumeet" w:date="2026-06-03T17:01:00Z"/>
          <w:rFonts w:ascii="Calibri" w:hAnsi="Calibri" w:cs="Calibri"/>
          <w:sz w:val="18"/>
          <w:szCs w:val="18"/>
        </w:rPr>
      </w:pPr>
      <w:ins w:id="36" w:author="Sumeet" w:date="2026-06-03T17:01:00Z">
        <w:r w:rsidRPr="00304422">
          <w:rPr>
            <w:rFonts w:ascii="Calibri" w:hAnsi="Calibri" w:cs="Calibri"/>
            <w:sz w:val="18"/>
            <w:szCs w:val="18"/>
          </w:rPr>
          <w:t> </w:t>
        </w:r>
      </w:ins>
    </w:p>
    <w:p w14:paraId="4E7665D3" w14:textId="77777777" w:rsidR="00304422" w:rsidRPr="00304422" w:rsidRDefault="00304422" w:rsidP="00304422">
      <w:pPr>
        <w:rPr>
          <w:ins w:id="37" w:author="Sumeet" w:date="2026-06-03T17:01:00Z"/>
          <w:rFonts w:ascii="Calibri" w:hAnsi="Calibri" w:cs="Calibri"/>
          <w:sz w:val="18"/>
          <w:szCs w:val="18"/>
        </w:rPr>
      </w:pPr>
      <w:ins w:id="38" w:author="Sumeet" w:date="2026-06-03T17:01:00Z">
        <w:r w:rsidRPr="00304422">
          <w:rPr>
            <w:rFonts w:ascii="Calibri" w:hAnsi="Calibri" w:cs="Calibri"/>
            <w:sz w:val="18"/>
            <w:szCs w:val="18"/>
          </w:rPr>
          <w:t>Mobile and Portal shall use the SurfaceSection returned by Runtime Task Service or BFF and shall not independently decide Today vs Upcoming.</w:t>
        </w:r>
      </w:ins>
    </w:p>
    <w:p w14:paraId="1F002232" w14:textId="77777777" w:rsidR="00304422" w:rsidRPr="00057E16" w:rsidRDefault="00304422">
      <w:pPr>
        <w:rPr>
          <w:rFonts w:ascii="Calibri" w:hAnsi="Calibri" w:cs="Calibri"/>
          <w:sz w:val="18"/>
          <w:szCs w:val="18"/>
        </w:rPr>
      </w:pPr>
    </w:p>
    <w:p w14:paraId="5E06D2D6" w14:textId="0DD2561A" w:rsidR="00EE69A0" w:rsidRPr="004C349E" w:rsidRDefault="00E455F5" w:rsidP="004C349E">
      <w:pPr>
        <w:pStyle w:val="Heading1"/>
        <w:numPr>
          <w:ilvl w:val="0"/>
          <w:numId w:val="12"/>
        </w:numPr>
        <w:rPr>
          <w:rFonts w:ascii="Calibri" w:hAnsi="Calibri" w:cs="Calibri"/>
          <w:sz w:val="24"/>
          <w:szCs w:val="24"/>
        </w:rPr>
      </w:pPr>
      <w:r w:rsidRPr="004C349E">
        <w:rPr>
          <w:rFonts w:ascii="Calibri" w:hAnsi="Calibri" w:cs="Calibri"/>
          <w:sz w:val="24"/>
          <w:szCs w:val="24"/>
        </w:rPr>
        <w:t>T</w:t>
      </w:r>
      <w:r w:rsidRPr="004C349E">
        <w:rPr>
          <w:rFonts w:ascii="Calibri" w:hAnsi="Calibri" w:cs="Calibri"/>
          <w:sz w:val="24"/>
          <w:szCs w:val="24"/>
        </w:rPr>
        <w:t>ask Creation and Runtime Processing Requirements</w:t>
      </w:r>
    </w:p>
    <w:p w14:paraId="46D3531B" w14:textId="5203680C"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Care-Plan-Linked Task Creation</w:t>
      </w:r>
    </w:p>
    <w:p w14:paraId="1C7F6C34" w14:textId="77777777" w:rsidR="009A72D1" w:rsidRPr="009A72D1" w:rsidRDefault="009A72D1" w:rsidP="009A72D1"/>
    <w:tbl>
      <w:tblPr>
        <w:tblStyle w:val="TableGrid"/>
        <w:tblW w:w="0" w:type="auto"/>
        <w:jc w:val="center"/>
        <w:tblLook w:val="04A0" w:firstRow="1" w:lastRow="0" w:firstColumn="1" w:lastColumn="0" w:noHBand="0" w:noVBand="1"/>
      </w:tblPr>
      <w:tblGrid>
        <w:gridCol w:w="1718"/>
        <w:gridCol w:w="8866"/>
      </w:tblGrid>
      <w:tr w:rsidR="00EE69A0" w:rsidRPr="00057E16" w14:paraId="31DD1BD6" w14:textId="77777777">
        <w:trPr>
          <w:jc w:val="center"/>
        </w:trPr>
        <w:tc>
          <w:tcPr>
            <w:tcW w:w="1728" w:type="dxa"/>
            <w:shd w:val="clear" w:color="auto" w:fill="D9EAF7"/>
            <w:vAlign w:val="center"/>
          </w:tcPr>
          <w:p w14:paraId="34280ADA" w14:textId="77777777" w:rsidR="00EE69A0" w:rsidRPr="00057E16" w:rsidRDefault="00E455F5">
            <w:pPr>
              <w:rPr>
                <w:rFonts w:ascii="Calibri" w:hAnsi="Calibri" w:cs="Calibri"/>
                <w:sz w:val="18"/>
                <w:szCs w:val="18"/>
              </w:rPr>
            </w:pPr>
            <w:r w:rsidRPr="00057E16">
              <w:rPr>
                <w:rFonts w:ascii="Calibri" w:hAnsi="Calibri" w:cs="Calibri"/>
                <w:b/>
                <w:sz w:val="18"/>
                <w:szCs w:val="18"/>
              </w:rPr>
              <w:t>ID</w:t>
            </w:r>
          </w:p>
        </w:tc>
        <w:tc>
          <w:tcPr>
            <w:tcW w:w="8928" w:type="dxa"/>
            <w:shd w:val="clear" w:color="auto" w:fill="D9EAF7"/>
            <w:vAlign w:val="center"/>
          </w:tcPr>
          <w:p w14:paraId="7F351114" w14:textId="77777777" w:rsidR="00EE69A0" w:rsidRPr="00057E16" w:rsidRDefault="00E455F5">
            <w:pPr>
              <w:rPr>
                <w:rFonts w:ascii="Calibri" w:hAnsi="Calibri" w:cs="Calibri"/>
                <w:sz w:val="18"/>
                <w:szCs w:val="18"/>
              </w:rPr>
            </w:pPr>
            <w:r w:rsidRPr="00057E16">
              <w:rPr>
                <w:rFonts w:ascii="Calibri" w:hAnsi="Calibri" w:cs="Calibri"/>
                <w:b/>
                <w:sz w:val="18"/>
                <w:szCs w:val="18"/>
              </w:rPr>
              <w:t>Requirement</w:t>
            </w:r>
          </w:p>
        </w:tc>
      </w:tr>
      <w:tr w:rsidR="00EE69A0" w:rsidRPr="00057E16" w14:paraId="733DB6D1" w14:textId="77777777">
        <w:trPr>
          <w:jc w:val="center"/>
        </w:trPr>
        <w:tc>
          <w:tcPr>
            <w:tcW w:w="1728" w:type="dxa"/>
          </w:tcPr>
          <w:p w14:paraId="0A81A60E" w14:textId="77777777" w:rsidR="00EE69A0" w:rsidRPr="00057E16" w:rsidRDefault="00E455F5">
            <w:pPr>
              <w:rPr>
                <w:rFonts w:ascii="Calibri" w:hAnsi="Calibri" w:cs="Calibri"/>
                <w:sz w:val="18"/>
                <w:szCs w:val="18"/>
              </w:rPr>
            </w:pPr>
            <w:r w:rsidRPr="00057E16">
              <w:rPr>
                <w:rFonts w:ascii="Calibri" w:hAnsi="Calibri" w:cs="Calibri"/>
                <w:sz w:val="18"/>
                <w:szCs w:val="18"/>
              </w:rPr>
              <w:t>FR-TASK-CRT-001</w:t>
            </w:r>
          </w:p>
        </w:tc>
        <w:tc>
          <w:tcPr>
            <w:tcW w:w="8928" w:type="dxa"/>
          </w:tcPr>
          <w:p w14:paraId="2ACC1B3D" w14:textId="77777777" w:rsidR="00EE69A0" w:rsidRPr="00057E16" w:rsidRDefault="00E455F5">
            <w:pPr>
              <w:rPr>
                <w:rFonts w:ascii="Calibri" w:hAnsi="Calibri" w:cs="Calibri"/>
                <w:sz w:val="18"/>
                <w:szCs w:val="18"/>
              </w:rPr>
            </w:pPr>
            <w:r w:rsidRPr="00057E16">
              <w:rPr>
                <w:rFonts w:ascii="Calibri" w:hAnsi="Calibri" w:cs="Calibri"/>
                <w:sz w:val="18"/>
                <w:szCs w:val="18"/>
              </w:rPr>
              <w:t>When a supported Care Plan task-generation trigger occurs, Runtime Task shall create eligible runtime tasks from published Task Templates linked through Care Plan Task Linkage.</w:t>
            </w:r>
          </w:p>
        </w:tc>
      </w:tr>
      <w:tr w:rsidR="00EE69A0" w:rsidRPr="00057E16" w14:paraId="054D8096" w14:textId="77777777">
        <w:trPr>
          <w:jc w:val="center"/>
        </w:trPr>
        <w:tc>
          <w:tcPr>
            <w:tcW w:w="1728" w:type="dxa"/>
          </w:tcPr>
          <w:p w14:paraId="219B70F4" w14:textId="77777777" w:rsidR="00EE69A0" w:rsidRPr="00057E16" w:rsidRDefault="00E455F5">
            <w:pPr>
              <w:rPr>
                <w:rFonts w:ascii="Calibri" w:hAnsi="Calibri" w:cs="Calibri"/>
                <w:sz w:val="18"/>
                <w:szCs w:val="18"/>
              </w:rPr>
            </w:pPr>
            <w:r w:rsidRPr="00057E16">
              <w:rPr>
                <w:rFonts w:ascii="Calibri" w:hAnsi="Calibri" w:cs="Calibri"/>
                <w:sz w:val="18"/>
                <w:szCs w:val="18"/>
              </w:rPr>
              <w:t>FR-TASK-CRT-002</w:t>
            </w:r>
          </w:p>
        </w:tc>
        <w:tc>
          <w:tcPr>
            <w:tcW w:w="8928" w:type="dxa"/>
          </w:tcPr>
          <w:p w14:paraId="6349123C" w14:textId="77777777" w:rsidR="00EE69A0" w:rsidRPr="00057E16" w:rsidRDefault="00E455F5">
            <w:pPr>
              <w:rPr>
                <w:rFonts w:ascii="Calibri" w:hAnsi="Calibri" w:cs="Calibri"/>
                <w:sz w:val="18"/>
                <w:szCs w:val="18"/>
              </w:rPr>
            </w:pPr>
            <w:r w:rsidRPr="00057E16">
              <w:rPr>
                <w:rFonts w:ascii="Calibri" w:hAnsi="Calibri" w:cs="Calibri"/>
                <w:sz w:val="18"/>
                <w:szCs w:val="18"/>
              </w:rPr>
              <w:t>Each care-plan-linked runtime task shall store source Task Template version, CarePlanInstanceID, CarePlanTaskLinkageID, WorkflowStage, TaskGenerationTrigger, required/checklist indicators, and due/reminder context where applicable.</w:t>
            </w:r>
          </w:p>
        </w:tc>
      </w:tr>
      <w:tr w:rsidR="00EE69A0" w:rsidRPr="00057E16" w14:paraId="546DDF86" w14:textId="77777777">
        <w:trPr>
          <w:jc w:val="center"/>
        </w:trPr>
        <w:tc>
          <w:tcPr>
            <w:tcW w:w="1728" w:type="dxa"/>
          </w:tcPr>
          <w:p w14:paraId="094AA67B" w14:textId="77777777" w:rsidR="00EE69A0" w:rsidRPr="00057E16" w:rsidRDefault="00E455F5">
            <w:pPr>
              <w:rPr>
                <w:rFonts w:ascii="Calibri" w:hAnsi="Calibri" w:cs="Calibri"/>
                <w:sz w:val="18"/>
                <w:szCs w:val="18"/>
              </w:rPr>
            </w:pPr>
            <w:r w:rsidRPr="00057E16">
              <w:rPr>
                <w:rFonts w:ascii="Calibri" w:hAnsi="Calibri" w:cs="Calibri"/>
                <w:sz w:val="18"/>
                <w:szCs w:val="18"/>
              </w:rPr>
              <w:t>FR-TASK-CRT-003</w:t>
            </w:r>
          </w:p>
        </w:tc>
        <w:tc>
          <w:tcPr>
            <w:tcW w:w="8928" w:type="dxa"/>
          </w:tcPr>
          <w:p w14:paraId="0FE161B4" w14:textId="77777777" w:rsidR="00EE69A0" w:rsidRPr="00057E16" w:rsidRDefault="00E455F5">
            <w:pPr>
              <w:rPr>
                <w:rFonts w:ascii="Calibri" w:hAnsi="Calibri" w:cs="Calibri"/>
                <w:sz w:val="18"/>
                <w:szCs w:val="18"/>
              </w:rPr>
            </w:pPr>
            <w:r w:rsidRPr="00057E16">
              <w:rPr>
                <w:rFonts w:ascii="Calibri" w:hAnsi="Calibri" w:cs="Calibri"/>
                <w:sz w:val="18"/>
                <w:szCs w:val="18"/>
              </w:rPr>
              <w:t>Each care-plan-linked runtime task shall store TaskBehaviorCode, TaskDisplayGroup, ActionTargetID where applicable, AssignedToType, DisplayToPatient, title, and description from the Task Template snapshot.</w:t>
            </w:r>
          </w:p>
        </w:tc>
      </w:tr>
      <w:tr w:rsidR="00EE69A0" w:rsidRPr="00057E16" w14:paraId="3DDF00F4" w14:textId="77777777">
        <w:trPr>
          <w:jc w:val="center"/>
        </w:trPr>
        <w:tc>
          <w:tcPr>
            <w:tcW w:w="1728" w:type="dxa"/>
          </w:tcPr>
          <w:p w14:paraId="16250D2C" w14:textId="77777777" w:rsidR="00EE69A0" w:rsidRPr="00057E16" w:rsidRDefault="00E455F5">
            <w:pPr>
              <w:rPr>
                <w:rFonts w:ascii="Calibri" w:hAnsi="Calibri" w:cs="Calibri"/>
                <w:sz w:val="18"/>
                <w:szCs w:val="18"/>
              </w:rPr>
            </w:pPr>
            <w:r w:rsidRPr="00057E16">
              <w:rPr>
                <w:rFonts w:ascii="Calibri" w:hAnsi="Calibri" w:cs="Calibri"/>
                <w:sz w:val="18"/>
                <w:szCs w:val="18"/>
              </w:rPr>
              <w:t>FR-TASK-CRT-004</w:t>
            </w:r>
          </w:p>
        </w:tc>
        <w:tc>
          <w:tcPr>
            <w:tcW w:w="8928" w:type="dxa"/>
          </w:tcPr>
          <w:p w14:paraId="2676FD45" w14:textId="77777777" w:rsidR="00EE69A0" w:rsidRPr="00057E16" w:rsidRDefault="00E455F5">
            <w:pPr>
              <w:rPr>
                <w:rFonts w:ascii="Calibri" w:hAnsi="Calibri" w:cs="Calibri"/>
                <w:sz w:val="18"/>
                <w:szCs w:val="18"/>
              </w:rPr>
            </w:pPr>
            <w:r w:rsidRPr="00057E16">
              <w:rPr>
                <w:rFonts w:ascii="Calibri" w:hAnsi="Calibri" w:cs="Calibri"/>
                <w:sz w:val="18"/>
                <w:szCs w:val="18"/>
              </w:rPr>
              <w:t>Care-plan task creation shall be idempotent by PatientID, CarePlanInstanceID, CarePlanTaskLinkageID, TaskGenerationTrigger, and scheduled occurrence.</w:t>
            </w:r>
          </w:p>
        </w:tc>
      </w:tr>
      <w:tr w:rsidR="00EE69A0" w:rsidRPr="00057E16" w14:paraId="47B9A99C" w14:textId="77777777">
        <w:trPr>
          <w:jc w:val="center"/>
        </w:trPr>
        <w:tc>
          <w:tcPr>
            <w:tcW w:w="1728" w:type="dxa"/>
          </w:tcPr>
          <w:p w14:paraId="2F347605" w14:textId="77777777" w:rsidR="00EE69A0" w:rsidRPr="00057E16" w:rsidRDefault="00E455F5">
            <w:pPr>
              <w:rPr>
                <w:rFonts w:ascii="Calibri" w:hAnsi="Calibri" w:cs="Calibri"/>
                <w:sz w:val="18"/>
                <w:szCs w:val="18"/>
              </w:rPr>
            </w:pPr>
            <w:r w:rsidRPr="00057E16">
              <w:rPr>
                <w:rFonts w:ascii="Calibri" w:hAnsi="Calibri" w:cs="Calibri"/>
                <w:sz w:val="18"/>
                <w:szCs w:val="18"/>
              </w:rPr>
              <w:t>FR-TASK-CRT-005</w:t>
            </w:r>
          </w:p>
        </w:tc>
        <w:tc>
          <w:tcPr>
            <w:tcW w:w="8928" w:type="dxa"/>
          </w:tcPr>
          <w:p w14:paraId="0AA06E71"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shall not modify the source Task Template or Care Plan Task Linkage.</w:t>
            </w:r>
          </w:p>
        </w:tc>
      </w:tr>
    </w:tbl>
    <w:p w14:paraId="38ACA73B" w14:textId="77777777" w:rsidR="00EE69A0" w:rsidRPr="00057E16" w:rsidRDefault="00EE69A0">
      <w:pPr>
        <w:rPr>
          <w:rFonts w:ascii="Calibri" w:hAnsi="Calibri" w:cs="Calibri"/>
          <w:sz w:val="18"/>
          <w:szCs w:val="18"/>
        </w:rPr>
      </w:pPr>
    </w:p>
    <w:p w14:paraId="529848F1" w14:textId="77777777"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4.2 Monitoring-Generated Task / Check-In Creation</w:t>
      </w:r>
    </w:p>
    <w:p w14:paraId="43E8ED91" w14:textId="77777777" w:rsidR="009A72D1" w:rsidRPr="009A72D1" w:rsidRDefault="009A72D1" w:rsidP="009A72D1"/>
    <w:tbl>
      <w:tblPr>
        <w:tblStyle w:val="TableGrid"/>
        <w:tblW w:w="0" w:type="auto"/>
        <w:jc w:val="center"/>
        <w:tblLook w:val="04A0" w:firstRow="1" w:lastRow="0" w:firstColumn="1" w:lastColumn="0" w:noHBand="0" w:noVBand="1"/>
      </w:tblPr>
      <w:tblGrid>
        <w:gridCol w:w="1718"/>
        <w:gridCol w:w="8866"/>
      </w:tblGrid>
      <w:tr w:rsidR="00EE69A0" w:rsidRPr="00057E16" w14:paraId="7E06E4A6" w14:textId="77777777">
        <w:trPr>
          <w:jc w:val="center"/>
        </w:trPr>
        <w:tc>
          <w:tcPr>
            <w:tcW w:w="1728" w:type="dxa"/>
            <w:shd w:val="clear" w:color="auto" w:fill="D9EAF7"/>
            <w:vAlign w:val="center"/>
          </w:tcPr>
          <w:p w14:paraId="37331C78" w14:textId="77777777" w:rsidR="00EE69A0" w:rsidRPr="00057E16" w:rsidRDefault="00E455F5">
            <w:pPr>
              <w:rPr>
                <w:rFonts w:ascii="Calibri" w:hAnsi="Calibri" w:cs="Calibri"/>
                <w:sz w:val="18"/>
                <w:szCs w:val="18"/>
              </w:rPr>
            </w:pPr>
            <w:r w:rsidRPr="00057E16">
              <w:rPr>
                <w:rFonts w:ascii="Calibri" w:hAnsi="Calibri" w:cs="Calibri"/>
                <w:b/>
                <w:sz w:val="18"/>
                <w:szCs w:val="18"/>
              </w:rPr>
              <w:t>ID</w:t>
            </w:r>
          </w:p>
        </w:tc>
        <w:tc>
          <w:tcPr>
            <w:tcW w:w="8928" w:type="dxa"/>
            <w:shd w:val="clear" w:color="auto" w:fill="D9EAF7"/>
            <w:vAlign w:val="center"/>
          </w:tcPr>
          <w:p w14:paraId="3ED7F60B" w14:textId="77777777" w:rsidR="00EE69A0" w:rsidRPr="00057E16" w:rsidRDefault="00E455F5">
            <w:pPr>
              <w:rPr>
                <w:rFonts w:ascii="Calibri" w:hAnsi="Calibri" w:cs="Calibri"/>
                <w:sz w:val="18"/>
                <w:szCs w:val="18"/>
              </w:rPr>
            </w:pPr>
            <w:r w:rsidRPr="00057E16">
              <w:rPr>
                <w:rFonts w:ascii="Calibri" w:hAnsi="Calibri" w:cs="Calibri"/>
                <w:b/>
                <w:sz w:val="18"/>
                <w:szCs w:val="18"/>
              </w:rPr>
              <w:t>Requirement</w:t>
            </w:r>
          </w:p>
        </w:tc>
      </w:tr>
      <w:tr w:rsidR="00EE69A0" w:rsidRPr="00057E16" w14:paraId="3524231A" w14:textId="77777777">
        <w:trPr>
          <w:jc w:val="center"/>
        </w:trPr>
        <w:tc>
          <w:tcPr>
            <w:tcW w:w="1728" w:type="dxa"/>
          </w:tcPr>
          <w:p w14:paraId="697EC0A5" w14:textId="77777777" w:rsidR="00EE69A0" w:rsidRPr="00057E16" w:rsidRDefault="00E455F5">
            <w:pPr>
              <w:rPr>
                <w:rFonts w:ascii="Calibri" w:hAnsi="Calibri" w:cs="Calibri"/>
                <w:sz w:val="18"/>
                <w:szCs w:val="18"/>
              </w:rPr>
            </w:pPr>
            <w:r w:rsidRPr="00057E16">
              <w:rPr>
                <w:rFonts w:ascii="Calibri" w:hAnsi="Calibri" w:cs="Calibri"/>
                <w:sz w:val="18"/>
                <w:szCs w:val="18"/>
              </w:rPr>
              <w:t>FR-TASK-MON-001</w:t>
            </w:r>
          </w:p>
        </w:tc>
        <w:tc>
          <w:tcPr>
            <w:tcW w:w="8928" w:type="dxa"/>
          </w:tcPr>
          <w:p w14:paraId="3EB15C06"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shall create monitoring-generated tasks/check-ins when requested by Monitoring Runtime.</w:t>
            </w:r>
          </w:p>
        </w:tc>
      </w:tr>
      <w:tr w:rsidR="00EE69A0" w:rsidRPr="00057E16" w14:paraId="1DEBB792" w14:textId="77777777">
        <w:trPr>
          <w:jc w:val="center"/>
        </w:trPr>
        <w:tc>
          <w:tcPr>
            <w:tcW w:w="1728" w:type="dxa"/>
          </w:tcPr>
          <w:p w14:paraId="46637CE1" w14:textId="77777777" w:rsidR="00EE69A0" w:rsidRPr="00057E16" w:rsidRDefault="00E455F5">
            <w:pPr>
              <w:rPr>
                <w:rFonts w:ascii="Calibri" w:hAnsi="Calibri" w:cs="Calibri"/>
                <w:sz w:val="18"/>
                <w:szCs w:val="18"/>
              </w:rPr>
            </w:pPr>
            <w:r w:rsidRPr="00057E16">
              <w:rPr>
                <w:rFonts w:ascii="Calibri" w:hAnsi="Calibri" w:cs="Calibri"/>
                <w:sz w:val="18"/>
                <w:szCs w:val="18"/>
              </w:rPr>
              <w:t>FR-TASK-MON-002</w:t>
            </w:r>
          </w:p>
        </w:tc>
        <w:tc>
          <w:tcPr>
            <w:tcW w:w="8928" w:type="dxa"/>
          </w:tcPr>
          <w:p w14:paraId="71BA94CF" w14:textId="77777777" w:rsidR="00EE69A0" w:rsidRPr="00057E16" w:rsidRDefault="00E455F5">
            <w:pPr>
              <w:rPr>
                <w:rFonts w:ascii="Calibri" w:hAnsi="Calibri" w:cs="Calibri"/>
                <w:sz w:val="18"/>
                <w:szCs w:val="18"/>
              </w:rPr>
            </w:pPr>
            <w:r w:rsidRPr="00057E16">
              <w:rPr>
                <w:rFonts w:ascii="Calibri" w:hAnsi="Calibri" w:cs="Calibri"/>
                <w:sz w:val="18"/>
                <w:szCs w:val="18"/>
              </w:rPr>
              <w:t>Monitoring-generated tasks shall store MonitoringInstanceID, AppliesToType, LinkedEntityCode, TaskBehaviorCode, TaskDisplayGroup, due window, and reminder context where provided.</w:t>
            </w:r>
          </w:p>
        </w:tc>
      </w:tr>
      <w:tr w:rsidR="00EE69A0" w:rsidRPr="00057E16" w14:paraId="52597C3E" w14:textId="77777777">
        <w:trPr>
          <w:jc w:val="center"/>
        </w:trPr>
        <w:tc>
          <w:tcPr>
            <w:tcW w:w="1728" w:type="dxa"/>
          </w:tcPr>
          <w:p w14:paraId="76EE24F1" w14:textId="77777777" w:rsidR="00EE69A0" w:rsidRPr="00057E16" w:rsidRDefault="00E455F5">
            <w:pPr>
              <w:rPr>
                <w:rFonts w:ascii="Calibri" w:hAnsi="Calibri" w:cs="Calibri"/>
                <w:sz w:val="18"/>
                <w:szCs w:val="18"/>
              </w:rPr>
            </w:pPr>
            <w:r w:rsidRPr="00057E16">
              <w:rPr>
                <w:rFonts w:ascii="Calibri" w:hAnsi="Calibri" w:cs="Calibri"/>
                <w:sz w:val="18"/>
                <w:szCs w:val="18"/>
              </w:rPr>
              <w:t>FR-TASK-MON-003</w:t>
            </w:r>
          </w:p>
        </w:tc>
        <w:tc>
          <w:tcPr>
            <w:tcW w:w="8928" w:type="dxa"/>
          </w:tcPr>
          <w:p w14:paraId="290C27A4" w14:textId="77777777" w:rsidR="00EE69A0" w:rsidRPr="00057E16" w:rsidRDefault="00E455F5">
            <w:pPr>
              <w:rPr>
                <w:rFonts w:ascii="Calibri" w:hAnsi="Calibri" w:cs="Calibri"/>
                <w:sz w:val="18"/>
                <w:szCs w:val="18"/>
              </w:rPr>
            </w:pPr>
            <w:r w:rsidRPr="00057E16">
              <w:rPr>
                <w:rFonts w:ascii="Calibri" w:hAnsi="Calibri" w:cs="Calibri"/>
                <w:sz w:val="18"/>
                <w:szCs w:val="18"/>
              </w:rPr>
              <w:t>Monitoring-generated METRIC_CHECKIN and SYMPTOM_CHECKIN tasks shall not require SourceTaskTemplateVersionID or CarePlanTaskLinkageID.</w:t>
            </w:r>
          </w:p>
        </w:tc>
      </w:tr>
      <w:tr w:rsidR="00EE69A0" w:rsidRPr="00057E16" w14:paraId="3D1C0173" w14:textId="77777777">
        <w:trPr>
          <w:jc w:val="center"/>
        </w:trPr>
        <w:tc>
          <w:tcPr>
            <w:tcW w:w="1728" w:type="dxa"/>
          </w:tcPr>
          <w:p w14:paraId="4E00432B" w14:textId="77777777" w:rsidR="00EE69A0" w:rsidRPr="00057E16" w:rsidRDefault="00E455F5">
            <w:pPr>
              <w:rPr>
                <w:rFonts w:ascii="Calibri" w:hAnsi="Calibri" w:cs="Calibri"/>
                <w:sz w:val="18"/>
                <w:szCs w:val="18"/>
              </w:rPr>
            </w:pPr>
            <w:r w:rsidRPr="00057E16">
              <w:rPr>
                <w:rFonts w:ascii="Calibri" w:hAnsi="Calibri" w:cs="Calibri"/>
                <w:sz w:val="18"/>
                <w:szCs w:val="18"/>
              </w:rPr>
              <w:t>FR-TASK-MON-004</w:t>
            </w:r>
          </w:p>
        </w:tc>
        <w:tc>
          <w:tcPr>
            <w:tcW w:w="8928" w:type="dxa"/>
          </w:tcPr>
          <w:p w14:paraId="7B1DB0FE" w14:textId="77777777" w:rsidR="00EE69A0" w:rsidRPr="00057E16" w:rsidRDefault="00E455F5">
            <w:pPr>
              <w:rPr>
                <w:rFonts w:ascii="Calibri" w:hAnsi="Calibri" w:cs="Calibri"/>
                <w:sz w:val="18"/>
                <w:szCs w:val="18"/>
              </w:rPr>
            </w:pPr>
            <w:r w:rsidRPr="00057E16">
              <w:rPr>
                <w:rFonts w:ascii="Calibri" w:hAnsi="Calibri" w:cs="Calibri"/>
                <w:sz w:val="18"/>
                <w:szCs w:val="18"/>
              </w:rPr>
              <w:t>Monitoring Runtime remains owner of monitoring windows, adherence, gap/missed monitoring logic, and monitoring status.</w:t>
            </w:r>
          </w:p>
        </w:tc>
      </w:tr>
      <w:tr w:rsidR="00EE69A0" w:rsidRPr="00057E16" w14:paraId="2F86A09F" w14:textId="77777777">
        <w:trPr>
          <w:jc w:val="center"/>
        </w:trPr>
        <w:tc>
          <w:tcPr>
            <w:tcW w:w="1728" w:type="dxa"/>
          </w:tcPr>
          <w:p w14:paraId="7670784F" w14:textId="77777777" w:rsidR="00EE69A0" w:rsidRPr="00057E16" w:rsidRDefault="00E455F5">
            <w:pPr>
              <w:rPr>
                <w:rFonts w:ascii="Calibri" w:hAnsi="Calibri" w:cs="Calibri"/>
                <w:sz w:val="18"/>
                <w:szCs w:val="18"/>
              </w:rPr>
            </w:pPr>
            <w:r w:rsidRPr="00057E16">
              <w:rPr>
                <w:rFonts w:ascii="Calibri" w:hAnsi="Calibri" w:cs="Calibri"/>
                <w:sz w:val="18"/>
                <w:szCs w:val="18"/>
              </w:rPr>
              <w:t>FR-TASK-MON-005</w:t>
            </w:r>
          </w:p>
        </w:tc>
        <w:tc>
          <w:tcPr>
            <w:tcW w:w="8928" w:type="dxa"/>
          </w:tcPr>
          <w:p w14:paraId="53C45F3E" w14:textId="77777777" w:rsidR="00EE69A0" w:rsidRPr="00057E16" w:rsidRDefault="00E455F5">
            <w:pPr>
              <w:rPr>
                <w:rFonts w:ascii="Calibri" w:hAnsi="Calibri" w:cs="Calibri"/>
                <w:sz w:val="18"/>
                <w:szCs w:val="18"/>
              </w:rPr>
            </w:pPr>
            <w:r w:rsidRPr="00057E16">
              <w:rPr>
                <w:rFonts w:ascii="Calibri" w:hAnsi="Calibri" w:cs="Calibri"/>
                <w:sz w:val="18"/>
                <w:szCs w:val="18"/>
              </w:rPr>
              <w:t xml:space="preserve">Monitoring-generated task creation shall be idempotent by PatientID, MonitoringInstanceID, TaskBehaviorCode, and </w:t>
            </w:r>
            <w:r w:rsidRPr="00057E16">
              <w:rPr>
                <w:rFonts w:ascii="Calibri" w:hAnsi="Calibri" w:cs="Calibri"/>
                <w:sz w:val="18"/>
                <w:szCs w:val="18"/>
              </w:rPr>
              <w:lastRenderedPageBreak/>
              <w:t>due window.</w:t>
            </w:r>
          </w:p>
        </w:tc>
      </w:tr>
    </w:tbl>
    <w:p w14:paraId="5ACCB818" w14:textId="77777777" w:rsidR="00EE69A0" w:rsidRPr="00057E16" w:rsidRDefault="00EE69A0">
      <w:pPr>
        <w:rPr>
          <w:rFonts w:ascii="Calibri" w:hAnsi="Calibri" w:cs="Calibri"/>
          <w:sz w:val="18"/>
          <w:szCs w:val="18"/>
        </w:rPr>
      </w:pPr>
    </w:p>
    <w:p w14:paraId="7ABF63BB" w14:textId="21D9EA21"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Manual/System and Service-Flow Task Creation</w:t>
      </w:r>
    </w:p>
    <w:p w14:paraId="6C3E01DA" w14:textId="77777777" w:rsidR="009A72D1" w:rsidRPr="009A72D1" w:rsidRDefault="009A72D1" w:rsidP="009A72D1"/>
    <w:tbl>
      <w:tblPr>
        <w:tblStyle w:val="TableGrid"/>
        <w:tblW w:w="0" w:type="auto"/>
        <w:jc w:val="center"/>
        <w:tblLook w:val="04A0" w:firstRow="1" w:lastRow="0" w:firstColumn="1" w:lastColumn="0" w:noHBand="0" w:noVBand="1"/>
      </w:tblPr>
      <w:tblGrid>
        <w:gridCol w:w="1719"/>
        <w:gridCol w:w="8865"/>
      </w:tblGrid>
      <w:tr w:rsidR="00EE69A0" w:rsidRPr="00057E16" w14:paraId="2A2FAC86" w14:textId="77777777">
        <w:trPr>
          <w:jc w:val="center"/>
        </w:trPr>
        <w:tc>
          <w:tcPr>
            <w:tcW w:w="1728" w:type="dxa"/>
            <w:shd w:val="clear" w:color="auto" w:fill="D9EAF7"/>
            <w:vAlign w:val="center"/>
          </w:tcPr>
          <w:p w14:paraId="1B61F62C" w14:textId="77777777" w:rsidR="00EE69A0" w:rsidRPr="00057E16" w:rsidRDefault="00E455F5">
            <w:pPr>
              <w:rPr>
                <w:rFonts w:ascii="Calibri" w:hAnsi="Calibri" w:cs="Calibri"/>
                <w:sz w:val="18"/>
                <w:szCs w:val="18"/>
              </w:rPr>
            </w:pPr>
            <w:r w:rsidRPr="00057E16">
              <w:rPr>
                <w:rFonts w:ascii="Calibri" w:hAnsi="Calibri" w:cs="Calibri"/>
                <w:b/>
                <w:sz w:val="18"/>
                <w:szCs w:val="18"/>
              </w:rPr>
              <w:t>ID</w:t>
            </w:r>
          </w:p>
        </w:tc>
        <w:tc>
          <w:tcPr>
            <w:tcW w:w="8928" w:type="dxa"/>
            <w:shd w:val="clear" w:color="auto" w:fill="D9EAF7"/>
            <w:vAlign w:val="center"/>
          </w:tcPr>
          <w:p w14:paraId="182DA56B" w14:textId="77777777" w:rsidR="00EE69A0" w:rsidRPr="00057E16" w:rsidRDefault="00E455F5">
            <w:pPr>
              <w:rPr>
                <w:rFonts w:ascii="Calibri" w:hAnsi="Calibri" w:cs="Calibri"/>
                <w:sz w:val="18"/>
                <w:szCs w:val="18"/>
              </w:rPr>
            </w:pPr>
            <w:r w:rsidRPr="00057E16">
              <w:rPr>
                <w:rFonts w:ascii="Calibri" w:hAnsi="Calibri" w:cs="Calibri"/>
                <w:b/>
                <w:sz w:val="18"/>
                <w:szCs w:val="18"/>
              </w:rPr>
              <w:t>Requirement</w:t>
            </w:r>
          </w:p>
        </w:tc>
      </w:tr>
      <w:tr w:rsidR="00EE69A0" w:rsidRPr="00057E16" w14:paraId="509CB41C" w14:textId="77777777">
        <w:trPr>
          <w:jc w:val="center"/>
        </w:trPr>
        <w:tc>
          <w:tcPr>
            <w:tcW w:w="1728" w:type="dxa"/>
          </w:tcPr>
          <w:p w14:paraId="01FA626E" w14:textId="77777777" w:rsidR="00EE69A0" w:rsidRPr="00057E16" w:rsidRDefault="00E455F5">
            <w:pPr>
              <w:rPr>
                <w:rFonts w:ascii="Calibri" w:hAnsi="Calibri" w:cs="Calibri"/>
                <w:sz w:val="18"/>
                <w:szCs w:val="18"/>
              </w:rPr>
            </w:pPr>
            <w:r w:rsidRPr="00057E16">
              <w:rPr>
                <w:rFonts w:ascii="Calibri" w:hAnsi="Calibri" w:cs="Calibri"/>
                <w:sz w:val="18"/>
                <w:szCs w:val="18"/>
              </w:rPr>
              <w:t>FR-TASK-MAN-001</w:t>
            </w:r>
          </w:p>
        </w:tc>
        <w:tc>
          <w:tcPr>
            <w:tcW w:w="8928" w:type="dxa"/>
          </w:tcPr>
          <w:p w14:paraId="7D9ECFF4"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may support service-flow-created tasks where non-care-plan runtime flow explicitly requires task execution.</w:t>
            </w:r>
          </w:p>
        </w:tc>
      </w:tr>
      <w:tr w:rsidR="00EE69A0" w:rsidRPr="00057E16" w14:paraId="771D00AB" w14:textId="77777777">
        <w:trPr>
          <w:jc w:val="center"/>
        </w:trPr>
        <w:tc>
          <w:tcPr>
            <w:tcW w:w="1728" w:type="dxa"/>
          </w:tcPr>
          <w:p w14:paraId="26B6794E" w14:textId="77777777" w:rsidR="00EE69A0" w:rsidRPr="00057E16" w:rsidRDefault="00E455F5">
            <w:pPr>
              <w:rPr>
                <w:rFonts w:ascii="Calibri" w:hAnsi="Calibri" w:cs="Calibri"/>
                <w:sz w:val="18"/>
                <w:szCs w:val="18"/>
              </w:rPr>
            </w:pPr>
            <w:r w:rsidRPr="00057E16">
              <w:rPr>
                <w:rFonts w:ascii="Calibri" w:hAnsi="Calibri" w:cs="Calibri"/>
                <w:sz w:val="18"/>
                <w:szCs w:val="18"/>
              </w:rPr>
              <w:t>FR-TASK-MAN-002</w:t>
            </w:r>
          </w:p>
        </w:tc>
        <w:tc>
          <w:tcPr>
            <w:tcW w:w="8928" w:type="dxa"/>
          </w:tcPr>
          <w:p w14:paraId="415864BA"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may support authorized manual/system-created tasks where product rules permit.</w:t>
            </w:r>
          </w:p>
        </w:tc>
      </w:tr>
      <w:tr w:rsidR="00EE69A0" w:rsidRPr="00057E16" w14:paraId="2516442F" w14:textId="77777777">
        <w:trPr>
          <w:jc w:val="center"/>
        </w:trPr>
        <w:tc>
          <w:tcPr>
            <w:tcW w:w="1728" w:type="dxa"/>
          </w:tcPr>
          <w:p w14:paraId="2EAF9CCE" w14:textId="77777777" w:rsidR="00EE69A0" w:rsidRPr="00057E16" w:rsidRDefault="00E455F5">
            <w:pPr>
              <w:rPr>
                <w:rFonts w:ascii="Calibri" w:hAnsi="Calibri" w:cs="Calibri"/>
                <w:sz w:val="18"/>
                <w:szCs w:val="18"/>
              </w:rPr>
            </w:pPr>
            <w:r w:rsidRPr="00057E16">
              <w:rPr>
                <w:rFonts w:ascii="Calibri" w:hAnsi="Calibri" w:cs="Calibri"/>
                <w:sz w:val="18"/>
                <w:szCs w:val="18"/>
              </w:rPr>
              <w:t>FR-TASK-MAN-003</w:t>
            </w:r>
          </w:p>
        </w:tc>
        <w:tc>
          <w:tcPr>
            <w:tcW w:w="8928" w:type="dxa"/>
          </w:tcPr>
          <w:p w14:paraId="221F47E8" w14:textId="77777777" w:rsidR="00EE69A0" w:rsidRPr="00057E16" w:rsidRDefault="00E455F5">
            <w:pPr>
              <w:rPr>
                <w:rFonts w:ascii="Calibri" w:hAnsi="Calibri" w:cs="Calibri"/>
                <w:sz w:val="18"/>
                <w:szCs w:val="18"/>
              </w:rPr>
            </w:pPr>
            <w:r w:rsidRPr="00057E16">
              <w:rPr>
                <w:rFonts w:ascii="Calibri" w:hAnsi="Calibri" w:cs="Calibri"/>
                <w:sz w:val="18"/>
                <w:szCs w:val="18"/>
              </w:rPr>
              <w:t>Manual/system task creation must store actor, reason, patient context, task behavior, display group, visibility, due context, and source context.</w:t>
            </w:r>
          </w:p>
        </w:tc>
      </w:tr>
      <w:tr w:rsidR="00EE69A0" w:rsidRPr="00057E16" w14:paraId="50540D3E" w14:textId="77777777">
        <w:trPr>
          <w:jc w:val="center"/>
        </w:trPr>
        <w:tc>
          <w:tcPr>
            <w:tcW w:w="1728" w:type="dxa"/>
          </w:tcPr>
          <w:p w14:paraId="62427BB0" w14:textId="77777777" w:rsidR="00EE69A0" w:rsidRPr="00057E16" w:rsidRDefault="00E455F5">
            <w:pPr>
              <w:rPr>
                <w:rFonts w:ascii="Calibri" w:hAnsi="Calibri" w:cs="Calibri"/>
                <w:sz w:val="18"/>
                <w:szCs w:val="18"/>
              </w:rPr>
            </w:pPr>
            <w:r w:rsidRPr="00057E16">
              <w:rPr>
                <w:rFonts w:ascii="Calibri" w:hAnsi="Calibri" w:cs="Calibri"/>
                <w:sz w:val="18"/>
                <w:szCs w:val="18"/>
              </w:rPr>
              <w:t>FR-TASK-MAN-004</w:t>
            </w:r>
          </w:p>
        </w:tc>
        <w:tc>
          <w:tcPr>
            <w:tcW w:w="8928" w:type="dxa"/>
          </w:tcPr>
          <w:p w14:paraId="2B900D1E" w14:textId="77777777" w:rsidR="00EE69A0" w:rsidRPr="00057E16" w:rsidRDefault="00E455F5">
            <w:pPr>
              <w:rPr>
                <w:rFonts w:ascii="Calibri" w:hAnsi="Calibri" w:cs="Calibri"/>
                <w:sz w:val="18"/>
                <w:szCs w:val="18"/>
              </w:rPr>
            </w:pPr>
            <w:r w:rsidRPr="00057E16">
              <w:rPr>
                <w:rFonts w:ascii="Calibri" w:hAnsi="Calibri" w:cs="Calibri"/>
                <w:sz w:val="18"/>
                <w:szCs w:val="18"/>
              </w:rPr>
              <w:t>Manual/system tasks shall follow the same lifecycle, reminder, completion, history, and audit rules as other runtime tasks.</w:t>
            </w:r>
          </w:p>
        </w:tc>
      </w:tr>
    </w:tbl>
    <w:p w14:paraId="438CD917" w14:textId="77777777" w:rsidR="00EE69A0" w:rsidRDefault="00EE69A0">
      <w:pPr>
        <w:rPr>
          <w:ins w:id="39" w:author="Sumeet" w:date="2026-06-03T17:11:00Z" w16du:dateUtc="2026-06-03T22:11:00Z"/>
          <w:rFonts w:ascii="Calibri" w:hAnsi="Calibri" w:cs="Calibri"/>
          <w:sz w:val="18"/>
          <w:szCs w:val="18"/>
        </w:rPr>
      </w:pPr>
    </w:p>
    <w:p w14:paraId="54EC4AEF" w14:textId="77777777" w:rsidR="009C6A2B" w:rsidRPr="009C6A2B" w:rsidRDefault="009C6A2B" w:rsidP="009C6A2B">
      <w:pPr>
        <w:rPr>
          <w:ins w:id="40" w:author="Sumeet" w:date="2026-06-03T17:11:00Z" w16du:dateUtc="2026-06-03T22:11:00Z"/>
          <w:rFonts w:ascii="Calibri" w:hAnsi="Calibri" w:cs="Calibri"/>
          <w:sz w:val="18"/>
          <w:szCs w:val="18"/>
        </w:rPr>
      </w:pPr>
      <w:ins w:id="41" w:author="Sumeet" w:date="2026-06-03T17:11:00Z" w16du:dateUtc="2026-06-03T22:11:00Z">
        <w:r w:rsidRPr="009C6A2B">
          <w:rPr>
            <w:rFonts w:ascii="Calibri" w:hAnsi="Calibri" w:cs="Calibri"/>
            <w:sz w:val="18"/>
            <w:szCs w:val="18"/>
          </w:rPr>
          <w:t>Care Manager / Staff Task Ownership</w:t>
        </w:r>
      </w:ins>
    </w:p>
    <w:p w14:paraId="0803973B" w14:textId="77777777" w:rsidR="009C6A2B" w:rsidRPr="009C6A2B" w:rsidRDefault="009C6A2B" w:rsidP="009C6A2B">
      <w:pPr>
        <w:rPr>
          <w:ins w:id="42" w:author="Sumeet" w:date="2026-06-03T17:11:00Z" w16du:dateUtc="2026-06-03T22:11:00Z"/>
          <w:rFonts w:ascii="Calibri" w:hAnsi="Calibri" w:cs="Calibri"/>
          <w:sz w:val="18"/>
          <w:szCs w:val="18"/>
        </w:rPr>
      </w:pPr>
    </w:p>
    <w:p w14:paraId="0CCD7533" w14:textId="77777777" w:rsidR="009C6A2B" w:rsidRPr="009C6A2B" w:rsidRDefault="009C6A2B" w:rsidP="009C6A2B">
      <w:pPr>
        <w:rPr>
          <w:ins w:id="43" w:author="Sumeet" w:date="2026-06-03T17:11:00Z" w16du:dateUtc="2026-06-03T22:11:00Z"/>
          <w:rFonts w:ascii="Calibri" w:hAnsi="Calibri" w:cs="Calibri"/>
          <w:sz w:val="18"/>
          <w:szCs w:val="18"/>
        </w:rPr>
      </w:pPr>
      <w:ins w:id="44" w:author="Sumeet" w:date="2026-06-03T17:11:00Z" w16du:dateUtc="2026-06-03T22:11:00Z">
        <w:r w:rsidRPr="009C6A2B">
          <w:rPr>
            <w:rFonts w:ascii="Calibri" w:hAnsi="Calibri" w:cs="Calibri"/>
            <w:sz w:val="18"/>
            <w:szCs w:val="18"/>
          </w:rPr>
          <w:t>For care-manager or staff-facing tasks, the source service or task creation request must provide initial ownership context.</w:t>
        </w:r>
      </w:ins>
    </w:p>
    <w:p w14:paraId="4115D2EF" w14:textId="77777777" w:rsidR="009C6A2B" w:rsidRPr="009C6A2B" w:rsidRDefault="009C6A2B" w:rsidP="009C6A2B">
      <w:pPr>
        <w:rPr>
          <w:ins w:id="45" w:author="Sumeet" w:date="2026-06-03T17:11:00Z" w16du:dateUtc="2026-06-03T22:11:00Z"/>
          <w:rFonts w:ascii="Calibri" w:hAnsi="Calibri" w:cs="Calibri"/>
          <w:sz w:val="18"/>
          <w:szCs w:val="18"/>
        </w:rPr>
      </w:pPr>
    </w:p>
    <w:p w14:paraId="7D49F782" w14:textId="77777777" w:rsidR="009C6A2B" w:rsidRPr="009C6A2B" w:rsidRDefault="009C6A2B" w:rsidP="009C6A2B">
      <w:pPr>
        <w:rPr>
          <w:ins w:id="46" w:author="Sumeet" w:date="2026-06-03T17:11:00Z" w16du:dateUtc="2026-06-03T22:11:00Z"/>
          <w:rFonts w:ascii="Calibri" w:hAnsi="Calibri" w:cs="Calibri"/>
          <w:sz w:val="18"/>
          <w:szCs w:val="18"/>
        </w:rPr>
      </w:pPr>
      <w:ins w:id="47" w:author="Sumeet" w:date="2026-06-03T17:11:00Z" w16du:dateUtc="2026-06-03T22:11:00Z">
        <w:r w:rsidRPr="009C6A2B">
          <w:rPr>
            <w:rFonts w:ascii="Calibri" w:hAnsi="Calibri" w:cs="Calibri"/>
            <w:sz w:val="18"/>
            <w:szCs w:val="18"/>
          </w:rPr>
          <w:t>Ownership may be assigned to:</w:t>
        </w:r>
      </w:ins>
    </w:p>
    <w:p w14:paraId="19A92A85" w14:textId="77777777" w:rsidR="009C6A2B" w:rsidRPr="009C6A2B" w:rsidRDefault="009C6A2B" w:rsidP="009C6A2B">
      <w:pPr>
        <w:rPr>
          <w:ins w:id="48" w:author="Sumeet" w:date="2026-06-03T17:11:00Z" w16du:dateUtc="2026-06-03T22:11:00Z"/>
          <w:rFonts w:ascii="Calibri" w:hAnsi="Calibri" w:cs="Calibri"/>
          <w:sz w:val="18"/>
          <w:szCs w:val="18"/>
        </w:rPr>
      </w:pPr>
      <w:ins w:id="49" w:author="Sumeet" w:date="2026-06-03T17:11:00Z" w16du:dateUtc="2026-06-03T22:11:00Z">
        <w:r w:rsidRPr="009C6A2B">
          <w:rPr>
            <w:rFonts w:ascii="Calibri" w:hAnsi="Calibri" w:cs="Calibri"/>
            <w:sz w:val="18"/>
            <w:szCs w:val="18"/>
          </w:rPr>
          <w:t>- specific user</w:t>
        </w:r>
      </w:ins>
    </w:p>
    <w:p w14:paraId="09D0E033" w14:textId="77777777" w:rsidR="009C6A2B" w:rsidRPr="009C6A2B" w:rsidRDefault="009C6A2B" w:rsidP="009C6A2B">
      <w:pPr>
        <w:rPr>
          <w:ins w:id="50" w:author="Sumeet" w:date="2026-06-03T17:11:00Z" w16du:dateUtc="2026-06-03T22:11:00Z"/>
          <w:rFonts w:ascii="Calibri" w:hAnsi="Calibri" w:cs="Calibri"/>
          <w:sz w:val="18"/>
          <w:szCs w:val="18"/>
        </w:rPr>
      </w:pPr>
      <w:ins w:id="51" w:author="Sumeet" w:date="2026-06-03T17:11:00Z" w16du:dateUtc="2026-06-03T22:11:00Z">
        <w:r w:rsidRPr="009C6A2B">
          <w:rPr>
            <w:rFonts w:ascii="Calibri" w:hAnsi="Calibri" w:cs="Calibri"/>
            <w:sz w:val="18"/>
            <w:szCs w:val="18"/>
          </w:rPr>
          <w:t>- role</w:t>
        </w:r>
      </w:ins>
    </w:p>
    <w:p w14:paraId="01456B83" w14:textId="21984AE9" w:rsidR="009C6A2B" w:rsidRPr="009C6A2B" w:rsidRDefault="009C6A2B" w:rsidP="00EC1F2B">
      <w:pPr>
        <w:rPr>
          <w:ins w:id="52" w:author="Sumeet" w:date="2026-06-03T17:11:00Z" w16du:dateUtc="2026-06-03T22:11:00Z"/>
          <w:rFonts w:ascii="Calibri" w:hAnsi="Calibri" w:cs="Calibri"/>
          <w:sz w:val="18"/>
          <w:szCs w:val="18"/>
        </w:rPr>
      </w:pPr>
      <w:ins w:id="53" w:author="Sumeet" w:date="2026-06-03T17:11:00Z" w16du:dateUtc="2026-06-03T22:11:00Z">
        <w:r w:rsidRPr="009C6A2B">
          <w:rPr>
            <w:rFonts w:ascii="Calibri" w:hAnsi="Calibri" w:cs="Calibri"/>
            <w:sz w:val="18"/>
            <w:szCs w:val="18"/>
          </w:rPr>
          <w:t xml:space="preserve">- team </w:t>
        </w:r>
      </w:ins>
    </w:p>
    <w:p w14:paraId="5F3A3CD5" w14:textId="77777777" w:rsidR="009C6A2B" w:rsidRPr="009C6A2B" w:rsidRDefault="009C6A2B" w:rsidP="009C6A2B">
      <w:pPr>
        <w:rPr>
          <w:ins w:id="54" w:author="Sumeet" w:date="2026-06-03T17:11:00Z" w16du:dateUtc="2026-06-03T22:11:00Z"/>
          <w:rFonts w:ascii="Calibri" w:hAnsi="Calibri" w:cs="Calibri"/>
          <w:sz w:val="18"/>
          <w:szCs w:val="18"/>
        </w:rPr>
      </w:pPr>
    </w:p>
    <w:p w14:paraId="583C92B7" w14:textId="77777777" w:rsidR="009C6A2B" w:rsidRPr="009C6A2B" w:rsidRDefault="009C6A2B" w:rsidP="009C6A2B">
      <w:pPr>
        <w:rPr>
          <w:ins w:id="55" w:author="Sumeet" w:date="2026-06-03T17:11:00Z" w16du:dateUtc="2026-06-03T22:11:00Z"/>
          <w:rFonts w:ascii="Calibri" w:hAnsi="Calibri" w:cs="Calibri"/>
          <w:sz w:val="18"/>
          <w:szCs w:val="18"/>
        </w:rPr>
      </w:pPr>
      <w:ins w:id="56" w:author="Sumeet" w:date="2026-06-03T17:11:00Z" w16du:dateUtc="2026-06-03T22:11:00Z">
        <w:r w:rsidRPr="009C6A2B">
          <w:rPr>
            <w:rFonts w:ascii="Calibri" w:hAnsi="Calibri" w:cs="Calibri"/>
            <w:sz w:val="18"/>
            <w:szCs w:val="18"/>
          </w:rPr>
          <w:t>Runtime Task Service shall store the current owner locally on the runtime task record.</w:t>
        </w:r>
      </w:ins>
    </w:p>
    <w:p w14:paraId="26D56BE5" w14:textId="77777777" w:rsidR="009C6A2B" w:rsidRPr="009C6A2B" w:rsidRDefault="009C6A2B" w:rsidP="009C6A2B">
      <w:pPr>
        <w:rPr>
          <w:ins w:id="57" w:author="Sumeet" w:date="2026-06-03T17:11:00Z" w16du:dateUtc="2026-06-03T22:11:00Z"/>
          <w:rFonts w:ascii="Calibri" w:hAnsi="Calibri" w:cs="Calibri"/>
          <w:sz w:val="18"/>
          <w:szCs w:val="18"/>
        </w:rPr>
      </w:pPr>
    </w:p>
    <w:p w14:paraId="6498FBDE" w14:textId="77777777" w:rsidR="009C6A2B" w:rsidRPr="009C6A2B" w:rsidRDefault="009C6A2B" w:rsidP="009C6A2B">
      <w:pPr>
        <w:rPr>
          <w:ins w:id="58" w:author="Sumeet" w:date="2026-06-03T17:11:00Z" w16du:dateUtc="2026-06-03T22:11:00Z"/>
          <w:rFonts w:ascii="Calibri" w:hAnsi="Calibri" w:cs="Calibri"/>
          <w:sz w:val="18"/>
          <w:szCs w:val="18"/>
        </w:rPr>
      </w:pPr>
      <w:ins w:id="59" w:author="Sumeet" w:date="2026-06-03T17:11:00Z" w16du:dateUtc="2026-06-03T22:11:00Z">
        <w:r w:rsidRPr="009C6A2B">
          <w:rPr>
            <w:rFonts w:ascii="Calibri" w:hAnsi="Calibri" w:cs="Calibri"/>
            <w:sz w:val="18"/>
            <w:szCs w:val="18"/>
          </w:rPr>
          <w:t>Authorized portal users may change the owner for care-manager/staff tasks only. Ownership changes must update the runtime task record and create an audit log entry.</w:t>
        </w:r>
      </w:ins>
    </w:p>
    <w:p w14:paraId="5C035F05" w14:textId="77777777" w:rsidR="009C6A2B" w:rsidRPr="009C6A2B" w:rsidRDefault="009C6A2B" w:rsidP="009C6A2B">
      <w:pPr>
        <w:rPr>
          <w:ins w:id="60" w:author="Sumeet" w:date="2026-06-03T17:11:00Z" w16du:dateUtc="2026-06-03T22:11:00Z"/>
          <w:rFonts w:ascii="Calibri" w:hAnsi="Calibri" w:cs="Calibri"/>
          <w:sz w:val="18"/>
          <w:szCs w:val="18"/>
        </w:rPr>
      </w:pPr>
    </w:p>
    <w:p w14:paraId="086127D3" w14:textId="77777777" w:rsidR="009C6A2B" w:rsidRPr="009C6A2B" w:rsidRDefault="009C6A2B" w:rsidP="009C6A2B">
      <w:pPr>
        <w:rPr>
          <w:ins w:id="61" w:author="Sumeet" w:date="2026-06-03T17:11:00Z" w16du:dateUtc="2026-06-03T22:11:00Z"/>
          <w:rFonts w:ascii="Calibri" w:hAnsi="Calibri" w:cs="Calibri"/>
          <w:sz w:val="18"/>
          <w:szCs w:val="18"/>
        </w:rPr>
      </w:pPr>
      <w:ins w:id="62" w:author="Sumeet" w:date="2026-06-03T17:11:00Z" w16du:dateUtc="2026-06-03T22:11:00Z">
        <w:r w:rsidRPr="009C6A2B">
          <w:rPr>
            <w:rFonts w:ascii="Calibri" w:hAnsi="Calibri" w:cs="Calibri"/>
            <w:sz w:val="18"/>
            <w:szCs w:val="18"/>
          </w:rPr>
          <w:t>Ownership changes shall not modify the source Task Template, Care Plan Task Linkage, Monitoring Instance, or source-domain object.</w:t>
        </w:r>
      </w:ins>
    </w:p>
    <w:p w14:paraId="12417770" w14:textId="77777777" w:rsidR="009C6A2B" w:rsidRPr="009C6A2B" w:rsidRDefault="009C6A2B" w:rsidP="009C6A2B">
      <w:pPr>
        <w:rPr>
          <w:ins w:id="63" w:author="Sumeet" w:date="2026-06-03T17:11:00Z" w16du:dateUtc="2026-06-03T22:11:00Z"/>
          <w:rFonts w:ascii="Calibri" w:hAnsi="Calibri" w:cs="Calibri"/>
          <w:sz w:val="18"/>
          <w:szCs w:val="18"/>
        </w:rPr>
      </w:pPr>
    </w:p>
    <w:p w14:paraId="2A4F6633" w14:textId="748FB67C" w:rsidR="009C6A2B" w:rsidRPr="00057E16" w:rsidRDefault="009C6A2B" w:rsidP="009C6A2B">
      <w:pPr>
        <w:rPr>
          <w:rFonts w:ascii="Calibri" w:hAnsi="Calibri" w:cs="Calibri"/>
          <w:sz w:val="18"/>
          <w:szCs w:val="18"/>
        </w:rPr>
      </w:pPr>
      <w:ins w:id="64" w:author="Sumeet" w:date="2026-06-03T17:11:00Z" w16du:dateUtc="2026-06-03T22:11:00Z">
        <w:r w:rsidRPr="009C6A2B">
          <w:rPr>
            <w:rFonts w:ascii="Calibri" w:hAnsi="Calibri" w:cs="Calibri"/>
            <w:sz w:val="18"/>
            <w:szCs w:val="18"/>
          </w:rPr>
          <w:t>Patient-facing tasks, metric check-ins, symptom check-ins, education tasks, document tasks, and device setup tasks shall not expose owner-change UI unless explicitly supported later.</w:t>
        </w:r>
      </w:ins>
    </w:p>
    <w:p w14:paraId="0D7131D5" w14:textId="3FF7B70D"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R</w:t>
      </w:r>
      <w:r w:rsidRPr="004C349E">
        <w:rPr>
          <w:rFonts w:ascii="Calibri" w:hAnsi="Calibri" w:cs="Calibri"/>
          <w:sz w:val="22"/>
          <w:szCs w:val="22"/>
        </w:rPr>
        <w:t>untime Action and State Management</w:t>
      </w:r>
    </w:p>
    <w:p w14:paraId="155916A3" w14:textId="77777777" w:rsidR="009A72D1" w:rsidRPr="009A72D1" w:rsidRDefault="009A72D1" w:rsidP="009A72D1"/>
    <w:tbl>
      <w:tblPr>
        <w:tblStyle w:val="TableGrid"/>
        <w:tblW w:w="0" w:type="auto"/>
        <w:jc w:val="center"/>
        <w:tblLook w:val="04A0" w:firstRow="1" w:lastRow="0" w:firstColumn="1" w:lastColumn="0" w:noHBand="0" w:noVBand="1"/>
      </w:tblPr>
      <w:tblGrid>
        <w:gridCol w:w="1908"/>
        <w:gridCol w:w="8676"/>
      </w:tblGrid>
      <w:tr w:rsidR="00EE69A0" w:rsidRPr="00057E16" w14:paraId="0BB57E98" w14:textId="77777777" w:rsidTr="000731D8">
        <w:trPr>
          <w:jc w:val="center"/>
        </w:trPr>
        <w:tc>
          <w:tcPr>
            <w:tcW w:w="1908" w:type="dxa"/>
            <w:shd w:val="clear" w:color="auto" w:fill="D9EAF7"/>
            <w:vAlign w:val="center"/>
          </w:tcPr>
          <w:p w14:paraId="4A917020" w14:textId="77777777" w:rsidR="00EE69A0" w:rsidRPr="00057E16" w:rsidRDefault="00E455F5">
            <w:pPr>
              <w:rPr>
                <w:rFonts w:ascii="Calibri" w:hAnsi="Calibri" w:cs="Calibri"/>
                <w:sz w:val="18"/>
                <w:szCs w:val="18"/>
              </w:rPr>
            </w:pPr>
            <w:r w:rsidRPr="00057E16">
              <w:rPr>
                <w:rFonts w:ascii="Calibri" w:hAnsi="Calibri" w:cs="Calibri"/>
                <w:b/>
                <w:sz w:val="18"/>
                <w:szCs w:val="18"/>
              </w:rPr>
              <w:t>ID</w:t>
            </w:r>
          </w:p>
        </w:tc>
        <w:tc>
          <w:tcPr>
            <w:tcW w:w="8676" w:type="dxa"/>
            <w:shd w:val="clear" w:color="auto" w:fill="D9EAF7"/>
            <w:vAlign w:val="center"/>
          </w:tcPr>
          <w:p w14:paraId="48875ADC" w14:textId="77777777" w:rsidR="00EE69A0" w:rsidRPr="00057E16" w:rsidRDefault="00E455F5">
            <w:pPr>
              <w:rPr>
                <w:rFonts w:ascii="Calibri" w:hAnsi="Calibri" w:cs="Calibri"/>
                <w:sz w:val="18"/>
                <w:szCs w:val="18"/>
              </w:rPr>
            </w:pPr>
            <w:r w:rsidRPr="00057E16">
              <w:rPr>
                <w:rFonts w:ascii="Calibri" w:hAnsi="Calibri" w:cs="Calibri"/>
                <w:b/>
                <w:sz w:val="18"/>
                <w:szCs w:val="18"/>
              </w:rPr>
              <w:t>Requirement</w:t>
            </w:r>
          </w:p>
        </w:tc>
      </w:tr>
      <w:tr w:rsidR="00EE69A0" w:rsidRPr="00057E16" w14:paraId="39D0886B" w14:textId="77777777" w:rsidTr="000731D8">
        <w:trPr>
          <w:jc w:val="center"/>
        </w:trPr>
        <w:tc>
          <w:tcPr>
            <w:tcW w:w="1908" w:type="dxa"/>
          </w:tcPr>
          <w:p w14:paraId="4CC64A6F" w14:textId="77777777" w:rsidR="00EE69A0" w:rsidRPr="00057E16" w:rsidRDefault="00E455F5">
            <w:pPr>
              <w:rPr>
                <w:rFonts w:ascii="Calibri" w:hAnsi="Calibri" w:cs="Calibri"/>
                <w:sz w:val="18"/>
                <w:szCs w:val="18"/>
              </w:rPr>
            </w:pPr>
            <w:r w:rsidRPr="00057E16">
              <w:rPr>
                <w:rFonts w:ascii="Calibri" w:hAnsi="Calibri" w:cs="Calibri"/>
                <w:sz w:val="18"/>
                <w:szCs w:val="18"/>
              </w:rPr>
              <w:t>FR-TASK-MGMT-001</w:t>
            </w:r>
          </w:p>
        </w:tc>
        <w:tc>
          <w:tcPr>
            <w:tcW w:w="8676" w:type="dxa"/>
          </w:tcPr>
          <w:p w14:paraId="6E226D85" w14:textId="77777777" w:rsidR="00EE69A0" w:rsidRPr="00057E16" w:rsidRDefault="00E455F5">
            <w:pPr>
              <w:rPr>
                <w:rFonts w:ascii="Calibri" w:hAnsi="Calibri" w:cs="Calibri"/>
                <w:sz w:val="18"/>
                <w:szCs w:val="18"/>
              </w:rPr>
            </w:pPr>
            <w:r w:rsidRPr="00057E16">
              <w:rPr>
                <w:rFonts w:ascii="Calibri" w:hAnsi="Calibri" w:cs="Calibri"/>
                <w:sz w:val="18"/>
                <w:szCs w:val="18"/>
              </w:rPr>
              <w:t>The service shall retrieve runtime tasks by PatientID, CarePlanInstanceID, RuntimeTaskSource, WorkflowStage, CurrentState, SurfaceSection, and due date range.</w:t>
            </w:r>
          </w:p>
        </w:tc>
      </w:tr>
      <w:tr w:rsidR="00EE69A0" w:rsidRPr="00057E16" w14:paraId="6598F585" w14:textId="77777777" w:rsidTr="000731D8">
        <w:trPr>
          <w:jc w:val="center"/>
        </w:trPr>
        <w:tc>
          <w:tcPr>
            <w:tcW w:w="1908" w:type="dxa"/>
          </w:tcPr>
          <w:p w14:paraId="100E4984" w14:textId="77777777" w:rsidR="00EE69A0" w:rsidRPr="00057E16" w:rsidRDefault="00E455F5">
            <w:pPr>
              <w:rPr>
                <w:rFonts w:ascii="Calibri" w:hAnsi="Calibri" w:cs="Calibri"/>
                <w:sz w:val="18"/>
                <w:szCs w:val="18"/>
              </w:rPr>
            </w:pPr>
            <w:r w:rsidRPr="00057E16">
              <w:rPr>
                <w:rFonts w:ascii="Calibri" w:hAnsi="Calibri" w:cs="Calibri"/>
                <w:sz w:val="18"/>
                <w:szCs w:val="18"/>
              </w:rPr>
              <w:t>FR-TASK-MGMT-002</w:t>
            </w:r>
          </w:p>
        </w:tc>
        <w:tc>
          <w:tcPr>
            <w:tcW w:w="8676" w:type="dxa"/>
          </w:tcPr>
          <w:p w14:paraId="0F26FBDD" w14:textId="77777777" w:rsidR="00EE69A0" w:rsidRPr="00057E16" w:rsidRDefault="00E455F5">
            <w:pPr>
              <w:rPr>
                <w:rFonts w:ascii="Calibri" w:hAnsi="Calibri" w:cs="Calibri"/>
                <w:sz w:val="18"/>
                <w:szCs w:val="18"/>
              </w:rPr>
            </w:pPr>
            <w:r w:rsidRPr="00057E16">
              <w:rPr>
                <w:rFonts w:ascii="Calibri" w:hAnsi="Calibri" w:cs="Calibri"/>
                <w:sz w:val="18"/>
                <w:szCs w:val="18"/>
              </w:rPr>
              <w:t>The service shall update only runtime-owned fields and shall not modify source templates, linkage, monitoring records, or source-domain objects.</w:t>
            </w:r>
          </w:p>
        </w:tc>
      </w:tr>
      <w:tr w:rsidR="00EE69A0" w:rsidRPr="00057E16" w14:paraId="30C498FF" w14:textId="77777777" w:rsidTr="000731D8">
        <w:trPr>
          <w:jc w:val="center"/>
        </w:trPr>
        <w:tc>
          <w:tcPr>
            <w:tcW w:w="1908" w:type="dxa"/>
          </w:tcPr>
          <w:p w14:paraId="380FDDE9" w14:textId="77777777" w:rsidR="00EE69A0" w:rsidRPr="00057E16" w:rsidRDefault="00E455F5">
            <w:pPr>
              <w:rPr>
                <w:rFonts w:ascii="Calibri" w:hAnsi="Calibri" w:cs="Calibri"/>
                <w:sz w:val="18"/>
                <w:szCs w:val="18"/>
              </w:rPr>
            </w:pPr>
            <w:r w:rsidRPr="00057E16">
              <w:rPr>
                <w:rFonts w:ascii="Calibri" w:hAnsi="Calibri" w:cs="Calibri"/>
                <w:sz w:val="18"/>
                <w:szCs w:val="18"/>
              </w:rPr>
              <w:t>FR-TASK-MGMT-003</w:t>
            </w:r>
          </w:p>
        </w:tc>
        <w:tc>
          <w:tcPr>
            <w:tcW w:w="8676" w:type="dxa"/>
          </w:tcPr>
          <w:p w14:paraId="53C11161" w14:textId="77777777" w:rsidR="00EE69A0" w:rsidRPr="00057E16" w:rsidRDefault="00E455F5">
            <w:pPr>
              <w:rPr>
                <w:rFonts w:ascii="Calibri" w:hAnsi="Calibri" w:cs="Calibri"/>
                <w:sz w:val="18"/>
                <w:szCs w:val="18"/>
              </w:rPr>
            </w:pPr>
            <w:r w:rsidRPr="00057E16">
              <w:rPr>
                <w:rFonts w:ascii="Calibri" w:hAnsi="Calibri" w:cs="Calibri"/>
                <w:sz w:val="18"/>
                <w:szCs w:val="18"/>
              </w:rPr>
              <w:t>The service shall support manual completion, cancellation, dismissal where permitted, and other allowed runtime actions based on actor authorization.</w:t>
            </w:r>
          </w:p>
        </w:tc>
      </w:tr>
      <w:tr w:rsidR="00EE69A0" w:rsidRPr="00057E16" w14:paraId="1388F420" w14:textId="77777777" w:rsidTr="000731D8">
        <w:trPr>
          <w:jc w:val="center"/>
        </w:trPr>
        <w:tc>
          <w:tcPr>
            <w:tcW w:w="1908" w:type="dxa"/>
          </w:tcPr>
          <w:p w14:paraId="012E318D" w14:textId="77777777" w:rsidR="00EE69A0" w:rsidRPr="00057E16" w:rsidRDefault="00E455F5">
            <w:pPr>
              <w:rPr>
                <w:rFonts w:ascii="Calibri" w:hAnsi="Calibri" w:cs="Calibri"/>
                <w:sz w:val="18"/>
                <w:szCs w:val="18"/>
              </w:rPr>
            </w:pPr>
            <w:r w:rsidRPr="00057E16">
              <w:rPr>
                <w:rFonts w:ascii="Calibri" w:hAnsi="Calibri" w:cs="Calibri"/>
                <w:sz w:val="18"/>
                <w:szCs w:val="18"/>
              </w:rPr>
              <w:t>FR-TASK-MGMT-004</w:t>
            </w:r>
          </w:p>
        </w:tc>
        <w:tc>
          <w:tcPr>
            <w:tcW w:w="8676" w:type="dxa"/>
          </w:tcPr>
          <w:p w14:paraId="642FA990" w14:textId="77777777" w:rsidR="00EE69A0" w:rsidRPr="00057E16" w:rsidRDefault="00E455F5">
            <w:pPr>
              <w:rPr>
                <w:rFonts w:ascii="Calibri" w:hAnsi="Calibri" w:cs="Calibri"/>
                <w:sz w:val="18"/>
                <w:szCs w:val="18"/>
              </w:rPr>
            </w:pPr>
            <w:r w:rsidRPr="00057E16">
              <w:rPr>
                <w:rFonts w:ascii="Calibri" w:hAnsi="Calibri" w:cs="Calibri"/>
                <w:sz w:val="18"/>
                <w:szCs w:val="18"/>
              </w:rPr>
              <w:t>The service shall validate current state before applying any update and reject invalid transitions.</w:t>
            </w:r>
          </w:p>
        </w:tc>
      </w:tr>
      <w:tr w:rsidR="00EE69A0" w:rsidRPr="00057E16" w14:paraId="0D33F5DB" w14:textId="77777777" w:rsidTr="000731D8">
        <w:trPr>
          <w:jc w:val="center"/>
        </w:trPr>
        <w:tc>
          <w:tcPr>
            <w:tcW w:w="1908" w:type="dxa"/>
          </w:tcPr>
          <w:p w14:paraId="080A2367" w14:textId="77777777" w:rsidR="00EE69A0" w:rsidRPr="00057E16" w:rsidRDefault="00E455F5">
            <w:pPr>
              <w:rPr>
                <w:rFonts w:ascii="Calibri" w:hAnsi="Calibri" w:cs="Calibri"/>
                <w:sz w:val="18"/>
                <w:szCs w:val="18"/>
              </w:rPr>
            </w:pPr>
            <w:r w:rsidRPr="00057E16">
              <w:rPr>
                <w:rFonts w:ascii="Calibri" w:hAnsi="Calibri" w:cs="Calibri"/>
                <w:sz w:val="18"/>
                <w:szCs w:val="18"/>
              </w:rPr>
              <w:t>FR-TASK-MGMT-005</w:t>
            </w:r>
          </w:p>
        </w:tc>
        <w:tc>
          <w:tcPr>
            <w:tcW w:w="8676" w:type="dxa"/>
          </w:tcPr>
          <w:p w14:paraId="07FCED9B" w14:textId="77777777" w:rsidR="00EE69A0" w:rsidRPr="00057E16" w:rsidRDefault="00E455F5">
            <w:pPr>
              <w:rPr>
                <w:rFonts w:ascii="Calibri" w:hAnsi="Calibri" w:cs="Calibri"/>
                <w:sz w:val="18"/>
                <w:szCs w:val="18"/>
              </w:rPr>
            </w:pPr>
            <w:r w:rsidRPr="00057E16">
              <w:rPr>
                <w:rFonts w:ascii="Calibri" w:hAnsi="Calibri" w:cs="Calibri"/>
                <w:sz w:val="18"/>
                <w:szCs w:val="18"/>
              </w:rPr>
              <w:t>Completed, dismissed, cancelled, and no-longer-actionable items shall not remain in active Today/To-Do lists.</w:t>
            </w:r>
          </w:p>
        </w:tc>
      </w:tr>
      <w:tr w:rsidR="00EE69A0" w:rsidRPr="00057E16" w14:paraId="57CA97B3" w14:textId="77777777" w:rsidTr="000731D8">
        <w:trPr>
          <w:jc w:val="center"/>
        </w:trPr>
        <w:tc>
          <w:tcPr>
            <w:tcW w:w="1908" w:type="dxa"/>
          </w:tcPr>
          <w:p w14:paraId="1D6B7BEC" w14:textId="77777777" w:rsidR="00EE69A0" w:rsidRPr="00057E16" w:rsidRDefault="00E455F5">
            <w:pPr>
              <w:rPr>
                <w:rFonts w:ascii="Calibri" w:hAnsi="Calibri" w:cs="Calibri"/>
                <w:sz w:val="18"/>
                <w:szCs w:val="18"/>
              </w:rPr>
            </w:pPr>
            <w:r w:rsidRPr="00057E16">
              <w:rPr>
                <w:rFonts w:ascii="Calibri" w:hAnsi="Calibri" w:cs="Calibri"/>
                <w:sz w:val="18"/>
                <w:szCs w:val="18"/>
              </w:rPr>
              <w:t>FR-TASK-MGMT-006</w:t>
            </w:r>
          </w:p>
        </w:tc>
        <w:tc>
          <w:tcPr>
            <w:tcW w:w="8676" w:type="dxa"/>
          </w:tcPr>
          <w:p w14:paraId="3F7DCA67"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records shall not be hard deleted. Operational correction must use cancellation or another supported terminal state.</w:t>
            </w:r>
          </w:p>
        </w:tc>
      </w:tr>
      <w:tr w:rsidR="00EE69A0" w:rsidRPr="00057E16" w14:paraId="45865EF8" w14:textId="77777777" w:rsidTr="000731D8">
        <w:trPr>
          <w:jc w:val="center"/>
        </w:trPr>
        <w:tc>
          <w:tcPr>
            <w:tcW w:w="1908" w:type="dxa"/>
          </w:tcPr>
          <w:p w14:paraId="122A9668" w14:textId="77777777" w:rsidR="00EE69A0" w:rsidRPr="00057E16" w:rsidRDefault="00E455F5">
            <w:pPr>
              <w:rPr>
                <w:rFonts w:ascii="Calibri" w:hAnsi="Calibri" w:cs="Calibri"/>
                <w:sz w:val="18"/>
                <w:szCs w:val="18"/>
              </w:rPr>
            </w:pPr>
            <w:r w:rsidRPr="00057E16">
              <w:rPr>
                <w:rFonts w:ascii="Calibri" w:hAnsi="Calibri" w:cs="Calibri"/>
                <w:sz w:val="18"/>
                <w:szCs w:val="18"/>
              </w:rPr>
              <w:t>FR-TASK-MGMT-007</w:t>
            </w:r>
          </w:p>
        </w:tc>
        <w:tc>
          <w:tcPr>
            <w:tcW w:w="8676" w:type="dxa"/>
          </w:tcPr>
          <w:p w14:paraId="06D8C83C" w14:textId="77777777" w:rsidR="00EE69A0" w:rsidRPr="00057E16" w:rsidRDefault="00E455F5">
            <w:pPr>
              <w:rPr>
                <w:rFonts w:ascii="Calibri" w:hAnsi="Calibri" w:cs="Calibri"/>
                <w:sz w:val="18"/>
                <w:szCs w:val="18"/>
              </w:rPr>
            </w:pPr>
            <w:r w:rsidRPr="00057E16">
              <w:rPr>
                <w:rFonts w:ascii="Calibri" w:hAnsi="Calibri" w:cs="Calibri"/>
                <w:sz w:val="18"/>
                <w:szCs w:val="18"/>
              </w:rPr>
              <w:t>Every state transition shall store actor, source, timestamp, previous state, new state, and reason where applicable.</w:t>
            </w:r>
          </w:p>
        </w:tc>
      </w:tr>
      <w:tr w:rsidR="00EE69A0" w:rsidRPr="00057E16" w14:paraId="7EE57960" w14:textId="77777777" w:rsidTr="000731D8">
        <w:trPr>
          <w:jc w:val="center"/>
        </w:trPr>
        <w:tc>
          <w:tcPr>
            <w:tcW w:w="1908" w:type="dxa"/>
          </w:tcPr>
          <w:p w14:paraId="4EF61A46" w14:textId="77777777" w:rsidR="00EE69A0" w:rsidRPr="00057E16" w:rsidRDefault="00E455F5">
            <w:pPr>
              <w:rPr>
                <w:rFonts w:ascii="Calibri" w:hAnsi="Calibri" w:cs="Calibri"/>
                <w:sz w:val="18"/>
                <w:szCs w:val="18"/>
              </w:rPr>
            </w:pPr>
            <w:r w:rsidRPr="00057E16">
              <w:rPr>
                <w:rFonts w:ascii="Calibri" w:hAnsi="Calibri" w:cs="Calibri"/>
                <w:sz w:val="18"/>
                <w:szCs w:val="18"/>
              </w:rPr>
              <w:t>FR-TASK-MGMT-008</w:t>
            </w:r>
          </w:p>
        </w:tc>
        <w:tc>
          <w:tcPr>
            <w:tcW w:w="8676" w:type="dxa"/>
          </w:tcPr>
          <w:p w14:paraId="525AC286" w14:textId="77777777" w:rsidR="00EE69A0" w:rsidRPr="00057E16" w:rsidRDefault="00E455F5">
            <w:pPr>
              <w:rPr>
                <w:rFonts w:ascii="Calibri" w:hAnsi="Calibri" w:cs="Calibri"/>
                <w:sz w:val="18"/>
                <w:szCs w:val="18"/>
              </w:rPr>
            </w:pPr>
            <w:r w:rsidRPr="00057E16">
              <w:rPr>
                <w:rFonts w:ascii="Calibri" w:hAnsi="Calibri" w:cs="Calibri"/>
                <w:sz w:val="18"/>
                <w:szCs w:val="18"/>
              </w:rPr>
              <w:t>Updated runtime task state shall be available to mobile, portal, BFF, and care-plan workflow consumers after successful change.</w:t>
            </w:r>
          </w:p>
        </w:tc>
      </w:tr>
    </w:tbl>
    <w:p w14:paraId="446E4AE4" w14:textId="77777777" w:rsidR="00EE69A0" w:rsidRPr="00057E16" w:rsidRDefault="00EE69A0">
      <w:pPr>
        <w:rPr>
          <w:rFonts w:ascii="Calibri" w:hAnsi="Calibri" w:cs="Calibri"/>
          <w:sz w:val="18"/>
          <w:szCs w:val="18"/>
        </w:rPr>
      </w:pPr>
    </w:p>
    <w:p w14:paraId="563BDFC6" w14:textId="293F6C3F"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Completion Handling</w:t>
      </w:r>
    </w:p>
    <w:p w14:paraId="071C4968" w14:textId="77777777" w:rsidR="009A72D1" w:rsidRPr="009A72D1" w:rsidRDefault="009A72D1" w:rsidP="009A72D1"/>
    <w:tbl>
      <w:tblPr>
        <w:tblStyle w:val="TableGrid"/>
        <w:tblW w:w="0" w:type="auto"/>
        <w:jc w:val="center"/>
        <w:tblLook w:val="04A0" w:firstRow="1" w:lastRow="0" w:firstColumn="1" w:lastColumn="0" w:noHBand="0" w:noVBand="1"/>
      </w:tblPr>
      <w:tblGrid>
        <w:gridCol w:w="1718"/>
        <w:gridCol w:w="8866"/>
      </w:tblGrid>
      <w:tr w:rsidR="00EE69A0" w:rsidRPr="00057E16" w14:paraId="45128249" w14:textId="77777777">
        <w:trPr>
          <w:jc w:val="center"/>
        </w:trPr>
        <w:tc>
          <w:tcPr>
            <w:tcW w:w="1728" w:type="dxa"/>
            <w:shd w:val="clear" w:color="auto" w:fill="D9EAF7"/>
            <w:vAlign w:val="center"/>
          </w:tcPr>
          <w:p w14:paraId="52048BB1" w14:textId="77777777" w:rsidR="00EE69A0" w:rsidRPr="00057E16" w:rsidRDefault="00E455F5">
            <w:pPr>
              <w:rPr>
                <w:rFonts w:ascii="Calibri" w:hAnsi="Calibri" w:cs="Calibri"/>
                <w:sz w:val="18"/>
                <w:szCs w:val="18"/>
              </w:rPr>
            </w:pPr>
            <w:r w:rsidRPr="00057E16">
              <w:rPr>
                <w:rFonts w:ascii="Calibri" w:hAnsi="Calibri" w:cs="Calibri"/>
                <w:b/>
                <w:sz w:val="18"/>
                <w:szCs w:val="18"/>
              </w:rPr>
              <w:t>ID</w:t>
            </w:r>
          </w:p>
        </w:tc>
        <w:tc>
          <w:tcPr>
            <w:tcW w:w="8928" w:type="dxa"/>
            <w:shd w:val="clear" w:color="auto" w:fill="D9EAF7"/>
            <w:vAlign w:val="center"/>
          </w:tcPr>
          <w:p w14:paraId="136FDA33" w14:textId="77777777" w:rsidR="00EE69A0" w:rsidRPr="00057E16" w:rsidRDefault="00E455F5">
            <w:pPr>
              <w:rPr>
                <w:rFonts w:ascii="Calibri" w:hAnsi="Calibri" w:cs="Calibri"/>
                <w:sz w:val="18"/>
                <w:szCs w:val="18"/>
              </w:rPr>
            </w:pPr>
            <w:r w:rsidRPr="00057E16">
              <w:rPr>
                <w:rFonts w:ascii="Calibri" w:hAnsi="Calibri" w:cs="Calibri"/>
                <w:b/>
                <w:sz w:val="18"/>
                <w:szCs w:val="18"/>
              </w:rPr>
              <w:t>Requirement</w:t>
            </w:r>
          </w:p>
        </w:tc>
      </w:tr>
      <w:tr w:rsidR="00EE69A0" w:rsidRPr="00057E16" w14:paraId="227970BD" w14:textId="77777777">
        <w:trPr>
          <w:jc w:val="center"/>
        </w:trPr>
        <w:tc>
          <w:tcPr>
            <w:tcW w:w="1728" w:type="dxa"/>
          </w:tcPr>
          <w:p w14:paraId="721D075A" w14:textId="77777777" w:rsidR="00EE69A0" w:rsidRPr="00057E16" w:rsidRDefault="00E455F5">
            <w:pPr>
              <w:rPr>
                <w:rFonts w:ascii="Calibri" w:hAnsi="Calibri" w:cs="Calibri"/>
                <w:sz w:val="18"/>
                <w:szCs w:val="18"/>
              </w:rPr>
            </w:pPr>
            <w:r w:rsidRPr="00057E16">
              <w:rPr>
                <w:rFonts w:ascii="Calibri" w:hAnsi="Calibri" w:cs="Calibri"/>
                <w:sz w:val="18"/>
                <w:szCs w:val="18"/>
              </w:rPr>
              <w:t>FR-TASK-CMP-001</w:t>
            </w:r>
          </w:p>
        </w:tc>
        <w:tc>
          <w:tcPr>
            <w:tcW w:w="8928" w:type="dxa"/>
          </w:tcPr>
          <w:p w14:paraId="5EB009EB"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shall support automatic completion when an approved linked source-object completion event matches the stored CompletionSourceType and CompletionSourceReferenceID.</w:t>
            </w:r>
          </w:p>
        </w:tc>
      </w:tr>
      <w:tr w:rsidR="00EE69A0" w:rsidRPr="00057E16" w14:paraId="73EF026E" w14:textId="77777777">
        <w:trPr>
          <w:jc w:val="center"/>
        </w:trPr>
        <w:tc>
          <w:tcPr>
            <w:tcW w:w="1728" w:type="dxa"/>
          </w:tcPr>
          <w:p w14:paraId="27E6B982" w14:textId="77777777" w:rsidR="00EE69A0" w:rsidRPr="00057E16" w:rsidRDefault="00E455F5">
            <w:pPr>
              <w:rPr>
                <w:rFonts w:ascii="Calibri" w:hAnsi="Calibri" w:cs="Calibri"/>
                <w:sz w:val="18"/>
                <w:szCs w:val="18"/>
              </w:rPr>
            </w:pPr>
            <w:r w:rsidRPr="00057E16">
              <w:rPr>
                <w:rFonts w:ascii="Calibri" w:hAnsi="Calibri" w:cs="Calibri"/>
                <w:sz w:val="18"/>
                <w:szCs w:val="18"/>
              </w:rPr>
              <w:t>FR-TASK-CMP-002</w:t>
            </w:r>
          </w:p>
        </w:tc>
        <w:tc>
          <w:tcPr>
            <w:tcW w:w="8928" w:type="dxa"/>
          </w:tcPr>
          <w:p w14:paraId="59678891" w14:textId="77777777" w:rsidR="00EE69A0" w:rsidRPr="00057E16" w:rsidRDefault="00E455F5">
            <w:pPr>
              <w:rPr>
                <w:rFonts w:ascii="Calibri" w:hAnsi="Calibri" w:cs="Calibri"/>
                <w:sz w:val="18"/>
                <w:szCs w:val="18"/>
              </w:rPr>
            </w:pPr>
            <w:r w:rsidRPr="00057E16">
              <w:rPr>
                <w:rFonts w:ascii="Calibri" w:hAnsi="Calibri" w:cs="Calibri"/>
                <w:sz w:val="18"/>
                <w:szCs w:val="18"/>
              </w:rPr>
              <w:t>Automatic completion shall update CurrentState to Completed, store completion evidence, and move the item out of active Today/To-Do surfaces.</w:t>
            </w:r>
          </w:p>
        </w:tc>
      </w:tr>
      <w:tr w:rsidR="00EE69A0" w:rsidRPr="00057E16" w14:paraId="247AEA12" w14:textId="77777777">
        <w:trPr>
          <w:jc w:val="center"/>
        </w:trPr>
        <w:tc>
          <w:tcPr>
            <w:tcW w:w="1728" w:type="dxa"/>
          </w:tcPr>
          <w:p w14:paraId="333D3B69" w14:textId="77777777" w:rsidR="00EE69A0" w:rsidRPr="00057E16" w:rsidRDefault="00E455F5">
            <w:pPr>
              <w:rPr>
                <w:rFonts w:ascii="Calibri" w:hAnsi="Calibri" w:cs="Calibri"/>
                <w:sz w:val="18"/>
                <w:szCs w:val="18"/>
              </w:rPr>
            </w:pPr>
            <w:r w:rsidRPr="00057E16">
              <w:rPr>
                <w:rFonts w:ascii="Calibri" w:hAnsi="Calibri" w:cs="Calibri"/>
                <w:sz w:val="18"/>
                <w:szCs w:val="18"/>
              </w:rPr>
              <w:lastRenderedPageBreak/>
              <w:t>FR-TASK-CMP-003</w:t>
            </w:r>
          </w:p>
        </w:tc>
        <w:tc>
          <w:tcPr>
            <w:tcW w:w="8928" w:type="dxa"/>
          </w:tcPr>
          <w:p w14:paraId="4F1CF1F4" w14:textId="77777777" w:rsidR="00EE69A0" w:rsidRPr="00057E16" w:rsidRDefault="00E455F5">
            <w:pPr>
              <w:rPr>
                <w:rFonts w:ascii="Calibri" w:hAnsi="Calibri" w:cs="Calibri"/>
                <w:sz w:val="18"/>
                <w:szCs w:val="18"/>
              </w:rPr>
            </w:pPr>
            <w:r w:rsidRPr="00057E16">
              <w:rPr>
                <w:rFonts w:ascii="Calibri" w:hAnsi="Calibri" w:cs="Calibri"/>
                <w:sz w:val="18"/>
                <w:szCs w:val="18"/>
              </w:rPr>
              <w:t>Completion from source objects shall be idempotent by CompletionEventID or CompletionSourceType plus CompletionSourceReferenceID.</w:t>
            </w:r>
          </w:p>
        </w:tc>
      </w:tr>
      <w:tr w:rsidR="00EE69A0" w:rsidRPr="00057E16" w14:paraId="0DF114B6" w14:textId="77777777">
        <w:trPr>
          <w:jc w:val="center"/>
        </w:trPr>
        <w:tc>
          <w:tcPr>
            <w:tcW w:w="1728" w:type="dxa"/>
          </w:tcPr>
          <w:p w14:paraId="1A727282" w14:textId="77777777" w:rsidR="00EE69A0" w:rsidRPr="00057E16" w:rsidRDefault="00E455F5">
            <w:pPr>
              <w:rPr>
                <w:rFonts w:ascii="Calibri" w:hAnsi="Calibri" w:cs="Calibri"/>
                <w:sz w:val="18"/>
                <w:szCs w:val="18"/>
              </w:rPr>
            </w:pPr>
            <w:r w:rsidRPr="00057E16">
              <w:rPr>
                <w:rFonts w:ascii="Calibri" w:hAnsi="Calibri" w:cs="Calibri"/>
                <w:sz w:val="18"/>
                <w:szCs w:val="18"/>
              </w:rPr>
              <w:t>FR-TASK-CMP-004</w:t>
            </w:r>
          </w:p>
        </w:tc>
        <w:tc>
          <w:tcPr>
            <w:tcW w:w="8928" w:type="dxa"/>
          </w:tcPr>
          <w:p w14:paraId="339FA105"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shall not mark a task completed from an unapproved or unmatched source event.</w:t>
            </w:r>
          </w:p>
        </w:tc>
      </w:tr>
      <w:tr w:rsidR="00EE69A0" w:rsidRPr="00057E16" w14:paraId="2C4DC7B0" w14:textId="77777777">
        <w:trPr>
          <w:jc w:val="center"/>
        </w:trPr>
        <w:tc>
          <w:tcPr>
            <w:tcW w:w="1728" w:type="dxa"/>
          </w:tcPr>
          <w:p w14:paraId="74B44010" w14:textId="77777777" w:rsidR="00EE69A0" w:rsidRPr="00057E16" w:rsidRDefault="00E455F5">
            <w:pPr>
              <w:rPr>
                <w:rFonts w:ascii="Calibri" w:hAnsi="Calibri" w:cs="Calibri"/>
                <w:sz w:val="18"/>
                <w:szCs w:val="18"/>
              </w:rPr>
            </w:pPr>
            <w:r w:rsidRPr="00057E16">
              <w:rPr>
                <w:rFonts w:ascii="Calibri" w:hAnsi="Calibri" w:cs="Calibri"/>
                <w:sz w:val="18"/>
                <w:szCs w:val="18"/>
              </w:rPr>
              <w:t>FR-TASK-CMP-005</w:t>
            </w:r>
          </w:p>
        </w:tc>
        <w:tc>
          <w:tcPr>
            <w:tcW w:w="8928" w:type="dxa"/>
          </w:tcPr>
          <w:p w14:paraId="420A9D9F" w14:textId="77777777" w:rsidR="00EE69A0" w:rsidRPr="00057E16" w:rsidRDefault="00E455F5">
            <w:pPr>
              <w:rPr>
                <w:rFonts w:ascii="Calibri" w:hAnsi="Calibri" w:cs="Calibri"/>
                <w:sz w:val="18"/>
                <w:szCs w:val="18"/>
              </w:rPr>
            </w:pPr>
            <w:r w:rsidRPr="00057E16">
              <w:rPr>
                <w:rFonts w:ascii="Calibri" w:hAnsi="Calibri" w:cs="Calibri"/>
                <w:sz w:val="18"/>
                <w:szCs w:val="18"/>
              </w:rPr>
              <w:t>Completion shall cancel future reminder jobs or mark them no longer eligible.</w:t>
            </w:r>
          </w:p>
        </w:tc>
      </w:tr>
    </w:tbl>
    <w:p w14:paraId="3EF26622" w14:textId="77777777" w:rsidR="00EE69A0" w:rsidRPr="00057E16" w:rsidRDefault="00EE69A0">
      <w:pPr>
        <w:rPr>
          <w:rFonts w:ascii="Calibri" w:hAnsi="Calibri" w:cs="Calibri"/>
          <w:sz w:val="18"/>
          <w:szCs w:val="18"/>
        </w:rPr>
      </w:pPr>
    </w:p>
    <w:p w14:paraId="7444ECDB" w14:textId="36568E16"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Reminder Handling</w:t>
      </w:r>
    </w:p>
    <w:p w14:paraId="55A4AAF5" w14:textId="77777777" w:rsidR="009A72D1" w:rsidRPr="009A72D1" w:rsidRDefault="009A72D1" w:rsidP="009A72D1"/>
    <w:tbl>
      <w:tblPr>
        <w:tblStyle w:val="TableGrid"/>
        <w:tblW w:w="0" w:type="auto"/>
        <w:jc w:val="center"/>
        <w:tblLook w:val="04A0" w:firstRow="1" w:lastRow="0" w:firstColumn="1" w:lastColumn="0" w:noHBand="0" w:noVBand="1"/>
      </w:tblPr>
      <w:tblGrid>
        <w:gridCol w:w="1718"/>
        <w:gridCol w:w="8866"/>
      </w:tblGrid>
      <w:tr w:rsidR="00EE69A0" w:rsidRPr="00057E16" w14:paraId="2526B03F" w14:textId="77777777" w:rsidTr="008D7582">
        <w:trPr>
          <w:jc w:val="center"/>
        </w:trPr>
        <w:tc>
          <w:tcPr>
            <w:tcW w:w="1718" w:type="dxa"/>
            <w:shd w:val="clear" w:color="auto" w:fill="D9EAF7"/>
            <w:vAlign w:val="center"/>
          </w:tcPr>
          <w:p w14:paraId="133F8AD7" w14:textId="77777777" w:rsidR="00EE69A0" w:rsidRPr="00057E16" w:rsidRDefault="00E455F5">
            <w:pPr>
              <w:rPr>
                <w:rFonts w:ascii="Calibri" w:hAnsi="Calibri" w:cs="Calibri"/>
                <w:sz w:val="18"/>
                <w:szCs w:val="18"/>
              </w:rPr>
            </w:pPr>
            <w:r w:rsidRPr="00057E16">
              <w:rPr>
                <w:rFonts w:ascii="Calibri" w:hAnsi="Calibri" w:cs="Calibri"/>
                <w:b/>
                <w:sz w:val="18"/>
                <w:szCs w:val="18"/>
              </w:rPr>
              <w:t>ID</w:t>
            </w:r>
          </w:p>
        </w:tc>
        <w:tc>
          <w:tcPr>
            <w:tcW w:w="8866" w:type="dxa"/>
            <w:shd w:val="clear" w:color="auto" w:fill="D9EAF7"/>
            <w:vAlign w:val="center"/>
          </w:tcPr>
          <w:p w14:paraId="07BE288F" w14:textId="77777777" w:rsidR="00EE69A0" w:rsidRPr="00057E16" w:rsidRDefault="00E455F5">
            <w:pPr>
              <w:rPr>
                <w:rFonts w:ascii="Calibri" w:hAnsi="Calibri" w:cs="Calibri"/>
                <w:sz w:val="18"/>
                <w:szCs w:val="18"/>
              </w:rPr>
            </w:pPr>
            <w:r w:rsidRPr="00057E16">
              <w:rPr>
                <w:rFonts w:ascii="Calibri" w:hAnsi="Calibri" w:cs="Calibri"/>
                <w:b/>
                <w:sz w:val="18"/>
                <w:szCs w:val="18"/>
              </w:rPr>
              <w:t>Requirement</w:t>
            </w:r>
          </w:p>
        </w:tc>
      </w:tr>
      <w:tr w:rsidR="00EE69A0" w:rsidRPr="00057E16" w14:paraId="3143352F" w14:textId="77777777" w:rsidTr="008D7582">
        <w:trPr>
          <w:jc w:val="center"/>
        </w:trPr>
        <w:tc>
          <w:tcPr>
            <w:tcW w:w="1718" w:type="dxa"/>
          </w:tcPr>
          <w:p w14:paraId="58442080" w14:textId="77777777" w:rsidR="00EE69A0" w:rsidRPr="00057E16" w:rsidRDefault="00E455F5">
            <w:pPr>
              <w:rPr>
                <w:rFonts w:ascii="Calibri" w:hAnsi="Calibri" w:cs="Calibri"/>
                <w:sz w:val="18"/>
                <w:szCs w:val="18"/>
              </w:rPr>
            </w:pPr>
            <w:r w:rsidRPr="00057E16">
              <w:rPr>
                <w:rFonts w:ascii="Calibri" w:hAnsi="Calibri" w:cs="Calibri"/>
                <w:sz w:val="18"/>
                <w:szCs w:val="18"/>
              </w:rPr>
              <w:t>FR-TASK-REM-001</w:t>
            </w:r>
          </w:p>
        </w:tc>
        <w:tc>
          <w:tcPr>
            <w:tcW w:w="8866" w:type="dxa"/>
          </w:tcPr>
          <w:p w14:paraId="489FB082" w14:textId="77777777" w:rsidR="00EE69A0" w:rsidRPr="00057E16" w:rsidRDefault="00E455F5">
            <w:pPr>
              <w:rPr>
                <w:rFonts w:ascii="Calibri" w:hAnsi="Calibri" w:cs="Calibri"/>
                <w:sz w:val="18"/>
                <w:szCs w:val="18"/>
              </w:rPr>
            </w:pPr>
            <w:r w:rsidRPr="00057E16">
              <w:rPr>
                <w:rFonts w:ascii="Calibri" w:hAnsi="Calibri" w:cs="Calibri"/>
                <w:sz w:val="18"/>
                <w:szCs w:val="18"/>
              </w:rPr>
              <w:t>If ReminderEnabled = True and the task is eligible, Runtime Task shall request reminder registration with Scheduler/Notification.</w:t>
            </w:r>
          </w:p>
        </w:tc>
      </w:tr>
      <w:tr w:rsidR="00EE69A0" w:rsidRPr="00057E16" w14:paraId="58437205" w14:textId="77777777" w:rsidTr="008D7582">
        <w:trPr>
          <w:jc w:val="center"/>
        </w:trPr>
        <w:tc>
          <w:tcPr>
            <w:tcW w:w="1718" w:type="dxa"/>
          </w:tcPr>
          <w:p w14:paraId="7A5C0A43" w14:textId="77777777" w:rsidR="00EE69A0" w:rsidRPr="00057E16" w:rsidRDefault="00E455F5">
            <w:pPr>
              <w:rPr>
                <w:rFonts w:ascii="Calibri" w:hAnsi="Calibri" w:cs="Calibri"/>
                <w:sz w:val="18"/>
                <w:szCs w:val="18"/>
              </w:rPr>
            </w:pPr>
            <w:r w:rsidRPr="00057E16">
              <w:rPr>
                <w:rFonts w:ascii="Calibri" w:hAnsi="Calibri" w:cs="Calibri"/>
                <w:sz w:val="18"/>
                <w:szCs w:val="18"/>
              </w:rPr>
              <w:t>FR-TASK-REM-002</w:t>
            </w:r>
          </w:p>
        </w:tc>
        <w:tc>
          <w:tcPr>
            <w:tcW w:w="8866" w:type="dxa"/>
          </w:tcPr>
          <w:p w14:paraId="3802A367"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shall request reminder cancellation when a task becomes Completed, Dismissed, Cancelled, or no longer reminder-eligible.</w:t>
            </w:r>
          </w:p>
        </w:tc>
      </w:tr>
      <w:tr w:rsidR="00EE69A0" w:rsidRPr="00057E16" w14:paraId="2774C65E" w14:textId="77777777" w:rsidTr="008D7582">
        <w:trPr>
          <w:jc w:val="center"/>
        </w:trPr>
        <w:tc>
          <w:tcPr>
            <w:tcW w:w="1718" w:type="dxa"/>
          </w:tcPr>
          <w:p w14:paraId="2E7A0E39" w14:textId="77777777" w:rsidR="00EE69A0" w:rsidRPr="00057E16" w:rsidRDefault="00E455F5">
            <w:pPr>
              <w:rPr>
                <w:rFonts w:ascii="Calibri" w:hAnsi="Calibri" w:cs="Calibri"/>
                <w:sz w:val="18"/>
                <w:szCs w:val="18"/>
              </w:rPr>
            </w:pPr>
            <w:r w:rsidRPr="00057E16">
              <w:rPr>
                <w:rFonts w:ascii="Calibri" w:hAnsi="Calibri" w:cs="Calibri"/>
                <w:sz w:val="18"/>
                <w:szCs w:val="18"/>
              </w:rPr>
              <w:t>FR-TASK-REM-003</w:t>
            </w:r>
          </w:p>
        </w:tc>
        <w:tc>
          <w:tcPr>
            <w:tcW w:w="8866" w:type="dxa"/>
          </w:tcPr>
          <w:p w14:paraId="1B806378"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shall not send reminders for Completed, Dismissed, or Cancelled tasks.</w:t>
            </w:r>
          </w:p>
        </w:tc>
      </w:tr>
      <w:tr w:rsidR="00EE69A0" w:rsidRPr="00057E16" w14:paraId="03839159" w14:textId="77777777" w:rsidTr="008D7582">
        <w:trPr>
          <w:jc w:val="center"/>
        </w:trPr>
        <w:tc>
          <w:tcPr>
            <w:tcW w:w="1718" w:type="dxa"/>
          </w:tcPr>
          <w:p w14:paraId="45EABA79" w14:textId="77777777" w:rsidR="00EE69A0" w:rsidRPr="00057E16" w:rsidRDefault="00E455F5">
            <w:pPr>
              <w:rPr>
                <w:rFonts w:ascii="Calibri" w:hAnsi="Calibri" w:cs="Calibri"/>
                <w:sz w:val="18"/>
                <w:szCs w:val="18"/>
              </w:rPr>
            </w:pPr>
            <w:r w:rsidRPr="00057E16">
              <w:rPr>
                <w:rFonts w:ascii="Calibri" w:hAnsi="Calibri" w:cs="Calibri"/>
                <w:sz w:val="18"/>
                <w:szCs w:val="18"/>
              </w:rPr>
              <w:t>FR-TASK-REM-004</w:t>
            </w:r>
          </w:p>
        </w:tc>
        <w:tc>
          <w:tcPr>
            <w:tcW w:w="8866" w:type="dxa"/>
          </w:tcPr>
          <w:p w14:paraId="590081E2" w14:textId="77777777" w:rsidR="00EE69A0" w:rsidRPr="00057E16" w:rsidRDefault="00E455F5">
            <w:pPr>
              <w:rPr>
                <w:rFonts w:ascii="Calibri" w:hAnsi="Calibri" w:cs="Calibri"/>
                <w:sz w:val="18"/>
                <w:szCs w:val="18"/>
              </w:rPr>
            </w:pPr>
            <w:r w:rsidRPr="00057E16">
              <w:rPr>
                <w:rFonts w:ascii="Calibri" w:hAnsi="Calibri" w:cs="Calibri"/>
                <w:sz w:val="18"/>
                <w:szCs w:val="18"/>
              </w:rPr>
              <w:t>Scheduler/Notification owns actual delivery, retries, quiet hours, suppression, and delivery outcomes.</w:t>
            </w:r>
          </w:p>
        </w:tc>
      </w:tr>
      <w:tr w:rsidR="00EE69A0" w:rsidRPr="00057E16" w14:paraId="246F6294" w14:textId="77777777" w:rsidTr="008D7582">
        <w:trPr>
          <w:jc w:val="center"/>
        </w:trPr>
        <w:tc>
          <w:tcPr>
            <w:tcW w:w="1718" w:type="dxa"/>
          </w:tcPr>
          <w:p w14:paraId="696BB96E" w14:textId="77777777" w:rsidR="00EE69A0" w:rsidRPr="00057E16" w:rsidRDefault="00E455F5">
            <w:pPr>
              <w:rPr>
                <w:rFonts w:ascii="Calibri" w:hAnsi="Calibri" w:cs="Calibri"/>
                <w:sz w:val="18"/>
                <w:szCs w:val="18"/>
              </w:rPr>
            </w:pPr>
            <w:r w:rsidRPr="00057E16">
              <w:rPr>
                <w:rFonts w:ascii="Calibri" w:hAnsi="Calibri" w:cs="Calibri"/>
                <w:sz w:val="18"/>
                <w:szCs w:val="18"/>
              </w:rPr>
              <w:t>FR-TASK-REM-005</w:t>
            </w:r>
          </w:p>
        </w:tc>
        <w:tc>
          <w:tcPr>
            <w:tcW w:w="8866" w:type="dxa"/>
          </w:tcPr>
          <w:p w14:paraId="64B59058" w14:textId="6E184CC7" w:rsidR="00E72046" w:rsidRPr="00057E16" w:rsidRDefault="00E455F5">
            <w:pPr>
              <w:rPr>
                <w:rFonts w:ascii="Calibri" w:hAnsi="Calibri" w:cs="Calibri"/>
                <w:sz w:val="18"/>
                <w:szCs w:val="18"/>
              </w:rPr>
            </w:pPr>
            <w:del w:id="65" w:author="Sumeet" w:date="2026-06-03T17:18:00Z" w16du:dateUtc="2026-06-03T22:18:00Z">
              <w:r w:rsidRPr="00057E16" w:rsidDel="00E72046">
                <w:rPr>
                  <w:rFonts w:ascii="Calibri" w:hAnsi="Calibri" w:cs="Calibri"/>
                  <w:sz w:val="18"/>
                  <w:szCs w:val="18"/>
                </w:rPr>
                <w:delText>Runtime Task may store reminder request/reference/history for audit and troubleshooting.</w:delText>
              </w:r>
            </w:del>
            <w:ins w:id="66" w:author="Sumeet" w:date="2026-06-03T17:18:00Z" w16du:dateUtc="2026-06-03T22:18:00Z">
              <w:r w:rsidR="00E72046" w:rsidRPr="00E72046">
                <w:rPr>
                  <w:rFonts w:ascii="Calibri" w:hAnsi="Calibri" w:cs="Calibri"/>
                  <w:sz w:val="18"/>
                  <w:szCs w:val="18"/>
                </w:rPr>
                <w:t>Runtime Task may store reminder request, change, cancellation, and send-reference audit logs for audit and troubleshooting.</w:t>
              </w:r>
            </w:ins>
          </w:p>
        </w:tc>
      </w:tr>
      <w:tr w:rsidR="008D7582" w:rsidRPr="00057E16" w14:paraId="31985E54" w14:textId="77777777" w:rsidTr="008D7582">
        <w:trPr>
          <w:jc w:val="center"/>
          <w:ins w:id="67" w:author="Sumeet" w:date="2026-06-03T17:05:00Z" w16du:dateUtc="2026-06-03T22:05:00Z"/>
        </w:trPr>
        <w:tc>
          <w:tcPr>
            <w:tcW w:w="1718" w:type="dxa"/>
          </w:tcPr>
          <w:p w14:paraId="5C7B2C84" w14:textId="68ACA307" w:rsidR="008D7582" w:rsidRPr="00057E16" w:rsidRDefault="008D7582" w:rsidP="008D7582">
            <w:pPr>
              <w:rPr>
                <w:ins w:id="68" w:author="Sumeet" w:date="2026-06-03T17:05:00Z" w16du:dateUtc="2026-06-03T22:05:00Z"/>
                <w:rFonts w:ascii="Calibri" w:hAnsi="Calibri" w:cs="Calibri"/>
                <w:sz w:val="18"/>
                <w:szCs w:val="18"/>
              </w:rPr>
            </w:pPr>
            <w:ins w:id="69" w:author="Sumeet" w:date="2026-06-03T17:06:00Z" w16du:dateUtc="2026-06-03T22:06:00Z">
              <w:r w:rsidRPr="008D7582">
                <w:rPr>
                  <w:rFonts w:ascii="Calibri" w:hAnsi="Calibri" w:cs="Calibri"/>
                  <w:sz w:val="18"/>
                  <w:szCs w:val="18"/>
                  <w:rPrChange w:id="70" w:author="Sumeet" w:date="2026-06-03T17:07:00Z" w16du:dateUtc="2026-06-03T22:07:00Z">
                    <w:rPr/>
                  </w:rPrChange>
                </w:rPr>
                <w:t>FR-TASK-REM-006</w:t>
              </w:r>
            </w:ins>
          </w:p>
        </w:tc>
        <w:tc>
          <w:tcPr>
            <w:tcW w:w="8866" w:type="dxa"/>
          </w:tcPr>
          <w:p w14:paraId="7C67B504" w14:textId="6F2240F0" w:rsidR="008D7582" w:rsidRPr="00057E16" w:rsidRDefault="008D7582" w:rsidP="008D7582">
            <w:pPr>
              <w:rPr>
                <w:ins w:id="71" w:author="Sumeet" w:date="2026-06-03T17:05:00Z" w16du:dateUtc="2026-06-03T22:05:00Z"/>
                <w:rFonts w:ascii="Calibri" w:hAnsi="Calibri" w:cs="Calibri"/>
                <w:sz w:val="18"/>
                <w:szCs w:val="18"/>
              </w:rPr>
            </w:pPr>
            <w:ins w:id="72" w:author="Sumeet" w:date="2026-06-03T17:06:00Z" w16du:dateUtc="2026-06-03T22:06:00Z">
              <w:r w:rsidRPr="00B10F57">
                <w:rPr>
                  <w:rFonts w:ascii="Calibri" w:hAnsi="Calibri" w:cs="Calibri"/>
                  <w:sz w:val="18"/>
                  <w:szCs w:val="18"/>
                </w:rPr>
                <w:t>Authorized users may update reminder settings for a runtime task from supported UI where permitted.</w:t>
              </w:r>
            </w:ins>
          </w:p>
        </w:tc>
      </w:tr>
      <w:tr w:rsidR="008D7582" w:rsidRPr="00057E16" w14:paraId="5F7FA698" w14:textId="77777777" w:rsidTr="008D7582">
        <w:trPr>
          <w:jc w:val="center"/>
          <w:ins w:id="73" w:author="Sumeet" w:date="2026-06-03T17:05:00Z" w16du:dateUtc="2026-06-03T22:05:00Z"/>
        </w:trPr>
        <w:tc>
          <w:tcPr>
            <w:tcW w:w="1718" w:type="dxa"/>
          </w:tcPr>
          <w:p w14:paraId="6FE116F9" w14:textId="4CDF95F5" w:rsidR="008D7582" w:rsidRPr="00057E16" w:rsidRDefault="008D7582" w:rsidP="008D7582">
            <w:pPr>
              <w:rPr>
                <w:ins w:id="74" w:author="Sumeet" w:date="2026-06-03T17:05:00Z" w16du:dateUtc="2026-06-03T22:05:00Z"/>
                <w:rFonts w:ascii="Calibri" w:hAnsi="Calibri" w:cs="Calibri"/>
                <w:sz w:val="18"/>
                <w:szCs w:val="18"/>
              </w:rPr>
            </w:pPr>
            <w:ins w:id="75" w:author="Sumeet" w:date="2026-06-03T17:06:00Z" w16du:dateUtc="2026-06-03T22:06:00Z">
              <w:r w:rsidRPr="008D7582">
                <w:rPr>
                  <w:rFonts w:ascii="Calibri" w:hAnsi="Calibri" w:cs="Calibri"/>
                  <w:sz w:val="18"/>
                  <w:szCs w:val="18"/>
                  <w:rPrChange w:id="76" w:author="Sumeet" w:date="2026-06-03T17:07:00Z" w16du:dateUtc="2026-06-03T22:07:00Z">
                    <w:rPr/>
                  </w:rPrChange>
                </w:rPr>
                <w:t>FR-TASK-REM-00</w:t>
              </w:r>
            </w:ins>
            <w:ins w:id="77" w:author="Sumeet" w:date="2026-06-03T17:07:00Z" w16du:dateUtc="2026-06-03T22:07:00Z">
              <w:r>
                <w:rPr>
                  <w:rFonts w:ascii="Calibri" w:hAnsi="Calibri" w:cs="Calibri"/>
                  <w:sz w:val="18"/>
                  <w:szCs w:val="18"/>
                </w:rPr>
                <w:t>7</w:t>
              </w:r>
            </w:ins>
          </w:p>
        </w:tc>
        <w:tc>
          <w:tcPr>
            <w:tcW w:w="8866" w:type="dxa"/>
          </w:tcPr>
          <w:p w14:paraId="293B357C" w14:textId="1022355F" w:rsidR="008D7582" w:rsidRPr="00057E16" w:rsidRDefault="008D7582" w:rsidP="008D7582">
            <w:pPr>
              <w:rPr>
                <w:ins w:id="78" w:author="Sumeet" w:date="2026-06-03T17:05:00Z" w16du:dateUtc="2026-06-03T22:05:00Z"/>
                <w:rFonts w:ascii="Calibri" w:hAnsi="Calibri" w:cs="Calibri"/>
                <w:sz w:val="18"/>
                <w:szCs w:val="18"/>
              </w:rPr>
            </w:pPr>
            <w:ins w:id="79" w:author="Sumeet" w:date="2026-06-03T17:06:00Z" w16du:dateUtc="2026-06-03T22:06:00Z">
              <w:r w:rsidRPr="00B10F57">
                <w:rPr>
                  <w:rFonts w:ascii="Calibri" w:hAnsi="Calibri" w:cs="Calibri"/>
                  <w:sz w:val="18"/>
                  <w:szCs w:val="18"/>
                </w:rPr>
                <w:t>When reminder settings are changed, Runtime Task Service shall store the latest reminder settings on the runtime task record.</w:t>
              </w:r>
            </w:ins>
          </w:p>
        </w:tc>
      </w:tr>
      <w:tr w:rsidR="008D7582" w:rsidRPr="00057E16" w14:paraId="4D71151D" w14:textId="77777777" w:rsidTr="008D7582">
        <w:trPr>
          <w:jc w:val="center"/>
          <w:ins w:id="80" w:author="Sumeet" w:date="2026-06-03T17:05:00Z" w16du:dateUtc="2026-06-03T22:05:00Z"/>
        </w:trPr>
        <w:tc>
          <w:tcPr>
            <w:tcW w:w="1718" w:type="dxa"/>
          </w:tcPr>
          <w:p w14:paraId="0E53D2A3" w14:textId="381CD1EE" w:rsidR="008D7582" w:rsidRPr="00057E16" w:rsidRDefault="008D7582" w:rsidP="008D7582">
            <w:pPr>
              <w:rPr>
                <w:ins w:id="81" w:author="Sumeet" w:date="2026-06-03T17:05:00Z" w16du:dateUtc="2026-06-03T22:05:00Z"/>
                <w:rFonts w:ascii="Calibri" w:hAnsi="Calibri" w:cs="Calibri"/>
                <w:sz w:val="18"/>
                <w:szCs w:val="18"/>
              </w:rPr>
            </w:pPr>
            <w:ins w:id="82" w:author="Sumeet" w:date="2026-06-03T17:06:00Z" w16du:dateUtc="2026-06-03T22:06:00Z">
              <w:r w:rsidRPr="008D7582">
                <w:rPr>
                  <w:rFonts w:ascii="Calibri" w:hAnsi="Calibri" w:cs="Calibri"/>
                  <w:sz w:val="18"/>
                  <w:szCs w:val="18"/>
                  <w:rPrChange w:id="83" w:author="Sumeet" w:date="2026-06-03T17:07:00Z" w16du:dateUtc="2026-06-03T22:07:00Z">
                    <w:rPr/>
                  </w:rPrChange>
                </w:rPr>
                <w:t>FR-TASK-REM-00</w:t>
              </w:r>
            </w:ins>
            <w:ins w:id="84" w:author="Sumeet" w:date="2026-06-03T17:07:00Z" w16du:dateUtc="2026-06-03T22:07:00Z">
              <w:r>
                <w:rPr>
                  <w:rFonts w:ascii="Calibri" w:hAnsi="Calibri" w:cs="Calibri"/>
                  <w:sz w:val="18"/>
                  <w:szCs w:val="18"/>
                </w:rPr>
                <w:t>8</w:t>
              </w:r>
            </w:ins>
          </w:p>
        </w:tc>
        <w:tc>
          <w:tcPr>
            <w:tcW w:w="8866" w:type="dxa"/>
          </w:tcPr>
          <w:p w14:paraId="40C4800C" w14:textId="0B662C7F" w:rsidR="008D7582" w:rsidRPr="00057E16" w:rsidRDefault="008D7582" w:rsidP="008D7582">
            <w:pPr>
              <w:rPr>
                <w:ins w:id="85" w:author="Sumeet" w:date="2026-06-03T17:05:00Z" w16du:dateUtc="2026-06-03T22:05:00Z"/>
                <w:rFonts w:ascii="Calibri" w:hAnsi="Calibri" w:cs="Calibri"/>
                <w:sz w:val="18"/>
                <w:szCs w:val="18"/>
              </w:rPr>
            </w:pPr>
            <w:ins w:id="86" w:author="Sumeet" w:date="2026-06-03T17:06:00Z" w16du:dateUtc="2026-06-03T22:06:00Z">
              <w:r w:rsidRPr="00B10F57">
                <w:rPr>
                  <w:rFonts w:ascii="Calibri" w:hAnsi="Calibri" w:cs="Calibri"/>
                  <w:sz w:val="18"/>
                  <w:szCs w:val="18"/>
                </w:rPr>
                <w:t>Any reminder change must create an audit log entry capturing previous value, new value, changed by, changed at, source UI/API, and reason where provided.</w:t>
              </w:r>
            </w:ins>
          </w:p>
        </w:tc>
      </w:tr>
      <w:tr w:rsidR="008D7582" w:rsidRPr="00057E16" w14:paraId="4BE26C23" w14:textId="77777777" w:rsidTr="008D7582">
        <w:trPr>
          <w:jc w:val="center"/>
          <w:ins w:id="87" w:author="Sumeet" w:date="2026-06-03T17:05:00Z" w16du:dateUtc="2026-06-03T22:05:00Z"/>
        </w:trPr>
        <w:tc>
          <w:tcPr>
            <w:tcW w:w="1718" w:type="dxa"/>
          </w:tcPr>
          <w:p w14:paraId="7D2E219B" w14:textId="056D54D9" w:rsidR="008D7582" w:rsidRPr="00057E16" w:rsidRDefault="008D7582" w:rsidP="008D7582">
            <w:pPr>
              <w:rPr>
                <w:ins w:id="88" w:author="Sumeet" w:date="2026-06-03T17:05:00Z" w16du:dateUtc="2026-06-03T22:05:00Z"/>
                <w:rFonts w:ascii="Calibri" w:hAnsi="Calibri" w:cs="Calibri"/>
                <w:sz w:val="18"/>
                <w:szCs w:val="18"/>
              </w:rPr>
            </w:pPr>
            <w:ins w:id="89" w:author="Sumeet" w:date="2026-06-03T17:06:00Z" w16du:dateUtc="2026-06-03T22:06:00Z">
              <w:r w:rsidRPr="008D7582">
                <w:rPr>
                  <w:rFonts w:ascii="Calibri" w:hAnsi="Calibri" w:cs="Calibri"/>
                  <w:sz w:val="18"/>
                  <w:szCs w:val="18"/>
                  <w:rPrChange w:id="90" w:author="Sumeet" w:date="2026-06-03T17:07:00Z" w16du:dateUtc="2026-06-03T22:07:00Z">
                    <w:rPr/>
                  </w:rPrChange>
                </w:rPr>
                <w:t>FR-TASK-REM-00</w:t>
              </w:r>
            </w:ins>
            <w:ins w:id="91" w:author="Sumeet" w:date="2026-06-03T17:07:00Z" w16du:dateUtc="2026-06-03T22:07:00Z">
              <w:r>
                <w:rPr>
                  <w:rFonts w:ascii="Calibri" w:hAnsi="Calibri" w:cs="Calibri"/>
                  <w:sz w:val="18"/>
                  <w:szCs w:val="18"/>
                </w:rPr>
                <w:t>9</w:t>
              </w:r>
            </w:ins>
          </w:p>
        </w:tc>
        <w:tc>
          <w:tcPr>
            <w:tcW w:w="8866" w:type="dxa"/>
          </w:tcPr>
          <w:p w14:paraId="69C5B357" w14:textId="77777777" w:rsidR="008D7582" w:rsidRPr="00A72DEB" w:rsidRDefault="008D7582" w:rsidP="008D7582">
            <w:pPr>
              <w:rPr>
                <w:ins w:id="92" w:author="Sumeet" w:date="2026-06-03T17:06:00Z" w16du:dateUtc="2026-06-03T22:06:00Z"/>
                <w:rFonts w:ascii="Calibri" w:hAnsi="Calibri" w:cs="Calibri"/>
                <w:sz w:val="18"/>
                <w:szCs w:val="18"/>
              </w:rPr>
            </w:pPr>
            <w:ins w:id="93" w:author="Sumeet" w:date="2026-06-03T17:06:00Z" w16du:dateUtc="2026-06-03T22:06:00Z">
              <w:r w:rsidRPr="00A72DEB">
                <w:rPr>
                  <w:rFonts w:ascii="Calibri" w:hAnsi="Calibri" w:cs="Calibri"/>
                  <w:sz w:val="18"/>
                  <w:szCs w:val="18"/>
                </w:rPr>
                <w:t>Reminder audit logs are for audit/troubleshooting and are not required to be displayed in patient mobile or standard portal task UI.</w:t>
              </w:r>
            </w:ins>
          </w:p>
          <w:p w14:paraId="6DCC2633" w14:textId="7DBF5B5D" w:rsidR="008D7582" w:rsidRPr="00057E16" w:rsidRDefault="008D7582" w:rsidP="008D7582">
            <w:pPr>
              <w:rPr>
                <w:ins w:id="94" w:author="Sumeet" w:date="2026-06-03T17:05:00Z" w16du:dateUtc="2026-06-03T22:05:00Z"/>
                <w:rFonts w:ascii="Calibri" w:hAnsi="Calibri" w:cs="Calibri"/>
                <w:sz w:val="18"/>
                <w:szCs w:val="18"/>
              </w:rPr>
            </w:pPr>
          </w:p>
        </w:tc>
      </w:tr>
      <w:tr w:rsidR="008D7582" w:rsidRPr="00057E16" w14:paraId="3FB9316E" w14:textId="77777777" w:rsidTr="008D7582">
        <w:trPr>
          <w:jc w:val="center"/>
          <w:ins w:id="95" w:author="Sumeet" w:date="2026-06-03T17:05:00Z" w16du:dateUtc="2026-06-03T22:05:00Z"/>
        </w:trPr>
        <w:tc>
          <w:tcPr>
            <w:tcW w:w="1718" w:type="dxa"/>
          </w:tcPr>
          <w:p w14:paraId="5A5B8E3F" w14:textId="255DE348" w:rsidR="008D7582" w:rsidRPr="00057E16" w:rsidRDefault="008D7582" w:rsidP="008D7582">
            <w:pPr>
              <w:rPr>
                <w:ins w:id="96" w:author="Sumeet" w:date="2026-06-03T17:05:00Z" w16du:dateUtc="2026-06-03T22:05:00Z"/>
                <w:rFonts w:ascii="Calibri" w:hAnsi="Calibri" w:cs="Calibri"/>
                <w:sz w:val="18"/>
                <w:szCs w:val="18"/>
              </w:rPr>
            </w:pPr>
            <w:ins w:id="97" w:author="Sumeet" w:date="2026-06-03T17:06:00Z" w16du:dateUtc="2026-06-03T22:06:00Z">
              <w:r w:rsidRPr="008D7582">
                <w:rPr>
                  <w:rFonts w:ascii="Calibri" w:hAnsi="Calibri" w:cs="Calibri"/>
                  <w:sz w:val="18"/>
                  <w:szCs w:val="18"/>
                  <w:rPrChange w:id="98" w:author="Sumeet" w:date="2026-06-03T17:07:00Z" w16du:dateUtc="2026-06-03T22:07:00Z">
                    <w:rPr/>
                  </w:rPrChange>
                </w:rPr>
                <w:t>FR-TASK-REM-0</w:t>
              </w:r>
            </w:ins>
            <w:ins w:id="99" w:author="Sumeet" w:date="2026-06-03T17:07:00Z" w16du:dateUtc="2026-06-03T22:07:00Z">
              <w:r>
                <w:rPr>
                  <w:rFonts w:ascii="Calibri" w:hAnsi="Calibri" w:cs="Calibri"/>
                  <w:sz w:val="18"/>
                  <w:szCs w:val="18"/>
                </w:rPr>
                <w:t>10</w:t>
              </w:r>
            </w:ins>
          </w:p>
        </w:tc>
        <w:tc>
          <w:tcPr>
            <w:tcW w:w="8866" w:type="dxa"/>
          </w:tcPr>
          <w:p w14:paraId="607DFB14" w14:textId="5311449A" w:rsidR="008D7582" w:rsidRPr="00A72DEB" w:rsidRDefault="008D7582" w:rsidP="008D7582">
            <w:pPr>
              <w:rPr>
                <w:ins w:id="100" w:author="Sumeet" w:date="2026-06-03T17:06:00Z" w16du:dateUtc="2026-06-03T22:06:00Z"/>
                <w:rFonts w:ascii="Calibri" w:hAnsi="Calibri" w:cs="Calibri"/>
                <w:sz w:val="18"/>
                <w:szCs w:val="18"/>
              </w:rPr>
            </w:pPr>
            <w:ins w:id="101" w:author="Sumeet" w:date="2026-06-03T17:06:00Z" w16du:dateUtc="2026-06-03T22:06:00Z">
              <w:r w:rsidRPr="00A72DEB">
                <w:rPr>
                  <w:rFonts w:ascii="Calibri" w:hAnsi="Calibri" w:cs="Calibri"/>
                  <w:sz w:val="18"/>
                  <w:szCs w:val="18"/>
                </w:rPr>
                <w:t>When reminder settings change, Runtime Task Service shall coordinate with Scheduler/Notification service to cancel, update, or re-register reminder jobs as required.</w:t>
              </w:r>
            </w:ins>
          </w:p>
          <w:p w14:paraId="056CF329" w14:textId="0DF8591B" w:rsidR="008D7582" w:rsidRPr="00057E16" w:rsidRDefault="008D7582" w:rsidP="008D7582">
            <w:pPr>
              <w:rPr>
                <w:ins w:id="102" w:author="Sumeet" w:date="2026-06-03T17:05:00Z" w16du:dateUtc="2026-06-03T22:05:00Z"/>
                <w:rFonts w:ascii="Calibri" w:hAnsi="Calibri" w:cs="Calibri"/>
                <w:sz w:val="18"/>
                <w:szCs w:val="18"/>
              </w:rPr>
            </w:pPr>
          </w:p>
        </w:tc>
      </w:tr>
      <w:tr w:rsidR="008D7582" w:rsidRPr="00057E16" w14:paraId="16EF232D" w14:textId="77777777" w:rsidTr="008D7582">
        <w:trPr>
          <w:jc w:val="center"/>
          <w:ins w:id="103" w:author="Sumeet" w:date="2026-06-03T17:05:00Z" w16du:dateUtc="2026-06-03T22:05:00Z"/>
        </w:trPr>
        <w:tc>
          <w:tcPr>
            <w:tcW w:w="1718" w:type="dxa"/>
          </w:tcPr>
          <w:p w14:paraId="7C814DF8" w14:textId="3FC8272C" w:rsidR="008D7582" w:rsidRPr="00057E16" w:rsidRDefault="008D7582" w:rsidP="008D7582">
            <w:pPr>
              <w:rPr>
                <w:ins w:id="104" w:author="Sumeet" w:date="2026-06-03T17:05:00Z" w16du:dateUtc="2026-06-03T22:05:00Z"/>
                <w:rFonts w:ascii="Calibri" w:hAnsi="Calibri" w:cs="Calibri"/>
                <w:sz w:val="18"/>
                <w:szCs w:val="18"/>
              </w:rPr>
            </w:pPr>
            <w:ins w:id="105" w:author="Sumeet" w:date="2026-06-03T17:07:00Z" w16du:dateUtc="2026-06-03T22:07:00Z">
              <w:r w:rsidRPr="00B10F57">
                <w:rPr>
                  <w:rFonts w:ascii="Calibri" w:hAnsi="Calibri" w:cs="Calibri"/>
                  <w:sz w:val="18"/>
                  <w:szCs w:val="18"/>
                </w:rPr>
                <w:t>FR-TASK-REM-0</w:t>
              </w:r>
              <w:r>
                <w:rPr>
                  <w:rFonts w:ascii="Calibri" w:hAnsi="Calibri" w:cs="Calibri"/>
                  <w:sz w:val="18"/>
                  <w:szCs w:val="18"/>
                </w:rPr>
                <w:t>1</w:t>
              </w:r>
            </w:ins>
            <w:ins w:id="106" w:author="Sumeet" w:date="2026-06-03T17:17:00Z" w16du:dateUtc="2026-06-03T22:17:00Z">
              <w:r w:rsidR="00E647A7">
                <w:rPr>
                  <w:rFonts w:ascii="Calibri" w:hAnsi="Calibri" w:cs="Calibri"/>
                  <w:sz w:val="18"/>
                  <w:szCs w:val="18"/>
                </w:rPr>
                <w:t>1</w:t>
              </w:r>
            </w:ins>
          </w:p>
        </w:tc>
        <w:tc>
          <w:tcPr>
            <w:tcW w:w="8866" w:type="dxa"/>
          </w:tcPr>
          <w:p w14:paraId="5C160C60" w14:textId="77777777" w:rsidR="008D7582" w:rsidRPr="00057E16" w:rsidRDefault="008D7582" w:rsidP="008D7582">
            <w:pPr>
              <w:rPr>
                <w:ins w:id="107" w:author="Sumeet" w:date="2026-06-03T17:06:00Z" w16du:dateUtc="2026-06-03T22:06:00Z"/>
                <w:rFonts w:ascii="Calibri" w:hAnsi="Calibri" w:cs="Calibri"/>
                <w:sz w:val="18"/>
                <w:szCs w:val="18"/>
              </w:rPr>
            </w:pPr>
            <w:ins w:id="108" w:author="Sumeet" w:date="2026-06-03T17:06:00Z" w16du:dateUtc="2026-06-03T22:06:00Z">
              <w:r w:rsidRPr="00A72DEB">
                <w:rPr>
                  <w:rFonts w:ascii="Calibri" w:hAnsi="Calibri" w:cs="Calibri"/>
                  <w:sz w:val="18"/>
                  <w:szCs w:val="18"/>
                </w:rPr>
                <w:t>Scheduler/Notification service continues to own reminder delivery, retries, quiet hours, suppression, and delivery outcomes.</w:t>
              </w:r>
            </w:ins>
          </w:p>
          <w:p w14:paraId="0799160A" w14:textId="255146D9" w:rsidR="008D7582" w:rsidRPr="00057E16" w:rsidRDefault="008D7582" w:rsidP="008D7582">
            <w:pPr>
              <w:tabs>
                <w:tab w:val="left" w:pos="1440"/>
                <w:tab w:val="left" w:pos="3279"/>
              </w:tabs>
              <w:rPr>
                <w:ins w:id="109" w:author="Sumeet" w:date="2026-06-03T17:05:00Z" w16du:dateUtc="2026-06-03T22:05:00Z"/>
                <w:rFonts w:ascii="Calibri" w:hAnsi="Calibri" w:cs="Calibri"/>
                <w:sz w:val="18"/>
                <w:szCs w:val="18"/>
              </w:rPr>
              <w:pPrChange w:id="110" w:author="Sumeet" w:date="2026-06-03T17:07:00Z" w16du:dateUtc="2026-06-03T22:07:00Z">
                <w:pPr/>
              </w:pPrChange>
            </w:pPr>
          </w:p>
        </w:tc>
      </w:tr>
    </w:tbl>
    <w:p w14:paraId="60257CBD" w14:textId="77777777" w:rsidR="00EE69A0" w:rsidRDefault="00EE69A0">
      <w:pPr>
        <w:rPr>
          <w:ins w:id="111" w:author="Sumeet" w:date="2026-06-03T17:03:00Z" w16du:dateUtc="2026-06-03T22:03:00Z"/>
          <w:rFonts w:ascii="Calibri" w:hAnsi="Calibri" w:cs="Calibri"/>
          <w:sz w:val="18"/>
          <w:szCs w:val="18"/>
        </w:rPr>
      </w:pPr>
    </w:p>
    <w:p w14:paraId="5A7EE22F" w14:textId="25C7C3A8" w:rsidR="00A11273" w:rsidRPr="00057E16" w:rsidDel="008D7582" w:rsidRDefault="00A11273" w:rsidP="00A72DEB">
      <w:pPr>
        <w:rPr>
          <w:del w:id="112" w:author="Sumeet" w:date="2026-06-03T17:07:00Z" w16du:dateUtc="2026-06-03T22:07:00Z"/>
          <w:rFonts w:ascii="Calibri" w:hAnsi="Calibri" w:cs="Calibri"/>
          <w:sz w:val="18"/>
          <w:szCs w:val="18"/>
        </w:rPr>
      </w:pPr>
    </w:p>
    <w:p w14:paraId="192F489D" w14:textId="0F497032"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Care Plan Readiness Usage</w:t>
      </w:r>
    </w:p>
    <w:p w14:paraId="3B3689F0" w14:textId="77777777" w:rsidR="009A72D1" w:rsidRPr="009A72D1" w:rsidRDefault="009A72D1" w:rsidP="009A72D1"/>
    <w:tbl>
      <w:tblPr>
        <w:tblStyle w:val="TableGrid"/>
        <w:tblW w:w="0" w:type="auto"/>
        <w:jc w:val="center"/>
        <w:tblLook w:val="04A0" w:firstRow="1" w:lastRow="0" w:firstColumn="1" w:lastColumn="0" w:noHBand="0" w:noVBand="1"/>
      </w:tblPr>
      <w:tblGrid>
        <w:gridCol w:w="1718"/>
        <w:gridCol w:w="8866"/>
      </w:tblGrid>
      <w:tr w:rsidR="00EE69A0" w:rsidRPr="00057E16" w14:paraId="0ED4B1B3" w14:textId="77777777">
        <w:trPr>
          <w:jc w:val="center"/>
        </w:trPr>
        <w:tc>
          <w:tcPr>
            <w:tcW w:w="1728" w:type="dxa"/>
            <w:shd w:val="clear" w:color="auto" w:fill="D9EAF7"/>
            <w:vAlign w:val="center"/>
          </w:tcPr>
          <w:p w14:paraId="46015C5E" w14:textId="77777777" w:rsidR="00EE69A0" w:rsidRPr="00057E16" w:rsidRDefault="00E455F5">
            <w:pPr>
              <w:rPr>
                <w:rFonts w:ascii="Calibri" w:hAnsi="Calibri" w:cs="Calibri"/>
                <w:sz w:val="18"/>
                <w:szCs w:val="18"/>
              </w:rPr>
            </w:pPr>
            <w:r w:rsidRPr="00057E16">
              <w:rPr>
                <w:rFonts w:ascii="Calibri" w:hAnsi="Calibri" w:cs="Calibri"/>
                <w:b/>
                <w:sz w:val="18"/>
                <w:szCs w:val="18"/>
              </w:rPr>
              <w:t>ID</w:t>
            </w:r>
          </w:p>
        </w:tc>
        <w:tc>
          <w:tcPr>
            <w:tcW w:w="8928" w:type="dxa"/>
            <w:shd w:val="clear" w:color="auto" w:fill="D9EAF7"/>
            <w:vAlign w:val="center"/>
          </w:tcPr>
          <w:p w14:paraId="3D4157DE" w14:textId="77777777" w:rsidR="00EE69A0" w:rsidRPr="00057E16" w:rsidRDefault="00E455F5">
            <w:pPr>
              <w:rPr>
                <w:rFonts w:ascii="Calibri" w:hAnsi="Calibri" w:cs="Calibri"/>
                <w:sz w:val="18"/>
                <w:szCs w:val="18"/>
              </w:rPr>
            </w:pPr>
            <w:r w:rsidRPr="00057E16">
              <w:rPr>
                <w:rFonts w:ascii="Calibri" w:hAnsi="Calibri" w:cs="Calibri"/>
                <w:b/>
                <w:sz w:val="18"/>
                <w:szCs w:val="18"/>
              </w:rPr>
              <w:t>Requirement</w:t>
            </w:r>
          </w:p>
        </w:tc>
      </w:tr>
      <w:tr w:rsidR="00EE69A0" w:rsidRPr="00057E16" w14:paraId="3844EDF4" w14:textId="77777777">
        <w:trPr>
          <w:jc w:val="center"/>
        </w:trPr>
        <w:tc>
          <w:tcPr>
            <w:tcW w:w="1728" w:type="dxa"/>
          </w:tcPr>
          <w:p w14:paraId="10B1CF89" w14:textId="77777777" w:rsidR="00EE69A0" w:rsidRPr="00057E16" w:rsidRDefault="00E455F5">
            <w:pPr>
              <w:rPr>
                <w:rFonts w:ascii="Calibri" w:hAnsi="Calibri" w:cs="Calibri"/>
                <w:sz w:val="18"/>
                <w:szCs w:val="18"/>
              </w:rPr>
            </w:pPr>
            <w:r w:rsidRPr="00057E16">
              <w:rPr>
                <w:rFonts w:ascii="Calibri" w:hAnsi="Calibri" w:cs="Calibri"/>
                <w:sz w:val="18"/>
                <w:szCs w:val="18"/>
              </w:rPr>
              <w:t>FR-TASK-RDY-001</w:t>
            </w:r>
          </w:p>
        </w:tc>
        <w:tc>
          <w:tcPr>
            <w:tcW w:w="8928" w:type="dxa"/>
          </w:tcPr>
          <w:p w14:paraId="10737465"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shall provide readiness summaries when Care Plan Task Linkage marks tasks as RequiredForStageCompletion.</w:t>
            </w:r>
          </w:p>
        </w:tc>
      </w:tr>
      <w:tr w:rsidR="00EE69A0" w:rsidRPr="00057E16" w14:paraId="6ED1A563" w14:textId="77777777">
        <w:trPr>
          <w:jc w:val="center"/>
        </w:trPr>
        <w:tc>
          <w:tcPr>
            <w:tcW w:w="1728" w:type="dxa"/>
          </w:tcPr>
          <w:p w14:paraId="47698A5F" w14:textId="77777777" w:rsidR="00EE69A0" w:rsidRPr="00057E16" w:rsidRDefault="00E455F5">
            <w:pPr>
              <w:rPr>
                <w:rFonts w:ascii="Calibri" w:hAnsi="Calibri" w:cs="Calibri"/>
                <w:sz w:val="18"/>
                <w:szCs w:val="18"/>
              </w:rPr>
            </w:pPr>
            <w:r w:rsidRPr="00057E16">
              <w:rPr>
                <w:rFonts w:ascii="Calibri" w:hAnsi="Calibri" w:cs="Calibri"/>
                <w:sz w:val="18"/>
                <w:szCs w:val="18"/>
              </w:rPr>
              <w:t>FR-TASK-RDY-002</w:t>
            </w:r>
          </w:p>
        </w:tc>
        <w:tc>
          <w:tcPr>
            <w:tcW w:w="8928" w:type="dxa"/>
          </w:tcPr>
          <w:p w14:paraId="36EE4B75"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provides task completion facts only. Care Plan Runtime decides whether a care-plan stage transition is allowed.</w:t>
            </w:r>
          </w:p>
        </w:tc>
      </w:tr>
      <w:tr w:rsidR="00EE69A0" w:rsidRPr="00057E16" w14:paraId="13F30D59" w14:textId="77777777">
        <w:trPr>
          <w:jc w:val="center"/>
        </w:trPr>
        <w:tc>
          <w:tcPr>
            <w:tcW w:w="1728" w:type="dxa"/>
          </w:tcPr>
          <w:p w14:paraId="7BC2B7A7" w14:textId="77777777" w:rsidR="00EE69A0" w:rsidRPr="00057E16" w:rsidRDefault="00E455F5">
            <w:pPr>
              <w:rPr>
                <w:rFonts w:ascii="Calibri" w:hAnsi="Calibri" w:cs="Calibri"/>
                <w:sz w:val="18"/>
                <w:szCs w:val="18"/>
              </w:rPr>
            </w:pPr>
            <w:r w:rsidRPr="00057E16">
              <w:rPr>
                <w:rFonts w:ascii="Calibri" w:hAnsi="Calibri" w:cs="Calibri"/>
                <w:sz w:val="18"/>
                <w:szCs w:val="18"/>
              </w:rPr>
              <w:t>FR-TASK-RDY-003</w:t>
            </w:r>
          </w:p>
        </w:tc>
        <w:tc>
          <w:tcPr>
            <w:tcW w:w="8928" w:type="dxa"/>
          </w:tcPr>
          <w:p w14:paraId="780C890F" w14:textId="77777777" w:rsidR="00EE69A0" w:rsidRPr="00057E16" w:rsidRDefault="00E455F5">
            <w:pPr>
              <w:rPr>
                <w:rFonts w:ascii="Calibri" w:hAnsi="Calibri" w:cs="Calibri"/>
                <w:sz w:val="18"/>
                <w:szCs w:val="18"/>
              </w:rPr>
            </w:pPr>
            <w:r w:rsidRPr="00057E16">
              <w:rPr>
                <w:rFonts w:ascii="Calibri" w:hAnsi="Calibri" w:cs="Calibri"/>
                <w:sz w:val="18"/>
                <w:szCs w:val="18"/>
              </w:rPr>
              <w:t>Readiness summaries shall identify incomplete required tasks for the requested CarePlanInstanceID and WorkflowStage.</w:t>
            </w:r>
          </w:p>
        </w:tc>
      </w:tr>
    </w:tbl>
    <w:p w14:paraId="6E53BD69" w14:textId="77777777" w:rsidR="00EE69A0" w:rsidRPr="00057E16" w:rsidRDefault="00EE69A0">
      <w:pPr>
        <w:rPr>
          <w:rFonts w:ascii="Calibri" w:hAnsi="Calibri" w:cs="Calibri"/>
          <w:sz w:val="18"/>
          <w:szCs w:val="18"/>
        </w:rPr>
      </w:pPr>
    </w:p>
    <w:p w14:paraId="1D965A2F" w14:textId="2A8A1B63" w:rsidR="00EE69A0" w:rsidRPr="009A72D1" w:rsidRDefault="00E455F5" w:rsidP="004C349E">
      <w:pPr>
        <w:pStyle w:val="Heading1"/>
        <w:numPr>
          <w:ilvl w:val="0"/>
          <w:numId w:val="12"/>
        </w:numPr>
        <w:rPr>
          <w:rFonts w:ascii="Calibri" w:hAnsi="Calibri" w:cs="Calibri"/>
          <w:sz w:val="24"/>
          <w:szCs w:val="24"/>
        </w:rPr>
      </w:pPr>
      <w:r w:rsidRPr="009A72D1">
        <w:rPr>
          <w:rFonts w:ascii="Calibri" w:hAnsi="Calibri" w:cs="Calibri"/>
          <w:sz w:val="24"/>
          <w:szCs w:val="24"/>
        </w:rPr>
        <w:t>APIs, Events, and Integration Contracts</w:t>
      </w:r>
    </w:p>
    <w:p w14:paraId="2C0E8C46" w14:textId="246AA6B4"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APIs</w:t>
      </w:r>
    </w:p>
    <w:p w14:paraId="67F10571" w14:textId="77777777" w:rsidR="009A72D1" w:rsidRPr="009A72D1" w:rsidRDefault="009A72D1" w:rsidP="009A72D1"/>
    <w:tbl>
      <w:tblPr>
        <w:tblStyle w:val="TableGrid"/>
        <w:tblW w:w="0" w:type="auto"/>
        <w:jc w:val="center"/>
        <w:tblLook w:val="04A0" w:firstRow="1" w:lastRow="0" w:firstColumn="1" w:lastColumn="0" w:noHBand="0" w:noVBand="1"/>
      </w:tblPr>
      <w:tblGrid>
        <w:gridCol w:w="2785"/>
        <w:gridCol w:w="2662"/>
        <w:gridCol w:w="2912"/>
        <w:gridCol w:w="2225"/>
      </w:tblGrid>
      <w:tr w:rsidR="00EE69A0" w:rsidRPr="00057E16" w14:paraId="320466ED" w14:textId="77777777">
        <w:trPr>
          <w:jc w:val="center"/>
        </w:trPr>
        <w:tc>
          <w:tcPr>
            <w:tcW w:w="2304" w:type="dxa"/>
            <w:shd w:val="clear" w:color="auto" w:fill="D9EAF7"/>
            <w:vAlign w:val="center"/>
          </w:tcPr>
          <w:p w14:paraId="4528330B" w14:textId="77777777" w:rsidR="00EE69A0" w:rsidRPr="00057E16" w:rsidRDefault="00E455F5">
            <w:pPr>
              <w:rPr>
                <w:rFonts w:ascii="Calibri" w:hAnsi="Calibri" w:cs="Calibri"/>
                <w:sz w:val="18"/>
                <w:szCs w:val="18"/>
              </w:rPr>
            </w:pPr>
            <w:r w:rsidRPr="00057E16">
              <w:rPr>
                <w:rFonts w:ascii="Calibri" w:hAnsi="Calibri" w:cs="Calibri"/>
                <w:b/>
                <w:sz w:val="18"/>
                <w:szCs w:val="18"/>
              </w:rPr>
              <w:t>API</w:t>
            </w:r>
          </w:p>
        </w:tc>
        <w:tc>
          <w:tcPr>
            <w:tcW w:w="3024" w:type="dxa"/>
            <w:shd w:val="clear" w:color="auto" w:fill="D9EAF7"/>
            <w:vAlign w:val="center"/>
          </w:tcPr>
          <w:p w14:paraId="323B1021" w14:textId="77777777" w:rsidR="00EE69A0" w:rsidRPr="00057E16" w:rsidRDefault="00E455F5">
            <w:pPr>
              <w:rPr>
                <w:rFonts w:ascii="Calibri" w:hAnsi="Calibri" w:cs="Calibri"/>
                <w:sz w:val="18"/>
                <w:szCs w:val="18"/>
              </w:rPr>
            </w:pPr>
            <w:r w:rsidRPr="00057E16">
              <w:rPr>
                <w:rFonts w:ascii="Calibri" w:hAnsi="Calibri" w:cs="Calibri"/>
                <w:b/>
                <w:sz w:val="18"/>
                <w:szCs w:val="18"/>
              </w:rPr>
              <w:t>Purpose</w:t>
            </w:r>
          </w:p>
        </w:tc>
        <w:tc>
          <w:tcPr>
            <w:tcW w:w="3168" w:type="dxa"/>
            <w:shd w:val="clear" w:color="auto" w:fill="D9EAF7"/>
            <w:vAlign w:val="center"/>
          </w:tcPr>
          <w:p w14:paraId="1EE68161" w14:textId="77777777" w:rsidR="00EE69A0" w:rsidRPr="00057E16" w:rsidRDefault="00E455F5">
            <w:pPr>
              <w:rPr>
                <w:rFonts w:ascii="Calibri" w:hAnsi="Calibri" w:cs="Calibri"/>
                <w:sz w:val="18"/>
                <w:szCs w:val="18"/>
              </w:rPr>
            </w:pPr>
            <w:r w:rsidRPr="00057E16">
              <w:rPr>
                <w:rFonts w:ascii="Calibri" w:hAnsi="Calibri" w:cs="Calibri"/>
                <w:b/>
                <w:sz w:val="18"/>
                <w:szCs w:val="18"/>
              </w:rPr>
              <w:t>Minimum Input</w:t>
            </w:r>
          </w:p>
        </w:tc>
        <w:tc>
          <w:tcPr>
            <w:tcW w:w="2304" w:type="dxa"/>
            <w:shd w:val="clear" w:color="auto" w:fill="D9EAF7"/>
            <w:vAlign w:val="center"/>
          </w:tcPr>
          <w:p w14:paraId="0BFE3358" w14:textId="77777777" w:rsidR="00EE69A0" w:rsidRPr="00057E16" w:rsidRDefault="00E455F5">
            <w:pPr>
              <w:rPr>
                <w:rFonts w:ascii="Calibri" w:hAnsi="Calibri" w:cs="Calibri"/>
                <w:sz w:val="18"/>
                <w:szCs w:val="18"/>
              </w:rPr>
            </w:pPr>
            <w:r w:rsidRPr="00057E16">
              <w:rPr>
                <w:rFonts w:ascii="Calibri" w:hAnsi="Calibri" w:cs="Calibri"/>
                <w:b/>
                <w:sz w:val="18"/>
                <w:szCs w:val="18"/>
              </w:rPr>
              <w:t>Output / Result</w:t>
            </w:r>
          </w:p>
        </w:tc>
      </w:tr>
      <w:tr w:rsidR="00EE69A0" w:rsidRPr="00057E16" w14:paraId="6A53EFF0" w14:textId="77777777">
        <w:trPr>
          <w:jc w:val="center"/>
        </w:trPr>
        <w:tc>
          <w:tcPr>
            <w:tcW w:w="2304" w:type="dxa"/>
          </w:tcPr>
          <w:p w14:paraId="6DED4F29" w14:textId="77777777" w:rsidR="00EE69A0" w:rsidRPr="00057E16" w:rsidRDefault="00E455F5">
            <w:pPr>
              <w:rPr>
                <w:rFonts w:ascii="Calibri" w:hAnsi="Calibri" w:cs="Calibri"/>
                <w:sz w:val="18"/>
                <w:szCs w:val="18"/>
              </w:rPr>
            </w:pPr>
            <w:r w:rsidRPr="00057E16">
              <w:rPr>
                <w:rFonts w:ascii="Calibri" w:hAnsi="Calibri" w:cs="Calibri"/>
                <w:sz w:val="18"/>
                <w:szCs w:val="18"/>
              </w:rPr>
              <w:t>GenerateCarePlanTasks</w:t>
            </w:r>
          </w:p>
        </w:tc>
        <w:tc>
          <w:tcPr>
            <w:tcW w:w="3024" w:type="dxa"/>
          </w:tcPr>
          <w:p w14:paraId="4402D985" w14:textId="77777777" w:rsidR="00EE69A0" w:rsidRPr="00057E16" w:rsidRDefault="00E455F5">
            <w:pPr>
              <w:rPr>
                <w:rFonts w:ascii="Calibri" w:hAnsi="Calibri" w:cs="Calibri"/>
                <w:sz w:val="18"/>
                <w:szCs w:val="18"/>
              </w:rPr>
            </w:pPr>
            <w:r w:rsidRPr="00057E16">
              <w:rPr>
                <w:rFonts w:ascii="Calibri" w:hAnsi="Calibri" w:cs="Calibri"/>
                <w:sz w:val="18"/>
                <w:szCs w:val="18"/>
              </w:rPr>
              <w:t>Create runtime tasks from Care Plan Task Linkage when a configured trigger occurs.</w:t>
            </w:r>
          </w:p>
        </w:tc>
        <w:tc>
          <w:tcPr>
            <w:tcW w:w="3168" w:type="dxa"/>
          </w:tcPr>
          <w:p w14:paraId="3C5FA64C" w14:textId="77777777" w:rsidR="00EE69A0" w:rsidRPr="00057E16" w:rsidRDefault="00E455F5">
            <w:pPr>
              <w:rPr>
                <w:rFonts w:ascii="Calibri" w:hAnsi="Calibri" w:cs="Calibri"/>
                <w:sz w:val="18"/>
                <w:szCs w:val="18"/>
              </w:rPr>
            </w:pPr>
            <w:r w:rsidRPr="00057E16">
              <w:rPr>
                <w:rFonts w:ascii="Calibri" w:hAnsi="Calibri" w:cs="Calibri"/>
                <w:sz w:val="18"/>
                <w:szCs w:val="18"/>
              </w:rPr>
              <w:t>PatientID, CarePlanInstanceID, TaskGenerationTrigger, linkage context, IdempotencyKey</w:t>
            </w:r>
          </w:p>
        </w:tc>
        <w:tc>
          <w:tcPr>
            <w:tcW w:w="2304" w:type="dxa"/>
          </w:tcPr>
          <w:p w14:paraId="3C7B896D" w14:textId="77777777" w:rsidR="00EE69A0" w:rsidRPr="00057E16" w:rsidRDefault="00E455F5">
            <w:pPr>
              <w:rPr>
                <w:rFonts w:ascii="Calibri" w:hAnsi="Calibri" w:cs="Calibri"/>
                <w:sz w:val="18"/>
                <w:szCs w:val="18"/>
              </w:rPr>
            </w:pPr>
            <w:r w:rsidRPr="00057E16">
              <w:rPr>
                <w:rFonts w:ascii="Calibri" w:hAnsi="Calibri" w:cs="Calibri"/>
                <w:sz w:val="18"/>
                <w:szCs w:val="18"/>
              </w:rPr>
              <w:t>Created count, skipped count, failures</w:t>
            </w:r>
          </w:p>
        </w:tc>
      </w:tr>
      <w:tr w:rsidR="00EE69A0" w:rsidRPr="00057E16" w14:paraId="10BFD262" w14:textId="77777777">
        <w:trPr>
          <w:jc w:val="center"/>
        </w:trPr>
        <w:tc>
          <w:tcPr>
            <w:tcW w:w="2304" w:type="dxa"/>
          </w:tcPr>
          <w:p w14:paraId="3128C61F" w14:textId="77777777" w:rsidR="00EE69A0" w:rsidRPr="00057E16" w:rsidRDefault="00E455F5">
            <w:pPr>
              <w:rPr>
                <w:rFonts w:ascii="Calibri" w:hAnsi="Calibri" w:cs="Calibri"/>
                <w:sz w:val="18"/>
                <w:szCs w:val="18"/>
              </w:rPr>
            </w:pPr>
            <w:r w:rsidRPr="00057E16">
              <w:rPr>
                <w:rFonts w:ascii="Calibri" w:hAnsi="Calibri" w:cs="Calibri"/>
                <w:sz w:val="18"/>
                <w:szCs w:val="18"/>
              </w:rPr>
              <w:t>CreateMonitoringAction</w:t>
            </w:r>
          </w:p>
        </w:tc>
        <w:tc>
          <w:tcPr>
            <w:tcW w:w="3024" w:type="dxa"/>
          </w:tcPr>
          <w:p w14:paraId="04455760" w14:textId="77777777" w:rsidR="00EE69A0" w:rsidRPr="00057E16" w:rsidRDefault="00E455F5">
            <w:pPr>
              <w:rPr>
                <w:rFonts w:ascii="Calibri" w:hAnsi="Calibri" w:cs="Calibri"/>
                <w:sz w:val="18"/>
                <w:szCs w:val="18"/>
              </w:rPr>
            </w:pPr>
            <w:r w:rsidRPr="00057E16">
              <w:rPr>
                <w:rFonts w:ascii="Calibri" w:hAnsi="Calibri" w:cs="Calibri"/>
                <w:sz w:val="18"/>
                <w:szCs w:val="18"/>
              </w:rPr>
              <w:t>Create monitoring-generated check-in/action.</w:t>
            </w:r>
          </w:p>
        </w:tc>
        <w:tc>
          <w:tcPr>
            <w:tcW w:w="3168" w:type="dxa"/>
          </w:tcPr>
          <w:p w14:paraId="7335B59E" w14:textId="77777777" w:rsidR="00EE69A0" w:rsidRPr="00057E16" w:rsidRDefault="00E455F5">
            <w:pPr>
              <w:rPr>
                <w:rFonts w:ascii="Calibri" w:hAnsi="Calibri" w:cs="Calibri"/>
                <w:sz w:val="18"/>
                <w:szCs w:val="18"/>
              </w:rPr>
            </w:pPr>
            <w:r w:rsidRPr="00057E16">
              <w:rPr>
                <w:rFonts w:ascii="Calibri" w:hAnsi="Calibri" w:cs="Calibri"/>
                <w:sz w:val="18"/>
                <w:szCs w:val="18"/>
              </w:rPr>
              <w:t>PatientID, CarePlanInstanceID, MonitoringInstanceID, TaskBehaviorCode, due window, reminder context</w:t>
            </w:r>
          </w:p>
        </w:tc>
        <w:tc>
          <w:tcPr>
            <w:tcW w:w="2304" w:type="dxa"/>
          </w:tcPr>
          <w:p w14:paraId="6E8573FE" w14:textId="77777777" w:rsidR="00EE69A0" w:rsidRPr="00057E16" w:rsidRDefault="00E455F5">
            <w:pPr>
              <w:rPr>
                <w:rFonts w:ascii="Calibri" w:hAnsi="Calibri" w:cs="Calibri"/>
                <w:sz w:val="18"/>
                <w:szCs w:val="18"/>
              </w:rPr>
            </w:pPr>
            <w:r w:rsidRPr="00057E16">
              <w:rPr>
                <w:rFonts w:ascii="Calibri" w:hAnsi="Calibri" w:cs="Calibri"/>
                <w:sz w:val="18"/>
                <w:szCs w:val="18"/>
              </w:rPr>
              <w:t>RuntimeTaskInstanceID</w:t>
            </w:r>
          </w:p>
        </w:tc>
      </w:tr>
      <w:tr w:rsidR="00EE69A0" w:rsidRPr="00057E16" w14:paraId="7B99FA8C" w14:textId="77777777">
        <w:trPr>
          <w:jc w:val="center"/>
        </w:trPr>
        <w:tc>
          <w:tcPr>
            <w:tcW w:w="2304" w:type="dxa"/>
          </w:tcPr>
          <w:p w14:paraId="29F6BDDD" w14:textId="77777777" w:rsidR="00EE69A0" w:rsidRPr="00057E16" w:rsidRDefault="00E455F5">
            <w:pPr>
              <w:rPr>
                <w:rFonts w:ascii="Calibri" w:hAnsi="Calibri" w:cs="Calibri"/>
                <w:sz w:val="18"/>
                <w:szCs w:val="18"/>
              </w:rPr>
            </w:pPr>
            <w:r w:rsidRPr="00057E16">
              <w:rPr>
                <w:rFonts w:ascii="Calibri" w:hAnsi="Calibri" w:cs="Calibri"/>
                <w:sz w:val="18"/>
                <w:szCs w:val="18"/>
              </w:rPr>
              <w:lastRenderedPageBreak/>
              <w:t>CreateRuntimeTask</w:t>
            </w:r>
          </w:p>
        </w:tc>
        <w:tc>
          <w:tcPr>
            <w:tcW w:w="3024" w:type="dxa"/>
          </w:tcPr>
          <w:p w14:paraId="79DE8CF7" w14:textId="77777777" w:rsidR="00EE69A0" w:rsidRPr="00057E16" w:rsidRDefault="00E455F5">
            <w:pPr>
              <w:rPr>
                <w:rFonts w:ascii="Calibri" w:hAnsi="Calibri" w:cs="Calibri"/>
                <w:sz w:val="18"/>
                <w:szCs w:val="18"/>
              </w:rPr>
            </w:pPr>
            <w:r w:rsidRPr="00057E16">
              <w:rPr>
                <w:rFonts w:ascii="Calibri" w:hAnsi="Calibri" w:cs="Calibri"/>
                <w:sz w:val="18"/>
                <w:szCs w:val="18"/>
              </w:rPr>
              <w:t>Create authorized manual/system task where permitted.</w:t>
            </w:r>
          </w:p>
        </w:tc>
        <w:tc>
          <w:tcPr>
            <w:tcW w:w="3168" w:type="dxa"/>
          </w:tcPr>
          <w:p w14:paraId="69D2DD15" w14:textId="77777777" w:rsidR="00EE69A0" w:rsidRPr="00057E16" w:rsidRDefault="00E455F5">
            <w:pPr>
              <w:rPr>
                <w:rFonts w:ascii="Calibri" w:hAnsi="Calibri" w:cs="Calibri"/>
                <w:sz w:val="18"/>
                <w:szCs w:val="18"/>
              </w:rPr>
            </w:pPr>
            <w:r w:rsidRPr="00057E16">
              <w:rPr>
                <w:rFonts w:ascii="Calibri" w:hAnsi="Calibri" w:cs="Calibri"/>
                <w:sz w:val="18"/>
                <w:szCs w:val="18"/>
              </w:rPr>
              <w:t>Patient/runtime context, RuntimeTaskSource, TaskBehaviorCode, display/due context, actor</w:t>
            </w:r>
          </w:p>
        </w:tc>
        <w:tc>
          <w:tcPr>
            <w:tcW w:w="2304" w:type="dxa"/>
          </w:tcPr>
          <w:p w14:paraId="59786A7C" w14:textId="77777777" w:rsidR="00EE69A0" w:rsidRPr="00057E16" w:rsidRDefault="00E455F5">
            <w:pPr>
              <w:rPr>
                <w:rFonts w:ascii="Calibri" w:hAnsi="Calibri" w:cs="Calibri"/>
                <w:sz w:val="18"/>
                <w:szCs w:val="18"/>
              </w:rPr>
            </w:pPr>
            <w:r w:rsidRPr="00057E16">
              <w:rPr>
                <w:rFonts w:ascii="Calibri" w:hAnsi="Calibri" w:cs="Calibri"/>
                <w:sz w:val="18"/>
                <w:szCs w:val="18"/>
              </w:rPr>
              <w:t>RuntimeTaskInstanceID</w:t>
            </w:r>
          </w:p>
        </w:tc>
      </w:tr>
      <w:tr w:rsidR="00EE69A0" w:rsidRPr="00057E16" w14:paraId="33E4B24B" w14:textId="77777777">
        <w:trPr>
          <w:jc w:val="center"/>
        </w:trPr>
        <w:tc>
          <w:tcPr>
            <w:tcW w:w="2304" w:type="dxa"/>
          </w:tcPr>
          <w:p w14:paraId="5D2DD574" w14:textId="77777777" w:rsidR="00EE69A0" w:rsidRPr="00057E16" w:rsidRDefault="00E455F5">
            <w:pPr>
              <w:rPr>
                <w:rFonts w:ascii="Calibri" w:hAnsi="Calibri" w:cs="Calibri"/>
                <w:sz w:val="18"/>
                <w:szCs w:val="18"/>
              </w:rPr>
            </w:pPr>
            <w:r w:rsidRPr="00057E16">
              <w:rPr>
                <w:rFonts w:ascii="Calibri" w:hAnsi="Calibri" w:cs="Calibri"/>
                <w:sz w:val="18"/>
                <w:szCs w:val="18"/>
              </w:rPr>
              <w:t>GetTasksByPatientAndCarePlan</w:t>
            </w:r>
          </w:p>
        </w:tc>
        <w:tc>
          <w:tcPr>
            <w:tcW w:w="3024" w:type="dxa"/>
          </w:tcPr>
          <w:p w14:paraId="4262A213" w14:textId="77777777" w:rsidR="00EE69A0" w:rsidRPr="00057E16" w:rsidRDefault="00E455F5">
            <w:pPr>
              <w:rPr>
                <w:rFonts w:ascii="Calibri" w:hAnsi="Calibri" w:cs="Calibri"/>
                <w:sz w:val="18"/>
                <w:szCs w:val="18"/>
              </w:rPr>
            </w:pPr>
            <w:r w:rsidRPr="00057E16">
              <w:rPr>
                <w:rFonts w:ascii="Calibri" w:hAnsi="Calibri" w:cs="Calibri"/>
                <w:sz w:val="18"/>
                <w:szCs w:val="18"/>
              </w:rPr>
              <w:t>Retrieve runtime tasks in care-plan context.</w:t>
            </w:r>
          </w:p>
        </w:tc>
        <w:tc>
          <w:tcPr>
            <w:tcW w:w="3168" w:type="dxa"/>
          </w:tcPr>
          <w:p w14:paraId="5CF0920F" w14:textId="77777777" w:rsidR="00EE69A0" w:rsidRPr="00057E16" w:rsidRDefault="00E455F5">
            <w:pPr>
              <w:rPr>
                <w:rFonts w:ascii="Calibri" w:hAnsi="Calibri" w:cs="Calibri"/>
                <w:sz w:val="18"/>
                <w:szCs w:val="18"/>
              </w:rPr>
            </w:pPr>
            <w:r w:rsidRPr="00057E16">
              <w:rPr>
                <w:rFonts w:ascii="Calibri" w:hAnsi="Calibri" w:cs="Calibri"/>
                <w:sz w:val="18"/>
                <w:szCs w:val="18"/>
              </w:rPr>
              <w:t>PatientID, CarePlanInstanceID, filters</w:t>
            </w:r>
          </w:p>
        </w:tc>
        <w:tc>
          <w:tcPr>
            <w:tcW w:w="2304" w:type="dxa"/>
          </w:tcPr>
          <w:p w14:paraId="14203D84" w14:textId="77777777" w:rsidR="00EE69A0" w:rsidRPr="00057E16" w:rsidRDefault="00E455F5">
            <w:pPr>
              <w:rPr>
                <w:rFonts w:ascii="Calibri" w:hAnsi="Calibri" w:cs="Calibri"/>
                <w:sz w:val="18"/>
                <w:szCs w:val="18"/>
              </w:rPr>
            </w:pPr>
            <w:r w:rsidRPr="00057E16">
              <w:rPr>
                <w:rFonts w:ascii="Calibri" w:hAnsi="Calibri" w:cs="Calibri"/>
                <w:sz w:val="18"/>
                <w:szCs w:val="18"/>
              </w:rPr>
              <w:t>Task list</w:t>
            </w:r>
          </w:p>
        </w:tc>
      </w:tr>
      <w:tr w:rsidR="00EE69A0" w:rsidRPr="00057E16" w14:paraId="53735088" w14:textId="77777777">
        <w:trPr>
          <w:jc w:val="center"/>
        </w:trPr>
        <w:tc>
          <w:tcPr>
            <w:tcW w:w="2304" w:type="dxa"/>
          </w:tcPr>
          <w:p w14:paraId="6798A9B5" w14:textId="77777777" w:rsidR="00EE69A0" w:rsidRPr="00057E16" w:rsidRDefault="00E455F5">
            <w:pPr>
              <w:rPr>
                <w:rFonts w:ascii="Calibri" w:hAnsi="Calibri" w:cs="Calibri"/>
                <w:sz w:val="18"/>
                <w:szCs w:val="18"/>
              </w:rPr>
            </w:pPr>
            <w:r w:rsidRPr="00057E16">
              <w:rPr>
                <w:rFonts w:ascii="Calibri" w:hAnsi="Calibri" w:cs="Calibri"/>
                <w:sz w:val="18"/>
                <w:szCs w:val="18"/>
              </w:rPr>
              <w:t>GetActionCenterItems</w:t>
            </w:r>
          </w:p>
        </w:tc>
        <w:tc>
          <w:tcPr>
            <w:tcW w:w="3024" w:type="dxa"/>
          </w:tcPr>
          <w:p w14:paraId="66B36303" w14:textId="77777777" w:rsidR="00EE69A0" w:rsidRPr="00057E16" w:rsidRDefault="00E455F5">
            <w:pPr>
              <w:rPr>
                <w:rFonts w:ascii="Calibri" w:hAnsi="Calibri" w:cs="Calibri"/>
                <w:sz w:val="18"/>
                <w:szCs w:val="18"/>
              </w:rPr>
            </w:pPr>
            <w:r w:rsidRPr="00057E16">
              <w:rPr>
                <w:rFonts w:ascii="Calibri" w:hAnsi="Calibri" w:cs="Calibri"/>
                <w:sz w:val="18"/>
                <w:szCs w:val="18"/>
              </w:rPr>
              <w:t>Retrieve action center items.</w:t>
            </w:r>
          </w:p>
        </w:tc>
        <w:tc>
          <w:tcPr>
            <w:tcW w:w="3168" w:type="dxa"/>
          </w:tcPr>
          <w:p w14:paraId="0AEA5744" w14:textId="77777777" w:rsidR="00EE69A0" w:rsidRPr="00057E16" w:rsidRDefault="00E455F5">
            <w:pPr>
              <w:rPr>
                <w:rFonts w:ascii="Calibri" w:hAnsi="Calibri" w:cs="Calibri"/>
                <w:sz w:val="18"/>
                <w:szCs w:val="18"/>
              </w:rPr>
            </w:pPr>
            <w:r w:rsidRPr="00057E16">
              <w:rPr>
                <w:rFonts w:ascii="Calibri" w:hAnsi="Calibri" w:cs="Calibri"/>
                <w:sz w:val="18"/>
                <w:szCs w:val="18"/>
              </w:rPr>
              <w:t>PatientID, optional CarePlanInstanceID, SurfaceSection filter</w:t>
            </w:r>
          </w:p>
        </w:tc>
        <w:tc>
          <w:tcPr>
            <w:tcW w:w="2304" w:type="dxa"/>
          </w:tcPr>
          <w:p w14:paraId="5B2271C4" w14:textId="77777777" w:rsidR="00EE69A0" w:rsidRPr="00057E16" w:rsidRDefault="00E455F5">
            <w:pPr>
              <w:rPr>
                <w:rFonts w:ascii="Calibri" w:hAnsi="Calibri" w:cs="Calibri"/>
                <w:sz w:val="18"/>
                <w:szCs w:val="18"/>
              </w:rPr>
            </w:pPr>
            <w:r w:rsidRPr="00057E16">
              <w:rPr>
                <w:rFonts w:ascii="Calibri" w:hAnsi="Calibri" w:cs="Calibri"/>
                <w:sz w:val="18"/>
                <w:szCs w:val="18"/>
              </w:rPr>
              <w:t>Today / Upcoming / NeedsAttention / History items</w:t>
            </w:r>
          </w:p>
        </w:tc>
      </w:tr>
      <w:tr w:rsidR="00EE69A0" w:rsidRPr="00057E16" w14:paraId="44EA7817" w14:textId="77777777">
        <w:trPr>
          <w:jc w:val="center"/>
        </w:trPr>
        <w:tc>
          <w:tcPr>
            <w:tcW w:w="2304" w:type="dxa"/>
          </w:tcPr>
          <w:p w14:paraId="09E55391" w14:textId="77777777" w:rsidR="00EE69A0" w:rsidRPr="00057E16" w:rsidRDefault="00E455F5">
            <w:pPr>
              <w:rPr>
                <w:rFonts w:ascii="Calibri" w:hAnsi="Calibri" w:cs="Calibri"/>
                <w:sz w:val="18"/>
                <w:szCs w:val="18"/>
              </w:rPr>
            </w:pPr>
            <w:r w:rsidRPr="00057E16">
              <w:rPr>
                <w:rFonts w:ascii="Calibri" w:hAnsi="Calibri" w:cs="Calibri"/>
                <w:sz w:val="18"/>
                <w:szCs w:val="18"/>
              </w:rPr>
              <w:t>GetTaskById</w:t>
            </w:r>
          </w:p>
        </w:tc>
        <w:tc>
          <w:tcPr>
            <w:tcW w:w="3024" w:type="dxa"/>
          </w:tcPr>
          <w:p w14:paraId="3DC39334" w14:textId="77777777" w:rsidR="00EE69A0" w:rsidRPr="00057E16" w:rsidRDefault="00E455F5">
            <w:pPr>
              <w:rPr>
                <w:rFonts w:ascii="Calibri" w:hAnsi="Calibri" w:cs="Calibri"/>
                <w:sz w:val="18"/>
                <w:szCs w:val="18"/>
              </w:rPr>
            </w:pPr>
            <w:r w:rsidRPr="00057E16">
              <w:rPr>
                <w:rFonts w:ascii="Calibri" w:hAnsi="Calibri" w:cs="Calibri"/>
                <w:sz w:val="18"/>
                <w:szCs w:val="18"/>
              </w:rPr>
              <w:t>Retrieve one runtime task.</w:t>
            </w:r>
          </w:p>
        </w:tc>
        <w:tc>
          <w:tcPr>
            <w:tcW w:w="3168" w:type="dxa"/>
          </w:tcPr>
          <w:p w14:paraId="12F30E35" w14:textId="77777777" w:rsidR="00EE69A0" w:rsidRPr="00057E16" w:rsidRDefault="00E455F5">
            <w:pPr>
              <w:rPr>
                <w:rFonts w:ascii="Calibri" w:hAnsi="Calibri" w:cs="Calibri"/>
                <w:sz w:val="18"/>
                <w:szCs w:val="18"/>
              </w:rPr>
            </w:pPr>
            <w:r w:rsidRPr="00057E16">
              <w:rPr>
                <w:rFonts w:ascii="Calibri" w:hAnsi="Calibri" w:cs="Calibri"/>
                <w:sz w:val="18"/>
                <w:szCs w:val="18"/>
              </w:rPr>
              <w:t>RuntimeTaskInstanceID</w:t>
            </w:r>
          </w:p>
        </w:tc>
        <w:tc>
          <w:tcPr>
            <w:tcW w:w="2304" w:type="dxa"/>
          </w:tcPr>
          <w:p w14:paraId="1174B257" w14:textId="77777777" w:rsidR="00EE69A0" w:rsidRPr="00057E16" w:rsidRDefault="00E455F5">
            <w:pPr>
              <w:rPr>
                <w:rFonts w:ascii="Calibri" w:hAnsi="Calibri" w:cs="Calibri"/>
                <w:sz w:val="18"/>
                <w:szCs w:val="18"/>
              </w:rPr>
            </w:pPr>
            <w:r w:rsidRPr="00057E16">
              <w:rPr>
                <w:rFonts w:ascii="Calibri" w:hAnsi="Calibri" w:cs="Calibri"/>
                <w:sz w:val="18"/>
                <w:szCs w:val="18"/>
              </w:rPr>
              <w:t>Task detail and history summary</w:t>
            </w:r>
          </w:p>
        </w:tc>
      </w:tr>
      <w:tr w:rsidR="00EE69A0" w:rsidRPr="00057E16" w14:paraId="66042335" w14:textId="77777777">
        <w:trPr>
          <w:jc w:val="center"/>
        </w:trPr>
        <w:tc>
          <w:tcPr>
            <w:tcW w:w="2304" w:type="dxa"/>
          </w:tcPr>
          <w:p w14:paraId="720DE4F1" w14:textId="77777777" w:rsidR="00EE69A0" w:rsidRPr="00057E16" w:rsidRDefault="00E455F5">
            <w:pPr>
              <w:rPr>
                <w:rFonts w:ascii="Calibri" w:hAnsi="Calibri" w:cs="Calibri"/>
                <w:sz w:val="18"/>
                <w:szCs w:val="18"/>
              </w:rPr>
            </w:pPr>
            <w:r w:rsidRPr="00057E16">
              <w:rPr>
                <w:rFonts w:ascii="Calibri" w:hAnsi="Calibri" w:cs="Calibri"/>
                <w:sz w:val="18"/>
                <w:szCs w:val="18"/>
              </w:rPr>
              <w:t>UpdateTaskState</w:t>
            </w:r>
          </w:p>
        </w:tc>
        <w:tc>
          <w:tcPr>
            <w:tcW w:w="3024" w:type="dxa"/>
          </w:tcPr>
          <w:p w14:paraId="1A14E28C" w14:textId="77777777" w:rsidR="00EE69A0" w:rsidRPr="00057E16" w:rsidRDefault="00E455F5">
            <w:pPr>
              <w:rPr>
                <w:rFonts w:ascii="Calibri" w:hAnsi="Calibri" w:cs="Calibri"/>
                <w:sz w:val="18"/>
                <w:szCs w:val="18"/>
              </w:rPr>
            </w:pPr>
            <w:r w:rsidRPr="00057E16">
              <w:rPr>
                <w:rFonts w:ascii="Calibri" w:hAnsi="Calibri" w:cs="Calibri"/>
                <w:sz w:val="18"/>
                <w:szCs w:val="18"/>
              </w:rPr>
              <w:t>Apply allowed manual runtime action.</w:t>
            </w:r>
          </w:p>
        </w:tc>
        <w:tc>
          <w:tcPr>
            <w:tcW w:w="3168" w:type="dxa"/>
          </w:tcPr>
          <w:p w14:paraId="2E43C50A" w14:textId="77777777" w:rsidR="00EE69A0" w:rsidRPr="00057E16" w:rsidRDefault="00E455F5">
            <w:pPr>
              <w:rPr>
                <w:rFonts w:ascii="Calibri" w:hAnsi="Calibri" w:cs="Calibri"/>
                <w:sz w:val="18"/>
                <w:szCs w:val="18"/>
              </w:rPr>
            </w:pPr>
            <w:r w:rsidRPr="00057E16">
              <w:rPr>
                <w:rFonts w:ascii="Calibri" w:hAnsi="Calibri" w:cs="Calibri"/>
                <w:sz w:val="18"/>
                <w:szCs w:val="18"/>
              </w:rPr>
              <w:t>RuntimeTaskInstanceID, action, actor, expected state, reason</w:t>
            </w:r>
          </w:p>
        </w:tc>
        <w:tc>
          <w:tcPr>
            <w:tcW w:w="2304" w:type="dxa"/>
          </w:tcPr>
          <w:p w14:paraId="78EAE29A" w14:textId="77777777" w:rsidR="00EE69A0" w:rsidRPr="00057E16" w:rsidRDefault="00E455F5">
            <w:pPr>
              <w:rPr>
                <w:rFonts w:ascii="Calibri" w:hAnsi="Calibri" w:cs="Calibri"/>
                <w:sz w:val="18"/>
                <w:szCs w:val="18"/>
              </w:rPr>
            </w:pPr>
            <w:r w:rsidRPr="00057E16">
              <w:rPr>
                <w:rFonts w:ascii="Calibri" w:hAnsi="Calibri" w:cs="Calibri"/>
                <w:sz w:val="18"/>
                <w:szCs w:val="18"/>
              </w:rPr>
              <w:t>Previous and new state</w:t>
            </w:r>
          </w:p>
        </w:tc>
      </w:tr>
      <w:tr w:rsidR="00EE69A0" w:rsidRPr="00057E16" w14:paraId="21414537" w14:textId="77777777">
        <w:trPr>
          <w:jc w:val="center"/>
        </w:trPr>
        <w:tc>
          <w:tcPr>
            <w:tcW w:w="2304" w:type="dxa"/>
          </w:tcPr>
          <w:p w14:paraId="47C78C6F" w14:textId="77777777" w:rsidR="00EE69A0" w:rsidRPr="00057E16" w:rsidRDefault="00E455F5">
            <w:pPr>
              <w:rPr>
                <w:rFonts w:ascii="Calibri" w:hAnsi="Calibri" w:cs="Calibri"/>
                <w:sz w:val="18"/>
                <w:szCs w:val="18"/>
              </w:rPr>
            </w:pPr>
            <w:r w:rsidRPr="00057E16">
              <w:rPr>
                <w:rFonts w:ascii="Calibri" w:hAnsi="Calibri" w:cs="Calibri"/>
                <w:sz w:val="18"/>
                <w:szCs w:val="18"/>
              </w:rPr>
              <w:t>GetTaskStatusSummaryByCarePlan</w:t>
            </w:r>
          </w:p>
        </w:tc>
        <w:tc>
          <w:tcPr>
            <w:tcW w:w="3024" w:type="dxa"/>
          </w:tcPr>
          <w:p w14:paraId="4D63528B" w14:textId="77777777" w:rsidR="00EE69A0" w:rsidRPr="00057E16" w:rsidRDefault="00E455F5">
            <w:pPr>
              <w:rPr>
                <w:rFonts w:ascii="Calibri" w:hAnsi="Calibri" w:cs="Calibri"/>
                <w:sz w:val="18"/>
                <w:szCs w:val="18"/>
              </w:rPr>
            </w:pPr>
            <w:r w:rsidRPr="00057E16">
              <w:rPr>
                <w:rFonts w:ascii="Calibri" w:hAnsi="Calibri" w:cs="Calibri"/>
                <w:sz w:val="18"/>
                <w:szCs w:val="18"/>
              </w:rPr>
              <w:t>Retrieve readiness summary.</w:t>
            </w:r>
          </w:p>
        </w:tc>
        <w:tc>
          <w:tcPr>
            <w:tcW w:w="3168" w:type="dxa"/>
          </w:tcPr>
          <w:p w14:paraId="76627EA0" w14:textId="77777777" w:rsidR="00EE69A0" w:rsidRPr="00057E16" w:rsidRDefault="00E455F5">
            <w:pPr>
              <w:rPr>
                <w:rFonts w:ascii="Calibri" w:hAnsi="Calibri" w:cs="Calibri"/>
                <w:sz w:val="18"/>
                <w:szCs w:val="18"/>
              </w:rPr>
            </w:pPr>
            <w:r w:rsidRPr="00057E16">
              <w:rPr>
                <w:rFonts w:ascii="Calibri" w:hAnsi="Calibri" w:cs="Calibri"/>
                <w:sz w:val="18"/>
                <w:szCs w:val="18"/>
              </w:rPr>
              <w:t>PatientID, CarePlanInstanceID, WorkflowStage</w:t>
            </w:r>
          </w:p>
        </w:tc>
        <w:tc>
          <w:tcPr>
            <w:tcW w:w="2304" w:type="dxa"/>
          </w:tcPr>
          <w:p w14:paraId="3BA0C20D" w14:textId="77777777" w:rsidR="00EE69A0" w:rsidRPr="00057E16" w:rsidRDefault="00E455F5">
            <w:pPr>
              <w:rPr>
                <w:rFonts w:ascii="Calibri" w:hAnsi="Calibri" w:cs="Calibri"/>
                <w:sz w:val="18"/>
                <w:szCs w:val="18"/>
              </w:rPr>
            </w:pPr>
            <w:r w:rsidRPr="00057E16">
              <w:rPr>
                <w:rFonts w:ascii="Calibri" w:hAnsi="Calibri" w:cs="Calibri"/>
                <w:sz w:val="18"/>
                <w:szCs w:val="18"/>
              </w:rPr>
              <w:t>Readiness summary</w:t>
            </w:r>
          </w:p>
        </w:tc>
      </w:tr>
      <w:tr w:rsidR="00EE69A0" w:rsidRPr="00057E16" w14:paraId="054B5401" w14:textId="77777777">
        <w:trPr>
          <w:jc w:val="center"/>
        </w:trPr>
        <w:tc>
          <w:tcPr>
            <w:tcW w:w="2304" w:type="dxa"/>
          </w:tcPr>
          <w:p w14:paraId="60091650" w14:textId="77777777" w:rsidR="00EE69A0" w:rsidRPr="00057E16" w:rsidRDefault="00E455F5">
            <w:pPr>
              <w:rPr>
                <w:rFonts w:ascii="Calibri" w:hAnsi="Calibri" w:cs="Calibri"/>
                <w:sz w:val="18"/>
                <w:szCs w:val="18"/>
              </w:rPr>
            </w:pPr>
            <w:r w:rsidRPr="00057E16">
              <w:rPr>
                <w:rFonts w:ascii="Calibri" w:hAnsi="Calibri" w:cs="Calibri"/>
                <w:sz w:val="18"/>
                <w:szCs w:val="18"/>
              </w:rPr>
              <w:t>GetTaskHistory</w:t>
            </w:r>
          </w:p>
        </w:tc>
        <w:tc>
          <w:tcPr>
            <w:tcW w:w="3024" w:type="dxa"/>
          </w:tcPr>
          <w:p w14:paraId="57A9D1E7" w14:textId="77777777" w:rsidR="00EE69A0" w:rsidRPr="00057E16" w:rsidRDefault="00E455F5">
            <w:pPr>
              <w:rPr>
                <w:rFonts w:ascii="Calibri" w:hAnsi="Calibri" w:cs="Calibri"/>
                <w:sz w:val="18"/>
                <w:szCs w:val="18"/>
              </w:rPr>
            </w:pPr>
            <w:r w:rsidRPr="00057E16">
              <w:rPr>
                <w:rFonts w:ascii="Calibri" w:hAnsi="Calibri" w:cs="Calibri"/>
                <w:sz w:val="18"/>
                <w:szCs w:val="18"/>
              </w:rPr>
              <w:t>Retrieve task history.</w:t>
            </w:r>
          </w:p>
        </w:tc>
        <w:tc>
          <w:tcPr>
            <w:tcW w:w="3168" w:type="dxa"/>
          </w:tcPr>
          <w:p w14:paraId="28E678C4" w14:textId="77777777" w:rsidR="00EE69A0" w:rsidRPr="00057E16" w:rsidRDefault="00E455F5">
            <w:pPr>
              <w:rPr>
                <w:rFonts w:ascii="Calibri" w:hAnsi="Calibri" w:cs="Calibri"/>
                <w:sz w:val="18"/>
                <w:szCs w:val="18"/>
              </w:rPr>
            </w:pPr>
            <w:r w:rsidRPr="00057E16">
              <w:rPr>
                <w:rFonts w:ascii="Calibri" w:hAnsi="Calibri" w:cs="Calibri"/>
                <w:sz w:val="18"/>
                <w:szCs w:val="18"/>
              </w:rPr>
              <w:t>RuntimeTaskInstanceID or patient/care plan filters</w:t>
            </w:r>
          </w:p>
        </w:tc>
        <w:tc>
          <w:tcPr>
            <w:tcW w:w="2304" w:type="dxa"/>
          </w:tcPr>
          <w:p w14:paraId="2CB3B59F" w14:textId="77777777" w:rsidR="00EE69A0" w:rsidRPr="00057E16" w:rsidRDefault="00E455F5">
            <w:pPr>
              <w:rPr>
                <w:rFonts w:ascii="Calibri" w:hAnsi="Calibri" w:cs="Calibri"/>
                <w:sz w:val="18"/>
                <w:szCs w:val="18"/>
              </w:rPr>
            </w:pPr>
            <w:r w:rsidRPr="00057E16">
              <w:rPr>
                <w:rFonts w:ascii="Calibri" w:hAnsi="Calibri" w:cs="Calibri"/>
                <w:sz w:val="18"/>
                <w:szCs w:val="18"/>
              </w:rPr>
              <w:t>Chronological history</w:t>
            </w:r>
          </w:p>
        </w:tc>
      </w:tr>
    </w:tbl>
    <w:p w14:paraId="35E26987" w14:textId="77777777" w:rsidR="00EE69A0" w:rsidRPr="00057E16" w:rsidRDefault="00EE69A0">
      <w:pPr>
        <w:rPr>
          <w:rFonts w:ascii="Calibri" w:hAnsi="Calibri" w:cs="Calibri"/>
          <w:sz w:val="18"/>
          <w:szCs w:val="18"/>
        </w:rPr>
      </w:pPr>
    </w:p>
    <w:p w14:paraId="49F73E9A" w14:textId="531ACD1A"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Inbound Events</w:t>
      </w:r>
    </w:p>
    <w:p w14:paraId="3CD85AA9" w14:textId="77777777" w:rsidR="009A72D1" w:rsidRPr="009A72D1" w:rsidRDefault="009A72D1" w:rsidP="009A72D1"/>
    <w:tbl>
      <w:tblPr>
        <w:tblStyle w:val="TableGrid"/>
        <w:tblW w:w="0" w:type="auto"/>
        <w:jc w:val="center"/>
        <w:tblLook w:val="04A0" w:firstRow="1" w:lastRow="0" w:firstColumn="1" w:lastColumn="0" w:noHBand="0" w:noVBand="1"/>
      </w:tblPr>
      <w:tblGrid>
        <w:gridCol w:w="2859"/>
        <w:gridCol w:w="2699"/>
        <w:gridCol w:w="2444"/>
        <w:gridCol w:w="2582"/>
      </w:tblGrid>
      <w:tr w:rsidR="00EE69A0" w:rsidRPr="00057E16" w14:paraId="7084FA56" w14:textId="77777777">
        <w:trPr>
          <w:jc w:val="center"/>
        </w:trPr>
        <w:tc>
          <w:tcPr>
            <w:tcW w:w="2880" w:type="dxa"/>
            <w:shd w:val="clear" w:color="auto" w:fill="D9EAF7"/>
            <w:vAlign w:val="center"/>
          </w:tcPr>
          <w:p w14:paraId="2D297CA1" w14:textId="77777777" w:rsidR="00EE69A0" w:rsidRPr="00057E16" w:rsidRDefault="00E455F5">
            <w:pPr>
              <w:rPr>
                <w:rFonts w:ascii="Calibri" w:hAnsi="Calibri" w:cs="Calibri"/>
                <w:sz w:val="18"/>
                <w:szCs w:val="18"/>
              </w:rPr>
            </w:pPr>
            <w:r w:rsidRPr="00057E16">
              <w:rPr>
                <w:rFonts w:ascii="Calibri" w:hAnsi="Calibri" w:cs="Calibri"/>
                <w:b/>
                <w:sz w:val="18"/>
                <w:szCs w:val="18"/>
              </w:rPr>
              <w:t>Event</w:t>
            </w:r>
          </w:p>
        </w:tc>
        <w:tc>
          <w:tcPr>
            <w:tcW w:w="2880" w:type="dxa"/>
            <w:shd w:val="clear" w:color="auto" w:fill="D9EAF7"/>
            <w:vAlign w:val="center"/>
          </w:tcPr>
          <w:p w14:paraId="2B9EE86F" w14:textId="77777777" w:rsidR="00EE69A0" w:rsidRPr="00057E16" w:rsidRDefault="00E455F5">
            <w:pPr>
              <w:rPr>
                <w:rFonts w:ascii="Calibri" w:hAnsi="Calibri" w:cs="Calibri"/>
                <w:sz w:val="18"/>
                <w:szCs w:val="18"/>
              </w:rPr>
            </w:pPr>
            <w:r w:rsidRPr="00057E16">
              <w:rPr>
                <w:rFonts w:ascii="Calibri" w:hAnsi="Calibri" w:cs="Calibri"/>
                <w:b/>
                <w:sz w:val="18"/>
                <w:szCs w:val="18"/>
              </w:rPr>
              <w:t>Producer</w:t>
            </w:r>
          </w:p>
        </w:tc>
        <w:tc>
          <w:tcPr>
            <w:tcW w:w="2592" w:type="dxa"/>
            <w:shd w:val="clear" w:color="auto" w:fill="D9EAF7"/>
            <w:vAlign w:val="center"/>
          </w:tcPr>
          <w:p w14:paraId="0A47A9CB" w14:textId="77777777" w:rsidR="00EE69A0" w:rsidRPr="00057E16" w:rsidRDefault="00E455F5">
            <w:pPr>
              <w:rPr>
                <w:rFonts w:ascii="Calibri" w:hAnsi="Calibri" w:cs="Calibri"/>
                <w:sz w:val="18"/>
                <w:szCs w:val="18"/>
              </w:rPr>
            </w:pPr>
            <w:r w:rsidRPr="00057E16">
              <w:rPr>
                <w:rFonts w:ascii="Calibri" w:hAnsi="Calibri" w:cs="Calibri"/>
                <w:b/>
                <w:sz w:val="18"/>
                <w:szCs w:val="18"/>
              </w:rPr>
              <w:t>Purpose</w:t>
            </w:r>
          </w:p>
        </w:tc>
        <w:tc>
          <w:tcPr>
            <w:tcW w:w="2592" w:type="dxa"/>
            <w:shd w:val="clear" w:color="auto" w:fill="D9EAF7"/>
            <w:vAlign w:val="center"/>
          </w:tcPr>
          <w:p w14:paraId="7A497E73" w14:textId="77777777" w:rsidR="00EE69A0" w:rsidRPr="00057E16" w:rsidRDefault="00E455F5">
            <w:pPr>
              <w:rPr>
                <w:rFonts w:ascii="Calibri" w:hAnsi="Calibri" w:cs="Calibri"/>
                <w:sz w:val="18"/>
                <w:szCs w:val="18"/>
              </w:rPr>
            </w:pPr>
            <w:r w:rsidRPr="00057E16">
              <w:rPr>
                <w:rFonts w:ascii="Calibri" w:hAnsi="Calibri" w:cs="Calibri"/>
                <w:b/>
                <w:sz w:val="18"/>
                <w:szCs w:val="18"/>
              </w:rPr>
              <w:t>Minimum Data</w:t>
            </w:r>
          </w:p>
        </w:tc>
      </w:tr>
      <w:tr w:rsidR="00EE69A0" w:rsidRPr="00057E16" w14:paraId="7ABB9D90" w14:textId="77777777">
        <w:trPr>
          <w:jc w:val="center"/>
        </w:trPr>
        <w:tc>
          <w:tcPr>
            <w:tcW w:w="2880" w:type="dxa"/>
          </w:tcPr>
          <w:p w14:paraId="3884991F" w14:textId="77777777" w:rsidR="00EE69A0" w:rsidRPr="00057E16" w:rsidRDefault="00E455F5">
            <w:pPr>
              <w:rPr>
                <w:rFonts w:ascii="Calibri" w:hAnsi="Calibri" w:cs="Calibri"/>
                <w:sz w:val="18"/>
                <w:szCs w:val="18"/>
              </w:rPr>
            </w:pPr>
            <w:r w:rsidRPr="00057E16">
              <w:rPr>
                <w:rFonts w:ascii="Calibri" w:hAnsi="Calibri" w:cs="Calibri"/>
                <w:sz w:val="18"/>
                <w:szCs w:val="18"/>
              </w:rPr>
              <w:t>CarePlanTaskGenerationTriggered</w:t>
            </w:r>
          </w:p>
        </w:tc>
        <w:tc>
          <w:tcPr>
            <w:tcW w:w="2880" w:type="dxa"/>
          </w:tcPr>
          <w:p w14:paraId="51F3190C" w14:textId="77777777" w:rsidR="00EE69A0" w:rsidRPr="00057E16" w:rsidRDefault="00E455F5">
            <w:pPr>
              <w:rPr>
                <w:rFonts w:ascii="Calibri" w:hAnsi="Calibri" w:cs="Calibri"/>
                <w:sz w:val="18"/>
                <w:szCs w:val="18"/>
              </w:rPr>
            </w:pPr>
            <w:r w:rsidRPr="00057E16">
              <w:rPr>
                <w:rFonts w:ascii="Calibri" w:hAnsi="Calibri" w:cs="Calibri"/>
                <w:sz w:val="18"/>
                <w:szCs w:val="18"/>
              </w:rPr>
              <w:t>Care Plan Runtime / approved workflow</w:t>
            </w:r>
          </w:p>
        </w:tc>
        <w:tc>
          <w:tcPr>
            <w:tcW w:w="2592" w:type="dxa"/>
          </w:tcPr>
          <w:p w14:paraId="7614B294" w14:textId="77777777" w:rsidR="00EE69A0" w:rsidRPr="00057E16" w:rsidRDefault="00E455F5">
            <w:pPr>
              <w:rPr>
                <w:rFonts w:ascii="Calibri" w:hAnsi="Calibri" w:cs="Calibri"/>
                <w:sz w:val="18"/>
                <w:szCs w:val="18"/>
              </w:rPr>
            </w:pPr>
            <w:r w:rsidRPr="00057E16">
              <w:rPr>
                <w:rFonts w:ascii="Calibri" w:hAnsi="Calibri" w:cs="Calibri"/>
                <w:sz w:val="18"/>
                <w:szCs w:val="18"/>
              </w:rPr>
              <w:t>Generate linked care-plan tasks.</w:t>
            </w:r>
          </w:p>
        </w:tc>
        <w:tc>
          <w:tcPr>
            <w:tcW w:w="2592" w:type="dxa"/>
          </w:tcPr>
          <w:p w14:paraId="1313D413" w14:textId="77777777" w:rsidR="00EE69A0" w:rsidRPr="00057E16" w:rsidRDefault="00E455F5">
            <w:pPr>
              <w:rPr>
                <w:rFonts w:ascii="Calibri" w:hAnsi="Calibri" w:cs="Calibri"/>
                <w:sz w:val="18"/>
                <w:szCs w:val="18"/>
              </w:rPr>
            </w:pPr>
            <w:r w:rsidRPr="00057E16">
              <w:rPr>
                <w:rFonts w:ascii="Calibri" w:hAnsi="Calibri" w:cs="Calibri"/>
                <w:sz w:val="18"/>
                <w:szCs w:val="18"/>
              </w:rPr>
              <w:t>PatientID, CarePlanInstanceID, TaskGenerationTrigger, TriggerTimestamp</w:t>
            </w:r>
          </w:p>
        </w:tc>
      </w:tr>
      <w:tr w:rsidR="00EE69A0" w:rsidRPr="00057E16" w14:paraId="4443DA57" w14:textId="77777777">
        <w:trPr>
          <w:jc w:val="center"/>
        </w:trPr>
        <w:tc>
          <w:tcPr>
            <w:tcW w:w="2880" w:type="dxa"/>
          </w:tcPr>
          <w:p w14:paraId="0A989427" w14:textId="77777777" w:rsidR="00EE69A0" w:rsidRPr="00057E16" w:rsidRDefault="00E455F5">
            <w:pPr>
              <w:rPr>
                <w:rFonts w:ascii="Calibri" w:hAnsi="Calibri" w:cs="Calibri"/>
                <w:sz w:val="18"/>
                <w:szCs w:val="18"/>
              </w:rPr>
            </w:pPr>
            <w:r w:rsidRPr="00057E16">
              <w:rPr>
                <w:rFonts w:ascii="Calibri" w:hAnsi="Calibri" w:cs="Calibri"/>
                <w:sz w:val="18"/>
                <w:szCs w:val="18"/>
              </w:rPr>
              <w:t>MonitoringActionRequested</w:t>
            </w:r>
          </w:p>
        </w:tc>
        <w:tc>
          <w:tcPr>
            <w:tcW w:w="2880" w:type="dxa"/>
          </w:tcPr>
          <w:p w14:paraId="1A7852CB" w14:textId="77777777" w:rsidR="00EE69A0" w:rsidRPr="00057E16" w:rsidRDefault="00E455F5">
            <w:pPr>
              <w:rPr>
                <w:rFonts w:ascii="Calibri" w:hAnsi="Calibri" w:cs="Calibri"/>
                <w:sz w:val="18"/>
                <w:szCs w:val="18"/>
              </w:rPr>
            </w:pPr>
            <w:r w:rsidRPr="00057E16">
              <w:rPr>
                <w:rFonts w:ascii="Calibri" w:hAnsi="Calibri" w:cs="Calibri"/>
                <w:sz w:val="18"/>
                <w:szCs w:val="18"/>
              </w:rPr>
              <w:t>Monitoring Runtime</w:t>
            </w:r>
          </w:p>
        </w:tc>
        <w:tc>
          <w:tcPr>
            <w:tcW w:w="2592" w:type="dxa"/>
          </w:tcPr>
          <w:p w14:paraId="150CF92F" w14:textId="77777777" w:rsidR="00EE69A0" w:rsidRPr="00057E16" w:rsidRDefault="00E455F5">
            <w:pPr>
              <w:rPr>
                <w:rFonts w:ascii="Calibri" w:hAnsi="Calibri" w:cs="Calibri"/>
                <w:sz w:val="18"/>
                <w:szCs w:val="18"/>
              </w:rPr>
            </w:pPr>
            <w:r w:rsidRPr="00057E16">
              <w:rPr>
                <w:rFonts w:ascii="Calibri" w:hAnsi="Calibri" w:cs="Calibri"/>
                <w:sz w:val="18"/>
                <w:szCs w:val="18"/>
              </w:rPr>
              <w:t>Create metric/symptom check-in or monitoring action.</w:t>
            </w:r>
          </w:p>
        </w:tc>
        <w:tc>
          <w:tcPr>
            <w:tcW w:w="2592" w:type="dxa"/>
          </w:tcPr>
          <w:p w14:paraId="2DC045D5" w14:textId="77777777" w:rsidR="00EE69A0" w:rsidRPr="00057E16" w:rsidRDefault="00E455F5">
            <w:pPr>
              <w:rPr>
                <w:rFonts w:ascii="Calibri" w:hAnsi="Calibri" w:cs="Calibri"/>
                <w:sz w:val="18"/>
                <w:szCs w:val="18"/>
              </w:rPr>
            </w:pPr>
            <w:r w:rsidRPr="00057E16">
              <w:rPr>
                <w:rFonts w:ascii="Calibri" w:hAnsi="Calibri" w:cs="Calibri"/>
                <w:sz w:val="18"/>
                <w:szCs w:val="18"/>
              </w:rPr>
              <w:t>PatientID, CarePlanInstanceID, MonitoringInstanceID, TaskBehaviorCode, due window</w:t>
            </w:r>
          </w:p>
        </w:tc>
      </w:tr>
      <w:tr w:rsidR="00EE69A0" w:rsidRPr="00057E16" w14:paraId="4182C6B4" w14:textId="77777777">
        <w:trPr>
          <w:jc w:val="center"/>
        </w:trPr>
        <w:tc>
          <w:tcPr>
            <w:tcW w:w="2880" w:type="dxa"/>
          </w:tcPr>
          <w:p w14:paraId="7A1C0CE6" w14:textId="77777777" w:rsidR="00EE69A0" w:rsidRPr="00057E16" w:rsidRDefault="00E455F5">
            <w:pPr>
              <w:rPr>
                <w:rFonts w:ascii="Calibri" w:hAnsi="Calibri" w:cs="Calibri"/>
                <w:sz w:val="18"/>
                <w:szCs w:val="18"/>
              </w:rPr>
            </w:pPr>
            <w:r w:rsidRPr="00057E16">
              <w:rPr>
                <w:rFonts w:ascii="Calibri" w:hAnsi="Calibri" w:cs="Calibri"/>
                <w:sz w:val="18"/>
                <w:szCs w:val="18"/>
              </w:rPr>
              <w:t>LinkedSourceObjectCompleted</w:t>
            </w:r>
          </w:p>
        </w:tc>
        <w:tc>
          <w:tcPr>
            <w:tcW w:w="2880" w:type="dxa"/>
          </w:tcPr>
          <w:p w14:paraId="2127D6D5" w14:textId="77777777" w:rsidR="00EE69A0" w:rsidRPr="00057E16" w:rsidRDefault="00E455F5">
            <w:pPr>
              <w:rPr>
                <w:rFonts w:ascii="Calibri" w:hAnsi="Calibri" w:cs="Calibri"/>
                <w:sz w:val="18"/>
                <w:szCs w:val="18"/>
              </w:rPr>
            </w:pPr>
            <w:r w:rsidRPr="00057E16">
              <w:rPr>
                <w:rFonts w:ascii="Calibri" w:hAnsi="Calibri" w:cs="Calibri"/>
                <w:sz w:val="18"/>
                <w:szCs w:val="18"/>
              </w:rPr>
              <w:t>Document/Form, Education, Device Setup, Symptom, Monitoring, approved source service</w:t>
            </w:r>
          </w:p>
        </w:tc>
        <w:tc>
          <w:tcPr>
            <w:tcW w:w="2592" w:type="dxa"/>
          </w:tcPr>
          <w:p w14:paraId="106965D9" w14:textId="77777777" w:rsidR="00EE69A0" w:rsidRPr="00057E16" w:rsidRDefault="00E455F5">
            <w:pPr>
              <w:rPr>
                <w:rFonts w:ascii="Calibri" w:hAnsi="Calibri" w:cs="Calibri"/>
                <w:sz w:val="18"/>
                <w:szCs w:val="18"/>
              </w:rPr>
            </w:pPr>
            <w:r w:rsidRPr="00057E16">
              <w:rPr>
                <w:rFonts w:ascii="Calibri" w:hAnsi="Calibri" w:cs="Calibri"/>
                <w:sz w:val="18"/>
                <w:szCs w:val="18"/>
              </w:rPr>
              <w:t>Complete linked runtime task.</w:t>
            </w:r>
          </w:p>
        </w:tc>
        <w:tc>
          <w:tcPr>
            <w:tcW w:w="2592" w:type="dxa"/>
          </w:tcPr>
          <w:p w14:paraId="3674FFB6" w14:textId="77777777" w:rsidR="00EE69A0" w:rsidRPr="00057E16" w:rsidRDefault="00E455F5">
            <w:pPr>
              <w:rPr>
                <w:rFonts w:ascii="Calibri" w:hAnsi="Calibri" w:cs="Calibri"/>
                <w:sz w:val="18"/>
                <w:szCs w:val="18"/>
              </w:rPr>
            </w:pPr>
            <w:r w:rsidRPr="00057E16">
              <w:rPr>
                <w:rFonts w:ascii="Calibri" w:hAnsi="Calibri" w:cs="Calibri"/>
                <w:sz w:val="18"/>
                <w:szCs w:val="18"/>
              </w:rPr>
              <w:t>CompletionSourceType, CompletionSourceReferenceID, CompletionEventID, CompletedAt</w:t>
            </w:r>
          </w:p>
        </w:tc>
      </w:tr>
      <w:tr w:rsidR="00EE69A0" w:rsidRPr="00057E16" w14:paraId="66156F24" w14:textId="77777777">
        <w:trPr>
          <w:jc w:val="center"/>
        </w:trPr>
        <w:tc>
          <w:tcPr>
            <w:tcW w:w="2880" w:type="dxa"/>
          </w:tcPr>
          <w:p w14:paraId="510DBC35" w14:textId="77777777" w:rsidR="00EE69A0" w:rsidRPr="00057E16" w:rsidRDefault="00E455F5">
            <w:pPr>
              <w:rPr>
                <w:rFonts w:ascii="Calibri" w:hAnsi="Calibri" w:cs="Calibri"/>
                <w:sz w:val="18"/>
                <w:szCs w:val="18"/>
              </w:rPr>
            </w:pPr>
            <w:r w:rsidRPr="00057E16">
              <w:rPr>
                <w:rFonts w:ascii="Calibri" w:hAnsi="Calibri" w:cs="Calibri"/>
                <w:sz w:val="18"/>
                <w:szCs w:val="18"/>
              </w:rPr>
              <w:t>SchedulerWindowExecution</w:t>
            </w:r>
          </w:p>
        </w:tc>
        <w:tc>
          <w:tcPr>
            <w:tcW w:w="2880" w:type="dxa"/>
          </w:tcPr>
          <w:p w14:paraId="16FA2EC6" w14:textId="77777777" w:rsidR="00EE69A0" w:rsidRPr="00057E16" w:rsidRDefault="00E455F5">
            <w:pPr>
              <w:rPr>
                <w:rFonts w:ascii="Calibri" w:hAnsi="Calibri" w:cs="Calibri"/>
                <w:sz w:val="18"/>
                <w:szCs w:val="18"/>
              </w:rPr>
            </w:pPr>
            <w:r w:rsidRPr="00057E16">
              <w:rPr>
                <w:rFonts w:ascii="Calibri" w:hAnsi="Calibri" w:cs="Calibri"/>
                <w:sz w:val="18"/>
                <w:szCs w:val="18"/>
              </w:rPr>
              <w:t>Scheduler / runtime job</w:t>
            </w:r>
          </w:p>
        </w:tc>
        <w:tc>
          <w:tcPr>
            <w:tcW w:w="2592" w:type="dxa"/>
          </w:tcPr>
          <w:p w14:paraId="16E11C87" w14:textId="77777777" w:rsidR="00EE69A0" w:rsidRPr="00057E16" w:rsidRDefault="00E455F5">
            <w:pPr>
              <w:rPr>
                <w:rFonts w:ascii="Calibri" w:hAnsi="Calibri" w:cs="Calibri"/>
                <w:sz w:val="18"/>
                <w:szCs w:val="18"/>
              </w:rPr>
            </w:pPr>
            <w:r w:rsidRPr="00057E16">
              <w:rPr>
                <w:rFonts w:ascii="Calibri" w:hAnsi="Calibri" w:cs="Calibri"/>
                <w:sz w:val="18"/>
                <w:szCs w:val="18"/>
              </w:rPr>
              <w:t>Evaluate reminder eligibility.</w:t>
            </w:r>
          </w:p>
        </w:tc>
        <w:tc>
          <w:tcPr>
            <w:tcW w:w="2592" w:type="dxa"/>
          </w:tcPr>
          <w:p w14:paraId="55101C2B" w14:textId="77777777" w:rsidR="00EE69A0" w:rsidRPr="00057E16" w:rsidRDefault="00E455F5">
            <w:pPr>
              <w:rPr>
                <w:rFonts w:ascii="Calibri" w:hAnsi="Calibri" w:cs="Calibri"/>
                <w:sz w:val="18"/>
                <w:szCs w:val="18"/>
              </w:rPr>
            </w:pPr>
            <w:r w:rsidRPr="00057E16">
              <w:rPr>
                <w:rFonts w:ascii="Calibri" w:hAnsi="Calibri" w:cs="Calibri"/>
                <w:sz w:val="18"/>
                <w:szCs w:val="18"/>
              </w:rPr>
              <w:t>RunWindowStart, RunWindowEnd, BatchID</w:t>
            </w:r>
          </w:p>
        </w:tc>
      </w:tr>
      <w:tr w:rsidR="00EE69A0" w:rsidRPr="00057E16" w14:paraId="66D61280" w14:textId="77777777">
        <w:trPr>
          <w:jc w:val="center"/>
        </w:trPr>
        <w:tc>
          <w:tcPr>
            <w:tcW w:w="2880" w:type="dxa"/>
          </w:tcPr>
          <w:p w14:paraId="5F55A9E5" w14:textId="77777777" w:rsidR="00EE69A0" w:rsidRPr="00057E16" w:rsidRDefault="00E455F5">
            <w:pPr>
              <w:rPr>
                <w:rFonts w:ascii="Calibri" w:hAnsi="Calibri" w:cs="Calibri"/>
                <w:sz w:val="18"/>
                <w:szCs w:val="18"/>
              </w:rPr>
            </w:pPr>
            <w:r w:rsidRPr="00057E16">
              <w:rPr>
                <w:rFonts w:ascii="Calibri" w:hAnsi="Calibri" w:cs="Calibri"/>
                <w:sz w:val="18"/>
                <w:szCs w:val="18"/>
              </w:rPr>
              <w:t>ServiceFlowActivated</w:t>
            </w:r>
          </w:p>
        </w:tc>
        <w:tc>
          <w:tcPr>
            <w:tcW w:w="2880" w:type="dxa"/>
          </w:tcPr>
          <w:p w14:paraId="74638CA8" w14:textId="77777777" w:rsidR="00EE69A0" w:rsidRPr="00057E16" w:rsidRDefault="00E455F5">
            <w:pPr>
              <w:rPr>
                <w:rFonts w:ascii="Calibri" w:hAnsi="Calibri" w:cs="Calibri"/>
                <w:sz w:val="18"/>
                <w:szCs w:val="18"/>
              </w:rPr>
            </w:pPr>
            <w:r w:rsidRPr="00057E16">
              <w:rPr>
                <w:rFonts w:ascii="Calibri" w:hAnsi="Calibri" w:cs="Calibri"/>
                <w:sz w:val="18"/>
                <w:szCs w:val="18"/>
              </w:rPr>
              <w:t>Service Flow Runtime, where applicable</w:t>
            </w:r>
          </w:p>
        </w:tc>
        <w:tc>
          <w:tcPr>
            <w:tcW w:w="2592" w:type="dxa"/>
          </w:tcPr>
          <w:p w14:paraId="2A17FA66" w14:textId="77777777" w:rsidR="00EE69A0" w:rsidRPr="00057E16" w:rsidRDefault="00E455F5">
            <w:pPr>
              <w:rPr>
                <w:rFonts w:ascii="Calibri" w:hAnsi="Calibri" w:cs="Calibri"/>
                <w:sz w:val="18"/>
                <w:szCs w:val="18"/>
              </w:rPr>
            </w:pPr>
            <w:r w:rsidRPr="00057E16">
              <w:rPr>
                <w:rFonts w:ascii="Calibri" w:hAnsi="Calibri" w:cs="Calibri"/>
                <w:sz w:val="18"/>
                <w:szCs w:val="18"/>
              </w:rPr>
              <w:t>Trigger supported service-flow tasks.</w:t>
            </w:r>
          </w:p>
        </w:tc>
        <w:tc>
          <w:tcPr>
            <w:tcW w:w="2592" w:type="dxa"/>
          </w:tcPr>
          <w:p w14:paraId="74EDEE26" w14:textId="77777777" w:rsidR="00EE69A0" w:rsidRPr="00057E16" w:rsidRDefault="00E455F5">
            <w:pPr>
              <w:rPr>
                <w:rFonts w:ascii="Calibri" w:hAnsi="Calibri" w:cs="Calibri"/>
                <w:sz w:val="18"/>
                <w:szCs w:val="18"/>
              </w:rPr>
            </w:pPr>
            <w:r w:rsidRPr="00057E16">
              <w:rPr>
                <w:rFonts w:ascii="Calibri" w:hAnsi="Calibri" w:cs="Calibri"/>
                <w:sz w:val="18"/>
                <w:szCs w:val="18"/>
              </w:rPr>
              <w:t>Service/runtime context, PatientID, OrgID, TriggerTimestamp</w:t>
            </w:r>
          </w:p>
        </w:tc>
      </w:tr>
    </w:tbl>
    <w:p w14:paraId="3D90AB84" w14:textId="77777777" w:rsidR="00EE69A0" w:rsidRPr="00057E16" w:rsidRDefault="00EE69A0">
      <w:pPr>
        <w:rPr>
          <w:rFonts w:ascii="Calibri" w:hAnsi="Calibri" w:cs="Calibri"/>
          <w:sz w:val="18"/>
          <w:szCs w:val="18"/>
        </w:rPr>
      </w:pPr>
    </w:p>
    <w:p w14:paraId="7210B9D2" w14:textId="0E167CD3"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Service-to-Service Commands</w:t>
      </w:r>
    </w:p>
    <w:p w14:paraId="71636B40" w14:textId="77777777" w:rsidR="009A72D1" w:rsidRPr="009A72D1" w:rsidRDefault="009A72D1" w:rsidP="009A72D1"/>
    <w:tbl>
      <w:tblPr>
        <w:tblStyle w:val="TableGrid"/>
        <w:tblW w:w="0" w:type="auto"/>
        <w:jc w:val="center"/>
        <w:tblLook w:val="04A0" w:firstRow="1" w:lastRow="0" w:firstColumn="1" w:lastColumn="0" w:noHBand="0" w:noVBand="1"/>
      </w:tblPr>
      <w:tblGrid>
        <w:gridCol w:w="2523"/>
        <w:gridCol w:w="2571"/>
        <w:gridCol w:w="2829"/>
        <w:gridCol w:w="2661"/>
      </w:tblGrid>
      <w:tr w:rsidR="00EE69A0" w:rsidRPr="00057E16" w14:paraId="0F939DD9" w14:textId="77777777">
        <w:trPr>
          <w:jc w:val="center"/>
        </w:trPr>
        <w:tc>
          <w:tcPr>
            <w:tcW w:w="2592" w:type="dxa"/>
            <w:shd w:val="clear" w:color="auto" w:fill="D9EAF7"/>
            <w:vAlign w:val="center"/>
          </w:tcPr>
          <w:p w14:paraId="06B5A973" w14:textId="77777777" w:rsidR="00EE69A0" w:rsidRPr="00057E16" w:rsidRDefault="00E455F5">
            <w:pPr>
              <w:rPr>
                <w:rFonts w:ascii="Calibri" w:hAnsi="Calibri" w:cs="Calibri"/>
                <w:sz w:val="18"/>
                <w:szCs w:val="18"/>
              </w:rPr>
            </w:pPr>
            <w:r w:rsidRPr="00057E16">
              <w:rPr>
                <w:rFonts w:ascii="Calibri" w:hAnsi="Calibri" w:cs="Calibri"/>
                <w:b/>
                <w:sz w:val="18"/>
                <w:szCs w:val="18"/>
              </w:rPr>
              <w:t>Command / API</w:t>
            </w:r>
          </w:p>
        </w:tc>
        <w:tc>
          <w:tcPr>
            <w:tcW w:w="2736" w:type="dxa"/>
            <w:shd w:val="clear" w:color="auto" w:fill="D9EAF7"/>
            <w:vAlign w:val="center"/>
          </w:tcPr>
          <w:p w14:paraId="02325382" w14:textId="77777777" w:rsidR="00EE69A0" w:rsidRPr="00057E16" w:rsidRDefault="00E455F5">
            <w:pPr>
              <w:rPr>
                <w:rFonts w:ascii="Calibri" w:hAnsi="Calibri" w:cs="Calibri"/>
                <w:sz w:val="18"/>
                <w:szCs w:val="18"/>
              </w:rPr>
            </w:pPr>
            <w:r w:rsidRPr="00057E16">
              <w:rPr>
                <w:rFonts w:ascii="Calibri" w:hAnsi="Calibri" w:cs="Calibri"/>
                <w:b/>
                <w:sz w:val="18"/>
                <w:szCs w:val="18"/>
              </w:rPr>
              <w:t>Target Service</w:t>
            </w:r>
          </w:p>
        </w:tc>
        <w:tc>
          <w:tcPr>
            <w:tcW w:w="3024" w:type="dxa"/>
            <w:shd w:val="clear" w:color="auto" w:fill="D9EAF7"/>
            <w:vAlign w:val="center"/>
          </w:tcPr>
          <w:p w14:paraId="5FBA5494" w14:textId="77777777" w:rsidR="00EE69A0" w:rsidRPr="00057E16" w:rsidRDefault="00E455F5">
            <w:pPr>
              <w:rPr>
                <w:rFonts w:ascii="Calibri" w:hAnsi="Calibri" w:cs="Calibri"/>
                <w:sz w:val="18"/>
                <w:szCs w:val="18"/>
              </w:rPr>
            </w:pPr>
            <w:r w:rsidRPr="00057E16">
              <w:rPr>
                <w:rFonts w:ascii="Calibri" w:hAnsi="Calibri" w:cs="Calibri"/>
                <w:b/>
                <w:sz w:val="18"/>
                <w:szCs w:val="18"/>
              </w:rPr>
              <w:t>When Used</w:t>
            </w:r>
          </w:p>
        </w:tc>
        <w:tc>
          <w:tcPr>
            <w:tcW w:w="2736" w:type="dxa"/>
            <w:shd w:val="clear" w:color="auto" w:fill="D9EAF7"/>
            <w:vAlign w:val="center"/>
          </w:tcPr>
          <w:p w14:paraId="0A4B8E02" w14:textId="77777777" w:rsidR="00EE69A0" w:rsidRPr="00057E16" w:rsidRDefault="00E455F5">
            <w:pPr>
              <w:rPr>
                <w:rFonts w:ascii="Calibri" w:hAnsi="Calibri" w:cs="Calibri"/>
                <w:sz w:val="18"/>
                <w:szCs w:val="18"/>
              </w:rPr>
            </w:pPr>
            <w:r w:rsidRPr="00057E16">
              <w:rPr>
                <w:rFonts w:ascii="Calibri" w:hAnsi="Calibri" w:cs="Calibri"/>
                <w:b/>
                <w:sz w:val="18"/>
                <w:szCs w:val="18"/>
              </w:rPr>
              <w:t>Minimum Payload</w:t>
            </w:r>
          </w:p>
        </w:tc>
      </w:tr>
      <w:tr w:rsidR="00EE69A0" w:rsidRPr="00057E16" w14:paraId="4F62DBAD" w14:textId="77777777">
        <w:trPr>
          <w:jc w:val="center"/>
        </w:trPr>
        <w:tc>
          <w:tcPr>
            <w:tcW w:w="2592" w:type="dxa"/>
          </w:tcPr>
          <w:p w14:paraId="2D1B4D5F" w14:textId="77777777" w:rsidR="00EE69A0" w:rsidRPr="00057E16" w:rsidRDefault="00E455F5">
            <w:pPr>
              <w:rPr>
                <w:rFonts w:ascii="Calibri" w:hAnsi="Calibri" w:cs="Calibri"/>
                <w:sz w:val="18"/>
                <w:szCs w:val="18"/>
              </w:rPr>
            </w:pPr>
            <w:r w:rsidRPr="00057E16">
              <w:rPr>
                <w:rFonts w:ascii="Calibri" w:hAnsi="Calibri" w:cs="Calibri"/>
                <w:sz w:val="18"/>
                <w:szCs w:val="18"/>
              </w:rPr>
              <w:t>RegisterReminderJobs</w:t>
            </w:r>
          </w:p>
        </w:tc>
        <w:tc>
          <w:tcPr>
            <w:tcW w:w="2736" w:type="dxa"/>
          </w:tcPr>
          <w:p w14:paraId="0B74108E" w14:textId="77777777" w:rsidR="00EE69A0" w:rsidRPr="00057E16" w:rsidRDefault="00E455F5">
            <w:pPr>
              <w:rPr>
                <w:rFonts w:ascii="Calibri" w:hAnsi="Calibri" w:cs="Calibri"/>
                <w:sz w:val="18"/>
                <w:szCs w:val="18"/>
              </w:rPr>
            </w:pPr>
            <w:r w:rsidRPr="00057E16">
              <w:rPr>
                <w:rFonts w:ascii="Calibri" w:hAnsi="Calibri" w:cs="Calibri"/>
                <w:sz w:val="18"/>
                <w:szCs w:val="18"/>
              </w:rPr>
              <w:t>Scheduler / Notification</w:t>
            </w:r>
          </w:p>
        </w:tc>
        <w:tc>
          <w:tcPr>
            <w:tcW w:w="3024" w:type="dxa"/>
          </w:tcPr>
          <w:p w14:paraId="7EABBF4B" w14:textId="77777777" w:rsidR="00EE69A0" w:rsidRPr="00057E16" w:rsidRDefault="00E455F5">
            <w:pPr>
              <w:rPr>
                <w:rFonts w:ascii="Calibri" w:hAnsi="Calibri" w:cs="Calibri"/>
                <w:sz w:val="18"/>
                <w:szCs w:val="18"/>
              </w:rPr>
            </w:pPr>
            <w:r w:rsidRPr="00057E16">
              <w:rPr>
                <w:rFonts w:ascii="Calibri" w:hAnsi="Calibri" w:cs="Calibri"/>
                <w:sz w:val="18"/>
                <w:szCs w:val="18"/>
              </w:rPr>
              <w:t>Task/action requires reminder scheduling.</w:t>
            </w:r>
          </w:p>
        </w:tc>
        <w:tc>
          <w:tcPr>
            <w:tcW w:w="2736" w:type="dxa"/>
          </w:tcPr>
          <w:p w14:paraId="1DD6AACA" w14:textId="77777777" w:rsidR="00EE69A0" w:rsidRPr="00057E16" w:rsidRDefault="00E455F5">
            <w:pPr>
              <w:rPr>
                <w:rFonts w:ascii="Calibri" w:hAnsi="Calibri" w:cs="Calibri"/>
                <w:sz w:val="18"/>
                <w:szCs w:val="18"/>
              </w:rPr>
            </w:pPr>
            <w:r w:rsidRPr="00057E16">
              <w:rPr>
                <w:rFonts w:ascii="Calibri" w:hAnsi="Calibri" w:cs="Calibri"/>
                <w:sz w:val="18"/>
                <w:szCs w:val="18"/>
              </w:rPr>
              <w:t>RuntimeTaskInstanceID, patient context, reminder timing, channel context</w:t>
            </w:r>
          </w:p>
        </w:tc>
      </w:tr>
      <w:tr w:rsidR="00EE69A0" w:rsidRPr="00057E16" w14:paraId="197AFBC6" w14:textId="77777777">
        <w:trPr>
          <w:jc w:val="center"/>
        </w:trPr>
        <w:tc>
          <w:tcPr>
            <w:tcW w:w="2592" w:type="dxa"/>
          </w:tcPr>
          <w:p w14:paraId="1E9262F4" w14:textId="77777777" w:rsidR="00EE69A0" w:rsidRPr="00057E16" w:rsidRDefault="00E455F5">
            <w:pPr>
              <w:rPr>
                <w:rFonts w:ascii="Calibri" w:hAnsi="Calibri" w:cs="Calibri"/>
                <w:sz w:val="18"/>
                <w:szCs w:val="18"/>
              </w:rPr>
            </w:pPr>
            <w:r w:rsidRPr="00057E16">
              <w:rPr>
                <w:rFonts w:ascii="Calibri" w:hAnsi="Calibri" w:cs="Calibri"/>
                <w:sz w:val="18"/>
                <w:szCs w:val="18"/>
              </w:rPr>
              <w:t>CancelReminderJobs</w:t>
            </w:r>
          </w:p>
        </w:tc>
        <w:tc>
          <w:tcPr>
            <w:tcW w:w="2736" w:type="dxa"/>
          </w:tcPr>
          <w:p w14:paraId="70EADBB7" w14:textId="77777777" w:rsidR="00EE69A0" w:rsidRPr="00057E16" w:rsidRDefault="00E455F5">
            <w:pPr>
              <w:rPr>
                <w:rFonts w:ascii="Calibri" w:hAnsi="Calibri" w:cs="Calibri"/>
                <w:sz w:val="18"/>
                <w:szCs w:val="18"/>
              </w:rPr>
            </w:pPr>
            <w:r w:rsidRPr="00057E16">
              <w:rPr>
                <w:rFonts w:ascii="Calibri" w:hAnsi="Calibri" w:cs="Calibri"/>
                <w:sz w:val="18"/>
                <w:szCs w:val="18"/>
              </w:rPr>
              <w:t>Scheduler / Notification</w:t>
            </w:r>
          </w:p>
        </w:tc>
        <w:tc>
          <w:tcPr>
            <w:tcW w:w="3024" w:type="dxa"/>
          </w:tcPr>
          <w:p w14:paraId="7CFBFAB5" w14:textId="77777777" w:rsidR="00EE69A0" w:rsidRPr="00057E16" w:rsidRDefault="00E455F5">
            <w:pPr>
              <w:rPr>
                <w:rFonts w:ascii="Calibri" w:hAnsi="Calibri" w:cs="Calibri"/>
                <w:sz w:val="18"/>
                <w:szCs w:val="18"/>
              </w:rPr>
            </w:pPr>
            <w:r w:rsidRPr="00057E16">
              <w:rPr>
                <w:rFonts w:ascii="Calibri" w:hAnsi="Calibri" w:cs="Calibri"/>
                <w:sz w:val="18"/>
                <w:szCs w:val="18"/>
              </w:rPr>
              <w:t>Task is completed, cancelled, dismissed, or ineligible.</w:t>
            </w:r>
          </w:p>
        </w:tc>
        <w:tc>
          <w:tcPr>
            <w:tcW w:w="2736" w:type="dxa"/>
          </w:tcPr>
          <w:p w14:paraId="69CDDBED" w14:textId="77777777" w:rsidR="00EE69A0" w:rsidRPr="00057E16" w:rsidRDefault="00E455F5">
            <w:pPr>
              <w:rPr>
                <w:rFonts w:ascii="Calibri" w:hAnsi="Calibri" w:cs="Calibri"/>
                <w:sz w:val="18"/>
                <w:szCs w:val="18"/>
              </w:rPr>
            </w:pPr>
            <w:r w:rsidRPr="00057E16">
              <w:rPr>
                <w:rFonts w:ascii="Calibri" w:hAnsi="Calibri" w:cs="Calibri"/>
                <w:sz w:val="18"/>
                <w:szCs w:val="18"/>
              </w:rPr>
              <w:t>RuntimeTaskInstanceID or reminder job IDs</w:t>
            </w:r>
          </w:p>
        </w:tc>
      </w:tr>
      <w:tr w:rsidR="00EE69A0" w:rsidRPr="00057E16" w14:paraId="34614EBE" w14:textId="77777777">
        <w:trPr>
          <w:jc w:val="center"/>
        </w:trPr>
        <w:tc>
          <w:tcPr>
            <w:tcW w:w="2592" w:type="dxa"/>
          </w:tcPr>
          <w:p w14:paraId="1E19AB41" w14:textId="77777777" w:rsidR="00EE69A0" w:rsidRPr="00057E16" w:rsidRDefault="00E455F5">
            <w:pPr>
              <w:rPr>
                <w:rFonts w:ascii="Calibri" w:hAnsi="Calibri" w:cs="Calibri"/>
                <w:sz w:val="18"/>
                <w:szCs w:val="18"/>
              </w:rPr>
            </w:pPr>
            <w:r w:rsidRPr="00057E16">
              <w:rPr>
                <w:rFonts w:ascii="Calibri" w:hAnsi="Calibri" w:cs="Calibri"/>
                <w:sz w:val="18"/>
                <w:szCs w:val="18"/>
              </w:rPr>
              <w:t>SendReminderRequest</w:t>
            </w:r>
          </w:p>
        </w:tc>
        <w:tc>
          <w:tcPr>
            <w:tcW w:w="2736" w:type="dxa"/>
          </w:tcPr>
          <w:p w14:paraId="59CBABA9" w14:textId="77777777" w:rsidR="00EE69A0" w:rsidRPr="00057E16" w:rsidRDefault="00E455F5">
            <w:pPr>
              <w:rPr>
                <w:rFonts w:ascii="Calibri" w:hAnsi="Calibri" w:cs="Calibri"/>
                <w:sz w:val="18"/>
                <w:szCs w:val="18"/>
              </w:rPr>
            </w:pPr>
            <w:r w:rsidRPr="00057E16">
              <w:rPr>
                <w:rFonts w:ascii="Calibri" w:hAnsi="Calibri" w:cs="Calibri"/>
                <w:sz w:val="18"/>
                <w:szCs w:val="18"/>
              </w:rPr>
              <w:t>Notification Service</w:t>
            </w:r>
          </w:p>
        </w:tc>
        <w:tc>
          <w:tcPr>
            <w:tcW w:w="3024" w:type="dxa"/>
          </w:tcPr>
          <w:p w14:paraId="7585646F" w14:textId="77777777" w:rsidR="00EE69A0" w:rsidRPr="00057E16" w:rsidRDefault="00E455F5">
            <w:pPr>
              <w:rPr>
                <w:rFonts w:ascii="Calibri" w:hAnsi="Calibri" w:cs="Calibri"/>
                <w:sz w:val="18"/>
                <w:szCs w:val="18"/>
              </w:rPr>
            </w:pPr>
            <w:r w:rsidRPr="00057E16">
              <w:rPr>
                <w:rFonts w:ascii="Calibri" w:hAnsi="Calibri" w:cs="Calibri"/>
                <w:sz w:val="18"/>
                <w:szCs w:val="18"/>
              </w:rPr>
              <w:t>Reminder is due and still eligible.</w:t>
            </w:r>
          </w:p>
        </w:tc>
        <w:tc>
          <w:tcPr>
            <w:tcW w:w="2736" w:type="dxa"/>
          </w:tcPr>
          <w:p w14:paraId="196AE1B3" w14:textId="77777777" w:rsidR="00EE69A0" w:rsidRPr="00057E16" w:rsidRDefault="00E455F5">
            <w:pPr>
              <w:rPr>
                <w:rFonts w:ascii="Calibri" w:hAnsi="Calibri" w:cs="Calibri"/>
                <w:sz w:val="18"/>
                <w:szCs w:val="18"/>
              </w:rPr>
            </w:pPr>
            <w:r w:rsidRPr="00057E16">
              <w:rPr>
                <w:rFonts w:ascii="Calibri" w:hAnsi="Calibri" w:cs="Calibri"/>
                <w:sz w:val="18"/>
                <w:szCs w:val="18"/>
              </w:rPr>
              <w:t>Patient context, task/action display context, channel context</w:t>
            </w:r>
          </w:p>
        </w:tc>
      </w:tr>
    </w:tbl>
    <w:p w14:paraId="1416AA24" w14:textId="77777777" w:rsidR="00EE69A0" w:rsidRPr="00057E16" w:rsidRDefault="00EE69A0">
      <w:pPr>
        <w:rPr>
          <w:rFonts w:ascii="Calibri" w:hAnsi="Calibri" w:cs="Calibri"/>
          <w:sz w:val="18"/>
          <w:szCs w:val="18"/>
        </w:rPr>
      </w:pPr>
    </w:p>
    <w:p w14:paraId="4489D5C2" w14:textId="08CE76A7"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Communication Rules</w:t>
      </w:r>
    </w:p>
    <w:p w14:paraId="728D35C2" w14:textId="77777777" w:rsidR="009A72D1" w:rsidRPr="009A72D1" w:rsidRDefault="009A72D1" w:rsidP="009A72D1"/>
    <w:tbl>
      <w:tblPr>
        <w:tblStyle w:val="TableGrid"/>
        <w:tblW w:w="0" w:type="auto"/>
        <w:jc w:val="center"/>
        <w:tblLook w:val="04A0" w:firstRow="1" w:lastRow="0" w:firstColumn="1" w:lastColumn="0" w:noHBand="0" w:noVBand="1"/>
      </w:tblPr>
      <w:tblGrid>
        <w:gridCol w:w="1718"/>
        <w:gridCol w:w="8866"/>
      </w:tblGrid>
      <w:tr w:rsidR="00EE69A0" w:rsidRPr="00057E16" w14:paraId="57936378" w14:textId="77777777">
        <w:trPr>
          <w:jc w:val="center"/>
        </w:trPr>
        <w:tc>
          <w:tcPr>
            <w:tcW w:w="1728" w:type="dxa"/>
            <w:shd w:val="clear" w:color="auto" w:fill="D9EAF7"/>
            <w:vAlign w:val="center"/>
          </w:tcPr>
          <w:p w14:paraId="76DA5388" w14:textId="77777777" w:rsidR="00EE69A0" w:rsidRPr="00057E16" w:rsidRDefault="00E455F5">
            <w:pPr>
              <w:rPr>
                <w:rFonts w:ascii="Calibri" w:hAnsi="Calibri" w:cs="Calibri"/>
                <w:sz w:val="18"/>
                <w:szCs w:val="18"/>
              </w:rPr>
            </w:pPr>
            <w:r w:rsidRPr="00057E16">
              <w:rPr>
                <w:rFonts w:ascii="Calibri" w:hAnsi="Calibri" w:cs="Calibri"/>
                <w:b/>
                <w:sz w:val="18"/>
                <w:szCs w:val="18"/>
              </w:rPr>
              <w:t>ID</w:t>
            </w:r>
          </w:p>
        </w:tc>
        <w:tc>
          <w:tcPr>
            <w:tcW w:w="8928" w:type="dxa"/>
            <w:shd w:val="clear" w:color="auto" w:fill="D9EAF7"/>
            <w:vAlign w:val="center"/>
          </w:tcPr>
          <w:p w14:paraId="30C3835D" w14:textId="77777777" w:rsidR="00EE69A0" w:rsidRPr="00057E16" w:rsidRDefault="00E455F5">
            <w:pPr>
              <w:rPr>
                <w:rFonts w:ascii="Calibri" w:hAnsi="Calibri" w:cs="Calibri"/>
                <w:sz w:val="18"/>
                <w:szCs w:val="18"/>
              </w:rPr>
            </w:pPr>
            <w:r w:rsidRPr="00057E16">
              <w:rPr>
                <w:rFonts w:ascii="Calibri" w:hAnsi="Calibri" w:cs="Calibri"/>
                <w:b/>
                <w:sz w:val="18"/>
                <w:szCs w:val="18"/>
              </w:rPr>
              <w:t>Requirement</w:t>
            </w:r>
          </w:p>
        </w:tc>
      </w:tr>
      <w:tr w:rsidR="00EE69A0" w:rsidRPr="00057E16" w14:paraId="50BF066E" w14:textId="77777777">
        <w:trPr>
          <w:jc w:val="center"/>
        </w:trPr>
        <w:tc>
          <w:tcPr>
            <w:tcW w:w="1728" w:type="dxa"/>
          </w:tcPr>
          <w:p w14:paraId="4C5BE6E2" w14:textId="77777777" w:rsidR="00EE69A0" w:rsidRPr="00057E16" w:rsidRDefault="00E455F5">
            <w:pPr>
              <w:rPr>
                <w:rFonts w:ascii="Calibri" w:hAnsi="Calibri" w:cs="Calibri"/>
                <w:sz w:val="18"/>
                <w:szCs w:val="18"/>
              </w:rPr>
            </w:pPr>
            <w:r w:rsidRPr="00057E16">
              <w:rPr>
                <w:rFonts w:ascii="Calibri" w:hAnsi="Calibri" w:cs="Calibri"/>
                <w:sz w:val="18"/>
                <w:szCs w:val="18"/>
              </w:rPr>
              <w:t>FR-TASK-INT-001</w:t>
            </w:r>
          </w:p>
        </w:tc>
        <w:tc>
          <w:tcPr>
            <w:tcW w:w="8928" w:type="dxa"/>
          </w:tcPr>
          <w:p w14:paraId="7CB54257" w14:textId="77777777" w:rsidR="00EE69A0" w:rsidRPr="00057E16" w:rsidRDefault="00E455F5">
            <w:pPr>
              <w:rPr>
                <w:rFonts w:ascii="Calibri" w:hAnsi="Calibri" w:cs="Calibri"/>
                <w:sz w:val="18"/>
                <w:szCs w:val="18"/>
              </w:rPr>
            </w:pPr>
            <w:r w:rsidRPr="00057E16">
              <w:rPr>
                <w:rFonts w:ascii="Calibri" w:hAnsi="Calibri" w:cs="Calibri"/>
                <w:sz w:val="18"/>
                <w:szCs w:val="18"/>
              </w:rPr>
              <w:t>Mobile and Portal consumers shall retrieve task/action state from Runtime Task Service or approved BFF/API layer and shall not independently infer lifecycle state.</w:t>
            </w:r>
          </w:p>
        </w:tc>
      </w:tr>
      <w:tr w:rsidR="00EE69A0" w:rsidRPr="00057E16" w14:paraId="6FEDFDBD" w14:textId="77777777">
        <w:trPr>
          <w:jc w:val="center"/>
        </w:trPr>
        <w:tc>
          <w:tcPr>
            <w:tcW w:w="1728" w:type="dxa"/>
          </w:tcPr>
          <w:p w14:paraId="4B668958" w14:textId="77777777" w:rsidR="00EE69A0" w:rsidRPr="00057E16" w:rsidRDefault="00E455F5">
            <w:pPr>
              <w:rPr>
                <w:rFonts w:ascii="Calibri" w:hAnsi="Calibri" w:cs="Calibri"/>
                <w:sz w:val="18"/>
                <w:szCs w:val="18"/>
              </w:rPr>
            </w:pPr>
            <w:r w:rsidRPr="00057E16">
              <w:rPr>
                <w:rFonts w:ascii="Calibri" w:hAnsi="Calibri" w:cs="Calibri"/>
                <w:sz w:val="18"/>
                <w:szCs w:val="18"/>
              </w:rPr>
              <w:t>FR-TASK-INT-002</w:t>
            </w:r>
          </w:p>
        </w:tc>
        <w:tc>
          <w:tcPr>
            <w:tcW w:w="8928" w:type="dxa"/>
          </w:tcPr>
          <w:p w14:paraId="37AFD793" w14:textId="77777777" w:rsidR="00EE69A0" w:rsidRPr="00057E16" w:rsidRDefault="00E455F5">
            <w:pPr>
              <w:rPr>
                <w:rFonts w:ascii="Calibri" w:hAnsi="Calibri" w:cs="Calibri"/>
                <w:sz w:val="18"/>
                <w:szCs w:val="18"/>
              </w:rPr>
            </w:pPr>
            <w:r w:rsidRPr="00057E16">
              <w:rPr>
                <w:rFonts w:ascii="Calibri" w:hAnsi="Calibri" w:cs="Calibri"/>
                <w:sz w:val="18"/>
                <w:szCs w:val="18"/>
              </w:rPr>
              <w:t>Care-plan-linked tasks may be generated at configured care-plan triggers, not only at initial activation.</w:t>
            </w:r>
          </w:p>
        </w:tc>
      </w:tr>
      <w:tr w:rsidR="00EE69A0" w:rsidRPr="00057E16" w14:paraId="03F3DCDF" w14:textId="77777777">
        <w:trPr>
          <w:jc w:val="center"/>
        </w:trPr>
        <w:tc>
          <w:tcPr>
            <w:tcW w:w="1728" w:type="dxa"/>
          </w:tcPr>
          <w:p w14:paraId="182C259D" w14:textId="77777777" w:rsidR="00EE69A0" w:rsidRPr="00057E16" w:rsidRDefault="00E455F5">
            <w:pPr>
              <w:rPr>
                <w:rFonts w:ascii="Calibri" w:hAnsi="Calibri" w:cs="Calibri"/>
                <w:sz w:val="18"/>
                <w:szCs w:val="18"/>
              </w:rPr>
            </w:pPr>
            <w:r w:rsidRPr="00057E16">
              <w:rPr>
                <w:rFonts w:ascii="Calibri" w:hAnsi="Calibri" w:cs="Calibri"/>
                <w:sz w:val="18"/>
                <w:szCs w:val="18"/>
              </w:rPr>
              <w:t>FR-TASK-INT-003</w:t>
            </w:r>
          </w:p>
        </w:tc>
        <w:tc>
          <w:tcPr>
            <w:tcW w:w="8928" w:type="dxa"/>
          </w:tcPr>
          <w:p w14:paraId="70ABA55D" w14:textId="77777777" w:rsidR="00EE69A0" w:rsidRPr="00057E16" w:rsidRDefault="00E455F5">
            <w:pPr>
              <w:rPr>
                <w:rFonts w:ascii="Calibri" w:hAnsi="Calibri" w:cs="Calibri"/>
                <w:sz w:val="18"/>
                <w:szCs w:val="18"/>
              </w:rPr>
            </w:pPr>
            <w:r w:rsidRPr="00057E16">
              <w:rPr>
                <w:rFonts w:ascii="Calibri" w:hAnsi="Calibri" w:cs="Calibri"/>
                <w:sz w:val="18"/>
                <w:szCs w:val="18"/>
              </w:rPr>
              <w:t>Monitoring-generated check-ins/actions shall not require reusable Task Template linkage.</w:t>
            </w:r>
          </w:p>
        </w:tc>
      </w:tr>
      <w:tr w:rsidR="00EE69A0" w:rsidRPr="00057E16" w14:paraId="08D80D65" w14:textId="77777777">
        <w:trPr>
          <w:jc w:val="center"/>
        </w:trPr>
        <w:tc>
          <w:tcPr>
            <w:tcW w:w="1728" w:type="dxa"/>
          </w:tcPr>
          <w:p w14:paraId="3D6D02B2" w14:textId="77777777" w:rsidR="00EE69A0" w:rsidRPr="00057E16" w:rsidRDefault="00E455F5">
            <w:pPr>
              <w:rPr>
                <w:rFonts w:ascii="Calibri" w:hAnsi="Calibri" w:cs="Calibri"/>
                <w:sz w:val="18"/>
                <w:szCs w:val="18"/>
              </w:rPr>
            </w:pPr>
            <w:r w:rsidRPr="00057E16">
              <w:rPr>
                <w:rFonts w:ascii="Calibri" w:hAnsi="Calibri" w:cs="Calibri"/>
                <w:sz w:val="18"/>
                <w:szCs w:val="18"/>
              </w:rPr>
              <w:lastRenderedPageBreak/>
              <w:t>FR-TASK-INT-004</w:t>
            </w:r>
          </w:p>
        </w:tc>
        <w:tc>
          <w:tcPr>
            <w:tcW w:w="8928" w:type="dxa"/>
          </w:tcPr>
          <w:p w14:paraId="1A0D3C89"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shall support completion updates from approved linked source-object completion events.</w:t>
            </w:r>
          </w:p>
        </w:tc>
      </w:tr>
      <w:tr w:rsidR="00EE69A0" w:rsidRPr="00057E16" w14:paraId="436D4875" w14:textId="77777777">
        <w:trPr>
          <w:jc w:val="center"/>
        </w:trPr>
        <w:tc>
          <w:tcPr>
            <w:tcW w:w="1728" w:type="dxa"/>
          </w:tcPr>
          <w:p w14:paraId="638682F4" w14:textId="77777777" w:rsidR="00EE69A0" w:rsidRPr="00057E16" w:rsidRDefault="00E455F5">
            <w:pPr>
              <w:rPr>
                <w:rFonts w:ascii="Calibri" w:hAnsi="Calibri" w:cs="Calibri"/>
                <w:sz w:val="18"/>
                <w:szCs w:val="18"/>
              </w:rPr>
            </w:pPr>
            <w:r w:rsidRPr="00057E16">
              <w:rPr>
                <w:rFonts w:ascii="Calibri" w:hAnsi="Calibri" w:cs="Calibri"/>
                <w:sz w:val="18"/>
                <w:szCs w:val="18"/>
              </w:rPr>
              <w:t>FR-TASK-INT-005</w:t>
            </w:r>
          </w:p>
        </w:tc>
        <w:tc>
          <w:tcPr>
            <w:tcW w:w="8928" w:type="dxa"/>
          </w:tcPr>
          <w:p w14:paraId="3A5AAB60"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shall coordinate reminder registration and cancellation with Scheduler/Notification services.</w:t>
            </w:r>
          </w:p>
        </w:tc>
      </w:tr>
    </w:tbl>
    <w:p w14:paraId="52818E63" w14:textId="77777777" w:rsidR="00EE69A0" w:rsidRPr="00057E16" w:rsidRDefault="00EE69A0">
      <w:pPr>
        <w:rPr>
          <w:rFonts w:ascii="Calibri" w:hAnsi="Calibri" w:cs="Calibri"/>
          <w:sz w:val="18"/>
          <w:szCs w:val="18"/>
        </w:rPr>
      </w:pPr>
    </w:p>
    <w:p w14:paraId="4F405CA8" w14:textId="68F3D49A" w:rsidR="00EE69A0" w:rsidRPr="004C349E" w:rsidRDefault="00E455F5" w:rsidP="004C349E">
      <w:pPr>
        <w:pStyle w:val="Heading1"/>
        <w:numPr>
          <w:ilvl w:val="0"/>
          <w:numId w:val="12"/>
        </w:numPr>
        <w:rPr>
          <w:rFonts w:ascii="Calibri" w:hAnsi="Calibri" w:cs="Calibri"/>
          <w:sz w:val="24"/>
          <w:szCs w:val="24"/>
        </w:rPr>
      </w:pPr>
      <w:r w:rsidRPr="004C349E">
        <w:rPr>
          <w:rFonts w:ascii="Calibri" w:hAnsi="Calibri" w:cs="Calibri"/>
          <w:sz w:val="24"/>
          <w:szCs w:val="24"/>
        </w:rPr>
        <w:t>Data Required by Runtime Task Service</w:t>
      </w:r>
    </w:p>
    <w:p w14:paraId="732F7A10" w14:textId="41758739"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Source Ownership, Snapshot, and History Rules</w:t>
      </w:r>
    </w:p>
    <w:p w14:paraId="00F08833" w14:textId="77777777" w:rsidR="009A72D1" w:rsidRPr="009A72D1" w:rsidRDefault="009A72D1" w:rsidP="009A72D1"/>
    <w:p w14:paraId="7F6A9A44"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receives data from multiple design-time and runtime sources. It shall store only task-side runtime data required for execution, display, reminders, completion handling, readiness summaries, history, and audit.</w:t>
      </w:r>
    </w:p>
    <w:tbl>
      <w:tblPr>
        <w:tblStyle w:val="TableGrid"/>
        <w:tblW w:w="0" w:type="auto"/>
        <w:jc w:val="center"/>
        <w:tblLook w:val="04A0" w:firstRow="1" w:lastRow="0" w:firstColumn="1" w:lastColumn="0" w:noHBand="0" w:noVBand="1"/>
      </w:tblPr>
      <w:tblGrid>
        <w:gridCol w:w="2880"/>
        <w:gridCol w:w="3168"/>
        <w:gridCol w:w="4320"/>
      </w:tblGrid>
      <w:tr w:rsidR="00EE69A0" w:rsidRPr="00057E16" w14:paraId="1FD6925D" w14:textId="77777777">
        <w:trPr>
          <w:jc w:val="center"/>
        </w:trPr>
        <w:tc>
          <w:tcPr>
            <w:tcW w:w="2880" w:type="dxa"/>
            <w:shd w:val="clear" w:color="auto" w:fill="D9EAF7"/>
            <w:vAlign w:val="center"/>
          </w:tcPr>
          <w:p w14:paraId="37AD1678" w14:textId="77777777" w:rsidR="00EE69A0" w:rsidRPr="00057E16" w:rsidRDefault="00E455F5">
            <w:pPr>
              <w:rPr>
                <w:rFonts w:ascii="Calibri" w:hAnsi="Calibri" w:cs="Calibri"/>
                <w:sz w:val="18"/>
                <w:szCs w:val="18"/>
              </w:rPr>
            </w:pPr>
            <w:r w:rsidRPr="00057E16">
              <w:rPr>
                <w:rFonts w:ascii="Calibri" w:hAnsi="Calibri" w:cs="Calibri"/>
                <w:b/>
                <w:sz w:val="18"/>
                <w:szCs w:val="18"/>
              </w:rPr>
              <w:t>Data Group</w:t>
            </w:r>
          </w:p>
        </w:tc>
        <w:tc>
          <w:tcPr>
            <w:tcW w:w="3168" w:type="dxa"/>
            <w:shd w:val="clear" w:color="auto" w:fill="D9EAF7"/>
            <w:vAlign w:val="center"/>
          </w:tcPr>
          <w:p w14:paraId="0643C580" w14:textId="77777777" w:rsidR="00EE69A0" w:rsidRPr="00057E16" w:rsidRDefault="00E455F5">
            <w:pPr>
              <w:rPr>
                <w:rFonts w:ascii="Calibri" w:hAnsi="Calibri" w:cs="Calibri"/>
                <w:sz w:val="18"/>
                <w:szCs w:val="18"/>
              </w:rPr>
            </w:pPr>
            <w:r w:rsidRPr="00057E16">
              <w:rPr>
                <w:rFonts w:ascii="Calibri" w:hAnsi="Calibri" w:cs="Calibri"/>
                <w:b/>
                <w:sz w:val="18"/>
                <w:szCs w:val="18"/>
              </w:rPr>
              <w:t>Authoritative Source</w:t>
            </w:r>
          </w:p>
        </w:tc>
        <w:tc>
          <w:tcPr>
            <w:tcW w:w="4320" w:type="dxa"/>
            <w:shd w:val="clear" w:color="auto" w:fill="D9EAF7"/>
            <w:vAlign w:val="center"/>
          </w:tcPr>
          <w:p w14:paraId="70FC730C" w14:textId="77777777" w:rsidR="00EE69A0" w:rsidRPr="00057E16" w:rsidRDefault="00E455F5">
            <w:pPr>
              <w:rPr>
                <w:rFonts w:ascii="Calibri" w:hAnsi="Calibri" w:cs="Calibri"/>
                <w:sz w:val="18"/>
                <w:szCs w:val="18"/>
              </w:rPr>
            </w:pPr>
            <w:r w:rsidRPr="00057E16">
              <w:rPr>
                <w:rFonts w:ascii="Calibri" w:hAnsi="Calibri" w:cs="Calibri"/>
                <w:b/>
                <w:sz w:val="18"/>
                <w:szCs w:val="18"/>
              </w:rPr>
              <w:t>Runtime Task Requirement</w:t>
            </w:r>
          </w:p>
        </w:tc>
      </w:tr>
      <w:tr w:rsidR="00EE69A0" w:rsidRPr="00057E16" w14:paraId="4720918F" w14:textId="77777777">
        <w:trPr>
          <w:jc w:val="center"/>
        </w:trPr>
        <w:tc>
          <w:tcPr>
            <w:tcW w:w="2880" w:type="dxa"/>
          </w:tcPr>
          <w:p w14:paraId="05B9CF22" w14:textId="77777777" w:rsidR="00EE69A0" w:rsidRPr="00057E16" w:rsidRDefault="00E455F5">
            <w:pPr>
              <w:rPr>
                <w:rFonts w:ascii="Calibri" w:hAnsi="Calibri" w:cs="Calibri"/>
                <w:sz w:val="18"/>
                <w:szCs w:val="18"/>
              </w:rPr>
            </w:pPr>
            <w:r w:rsidRPr="00057E16">
              <w:rPr>
                <w:rFonts w:ascii="Calibri" w:hAnsi="Calibri" w:cs="Calibri"/>
                <w:sz w:val="18"/>
                <w:szCs w:val="18"/>
              </w:rPr>
              <w:t>Task Template snapshot</w:t>
            </w:r>
          </w:p>
        </w:tc>
        <w:tc>
          <w:tcPr>
            <w:tcW w:w="3168" w:type="dxa"/>
          </w:tcPr>
          <w:p w14:paraId="444BFA8E" w14:textId="77777777" w:rsidR="00EE69A0" w:rsidRPr="00057E16" w:rsidRDefault="00E455F5">
            <w:pPr>
              <w:rPr>
                <w:rFonts w:ascii="Calibri" w:hAnsi="Calibri" w:cs="Calibri"/>
                <w:sz w:val="18"/>
                <w:szCs w:val="18"/>
              </w:rPr>
            </w:pPr>
            <w:r w:rsidRPr="00057E16">
              <w:rPr>
                <w:rFonts w:ascii="Calibri" w:hAnsi="Calibri" w:cs="Calibri"/>
                <w:sz w:val="18"/>
                <w:szCs w:val="18"/>
              </w:rPr>
              <w:t>Template Service</w:t>
            </w:r>
          </w:p>
        </w:tc>
        <w:tc>
          <w:tcPr>
            <w:tcW w:w="4320" w:type="dxa"/>
          </w:tcPr>
          <w:p w14:paraId="31D8040F" w14:textId="77777777" w:rsidR="00EE69A0" w:rsidRPr="00057E16" w:rsidRDefault="00E455F5">
            <w:pPr>
              <w:rPr>
                <w:rFonts w:ascii="Calibri" w:hAnsi="Calibri" w:cs="Calibri"/>
                <w:sz w:val="18"/>
                <w:szCs w:val="18"/>
              </w:rPr>
            </w:pPr>
            <w:r w:rsidRPr="00057E16">
              <w:rPr>
                <w:rFonts w:ascii="Calibri" w:hAnsi="Calibri" w:cs="Calibri"/>
                <w:sz w:val="18"/>
                <w:szCs w:val="18"/>
              </w:rPr>
              <w:t>Store published task template values needed for runtime execution and display.</w:t>
            </w:r>
          </w:p>
        </w:tc>
      </w:tr>
      <w:tr w:rsidR="00EE69A0" w:rsidRPr="00057E16" w14:paraId="02D06226" w14:textId="77777777">
        <w:trPr>
          <w:jc w:val="center"/>
        </w:trPr>
        <w:tc>
          <w:tcPr>
            <w:tcW w:w="2880" w:type="dxa"/>
          </w:tcPr>
          <w:p w14:paraId="477CFA2F" w14:textId="77777777" w:rsidR="00EE69A0" w:rsidRPr="00057E16" w:rsidRDefault="00E455F5">
            <w:pPr>
              <w:rPr>
                <w:rFonts w:ascii="Calibri" w:hAnsi="Calibri" w:cs="Calibri"/>
                <w:sz w:val="18"/>
                <w:szCs w:val="18"/>
              </w:rPr>
            </w:pPr>
            <w:r w:rsidRPr="00057E16">
              <w:rPr>
                <w:rFonts w:ascii="Calibri" w:hAnsi="Calibri" w:cs="Calibri"/>
                <w:sz w:val="18"/>
                <w:szCs w:val="18"/>
              </w:rPr>
              <w:t>Care Plan Task Linkage context</w:t>
            </w:r>
          </w:p>
        </w:tc>
        <w:tc>
          <w:tcPr>
            <w:tcW w:w="3168" w:type="dxa"/>
          </w:tcPr>
          <w:p w14:paraId="2096B1BF" w14:textId="77777777" w:rsidR="00EE69A0" w:rsidRPr="00057E16" w:rsidRDefault="00E455F5">
            <w:pPr>
              <w:rPr>
                <w:rFonts w:ascii="Calibri" w:hAnsi="Calibri" w:cs="Calibri"/>
                <w:sz w:val="18"/>
                <w:szCs w:val="18"/>
              </w:rPr>
            </w:pPr>
            <w:r w:rsidRPr="00057E16">
              <w:rPr>
                <w:rFonts w:ascii="Calibri" w:hAnsi="Calibri" w:cs="Calibri"/>
                <w:sz w:val="18"/>
                <w:szCs w:val="18"/>
              </w:rPr>
              <w:t>Template Service / Care Plan Runtime</w:t>
            </w:r>
          </w:p>
        </w:tc>
        <w:tc>
          <w:tcPr>
            <w:tcW w:w="4320" w:type="dxa"/>
          </w:tcPr>
          <w:p w14:paraId="502DA99A" w14:textId="77777777" w:rsidR="00EE69A0" w:rsidRPr="00057E16" w:rsidRDefault="00E455F5">
            <w:pPr>
              <w:rPr>
                <w:rFonts w:ascii="Calibri" w:hAnsi="Calibri" w:cs="Calibri"/>
                <w:sz w:val="18"/>
                <w:szCs w:val="18"/>
              </w:rPr>
            </w:pPr>
            <w:r w:rsidRPr="00057E16">
              <w:rPr>
                <w:rFonts w:ascii="Calibri" w:hAnsi="Calibri" w:cs="Calibri"/>
                <w:sz w:val="18"/>
                <w:szCs w:val="18"/>
              </w:rPr>
              <w:t>Store stage, trigger, checklist flag, required-for-stage-completion flag, due rule, and reminder override where applicable.</w:t>
            </w:r>
          </w:p>
        </w:tc>
      </w:tr>
      <w:tr w:rsidR="00EE69A0" w:rsidRPr="00057E16" w14:paraId="2595B2BD" w14:textId="77777777">
        <w:trPr>
          <w:jc w:val="center"/>
        </w:trPr>
        <w:tc>
          <w:tcPr>
            <w:tcW w:w="2880" w:type="dxa"/>
          </w:tcPr>
          <w:p w14:paraId="0F52002F" w14:textId="77777777" w:rsidR="00EE69A0" w:rsidRPr="00057E16" w:rsidRDefault="00E455F5">
            <w:pPr>
              <w:rPr>
                <w:rFonts w:ascii="Calibri" w:hAnsi="Calibri" w:cs="Calibri"/>
                <w:sz w:val="18"/>
                <w:szCs w:val="18"/>
              </w:rPr>
            </w:pPr>
            <w:r w:rsidRPr="00057E16">
              <w:rPr>
                <w:rFonts w:ascii="Calibri" w:hAnsi="Calibri" w:cs="Calibri"/>
                <w:sz w:val="18"/>
                <w:szCs w:val="18"/>
              </w:rPr>
              <w:t>Monitoring-generated context</w:t>
            </w:r>
          </w:p>
        </w:tc>
        <w:tc>
          <w:tcPr>
            <w:tcW w:w="3168" w:type="dxa"/>
          </w:tcPr>
          <w:p w14:paraId="57DDBD47" w14:textId="77777777" w:rsidR="00EE69A0" w:rsidRPr="00057E16" w:rsidRDefault="00E455F5">
            <w:pPr>
              <w:rPr>
                <w:rFonts w:ascii="Calibri" w:hAnsi="Calibri" w:cs="Calibri"/>
                <w:sz w:val="18"/>
                <w:szCs w:val="18"/>
              </w:rPr>
            </w:pPr>
            <w:r w:rsidRPr="00057E16">
              <w:rPr>
                <w:rFonts w:ascii="Calibri" w:hAnsi="Calibri" w:cs="Calibri"/>
                <w:sz w:val="18"/>
                <w:szCs w:val="18"/>
              </w:rPr>
              <w:t>Monitoring Runtime</w:t>
            </w:r>
          </w:p>
        </w:tc>
        <w:tc>
          <w:tcPr>
            <w:tcW w:w="4320" w:type="dxa"/>
          </w:tcPr>
          <w:p w14:paraId="70B33218" w14:textId="77777777" w:rsidR="00EE69A0" w:rsidRPr="00057E16" w:rsidRDefault="00E455F5">
            <w:pPr>
              <w:rPr>
                <w:rFonts w:ascii="Calibri" w:hAnsi="Calibri" w:cs="Calibri"/>
                <w:sz w:val="18"/>
                <w:szCs w:val="18"/>
              </w:rPr>
            </w:pPr>
            <w:r w:rsidRPr="00057E16">
              <w:rPr>
                <w:rFonts w:ascii="Calibri" w:hAnsi="Calibri" w:cs="Calibri"/>
                <w:sz w:val="18"/>
                <w:szCs w:val="18"/>
              </w:rPr>
              <w:t>Store MonitoringInstanceID, linked entity context, due window, TaskBehaviorCode, and reminder context.</w:t>
            </w:r>
          </w:p>
        </w:tc>
      </w:tr>
      <w:tr w:rsidR="00EE69A0" w:rsidRPr="00057E16" w14:paraId="701BFDDE" w14:textId="77777777">
        <w:trPr>
          <w:jc w:val="center"/>
        </w:trPr>
        <w:tc>
          <w:tcPr>
            <w:tcW w:w="2880" w:type="dxa"/>
          </w:tcPr>
          <w:p w14:paraId="7AF6C56A"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execution state</w:t>
            </w:r>
          </w:p>
        </w:tc>
        <w:tc>
          <w:tcPr>
            <w:tcW w:w="3168" w:type="dxa"/>
          </w:tcPr>
          <w:p w14:paraId="68005BA8"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Service</w:t>
            </w:r>
          </w:p>
        </w:tc>
        <w:tc>
          <w:tcPr>
            <w:tcW w:w="4320" w:type="dxa"/>
          </w:tcPr>
          <w:p w14:paraId="70C9284D" w14:textId="77777777" w:rsidR="00EE69A0" w:rsidRPr="00057E16" w:rsidRDefault="00E455F5">
            <w:pPr>
              <w:rPr>
                <w:rFonts w:ascii="Calibri" w:hAnsi="Calibri" w:cs="Calibri"/>
                <w:sz w:val="18"/>
                <w:szCs w:val="18"/>
              </w:rPr>
            </w:pPr>
            <w:r w:rsidRPr="00057E16">
              <w:rPr>
                <w:rFonts w:ascii="Calibri" w:hAnsi="Calibri" w:cs="Calibri"/>
                <w:sz w:val="18"/>
                <w:szCs w:val="18"/>
              </w:rPr>
              <w:t>Own CurrentState, SurfaceSection, due state, reminder state, completion state, history, and audit.</w:t>
            </w:r>
          </w:p>
        </w:tc>
      </w:tr>
      <w:tr w:rsidR="00EE69A0" w:rsidRPr="00057E16" w14:paraId="70B48D32" w14:textId="77777777">
        <w:trPr>
          <w:jc w:val="center"/>
        </w:trPr>
        <w:tc>
          <w:tcPr>
            <w:tcW w:w="2880" w:type="dxa"/>
          </w:tcPr>
          <w:p w14:paraId="7CE71D10" w14:textId="77777777" w:rsidR="00EE69A0" w:rsidRPr="00057E16" w:rsidRDefault="00E455F5">
            <w:pPr>
              <w:rPr>
                <w:rFonts w:ascii="Calibri" w:hAnsi="Calibri" w:cs="Calibri"/>
                <w:sz w:val="18"/>
                <w:szCs w:val="18"/>
              </w:rPr>
            </w:pPr>
            <w:r w:rsidRPr="00057E16">
              <w:rPr>
                <w:rFonts w:ascii="Calibri" w:hAnsi="Calibri" w:cs="Calibri"/>
                <w:sz w:val="18"/>
                <w:szCs w:val="18"/>
              </w:rPr>
              <w:t>Linked source object reference</w:t>
            </w:r>
          </w:p>
        </w:tc>
        <w:tc>
          <w:tcPr>
            <w:tcW w:w="3168" w:type="dxa"/>
          </w:tcPr>
          <w:p w14:paraId="4952F2E9" w14:textId="77777777" w:rsidR="00EE69A0" w:rsidRPr="00057E16" w:rsidRDefault="00E455F5">
            <w:pPr>
              <w:rPr>
                <w:rFonts w:ascii="Calibri" w:hAnsi="Calibri" w:cs="Calibri"/>
                <w:sz w:val="18"/>
                <w:szCs w:val="18"/>
              </w:rPr>
            </w:pPr>
            <w:r w:rsidRPr="00057E16">
              <w:rPr>
                <w:rFonts w:ascii="Calibri" w:hAnsi="Calibri" w:cs="Calibri"/>
                <w:sz w:val="18"/>
                <w:szCs w:val="18"/>
              </w:rPr>
              <w:t>Source-domain service</w:t>
            </w:r>
          </w:p>
        </w:tc>
        <w:tc>
          <w:tcPr>
            <w:tcW w:w="4320" w:type="dxa"/>
          </w:tcPr>
          <w:p w14:paraId="0E3DB77A" w14:textId="77777777" w:rsidR="00EE69A0" w:rsidRPr="00057E16" w:rsidRDefault="00E455F5">
            <w:pPr>
              <w:rPr>
                <w:rFonts w:ascii="Calibri" w:hAnsi="Calibri" w:cs="Calibri"/>
                <w:sz w:val="18"/>
                <w:szCs w:val="18"/>
              </w:rPr>
            </w:pPr>
            <w:r w:rsidRPr="00057E16">
              <w:rPr>
                <w:rFonts w:ascii="Calibri" w:hAnsi="Calibri" w:cs="Calibri"/>
                <w:sz w:val="18"/>
                <w:szCs w:val="18"/>
              </w:rPr>
              <w:t>Store reference only; do not own the original source object.</w:t>
            </w:r>
          </w:p>
        </w:tc>
      </w:tr>
      <w:tr w:rsidR="00EE69A0" w:rsidRPr="00057E16" w14:paraId="4B175477" w14:textId="77777777">
        <w:trPr>
          <w:jc w:val="center"/>
        </w:trPr>
        <w:tc>
          <w:tcPr>
            <w:tcW w:w="2880" w:type="dxa"/>
          </w:tcPr>
          <w:p w14:paraId="5999BB1D" w14:textId="77777777" w:rsidR="00EE69A0" w:rsidRPr="00057E16" w:rsidRDefault="00E455F5">
            <w:pPr>
              <w:rPr>
                <w:rFonts w:ascii="Calibri" w:hAnsi="Calibri" w:cs="Calibri"/>
                <w:sz w:val="18"/>
                <w:szCs w:val="18"/>
              </w:rPr>
            </w:pPr>
            <w:r w:rsidRPr="00057E16">
              <w:rPr>
                <w:rFonts w:ascii="Calibri" w:hAnsi="Calibri" w:cs="Calibri"/>
                <w:sz w:val="18"/>
                <w:szCs w:val="18"/>
              </w:rPr>
              <w:t>Source-domain object status</w:t>
            </w:r>
          </w:p>
        </w:tc>
        <w:tc>
          <w:tcPr>
            <w:tcW w:w="3168" w:type="dxa"/>
          </w:tcPr>
          <w:p w14:paraId="79AC1C6D" w14:textId="77777777" w:rsidR="00EE69A0" w:rsidRPr="00057E16" w:rsidRDefault="00E455F5">
            <w:pPr>
              <w:rPr>
                <w:rFonts w:ascii="Calibri" w:hAnsi="Calibri" w:cs="Calibri"/>
                <w:sz w:val="18"/>
                <w:szCs w:val="18"/>
              </w:rPr>
            </w:pPr>
            <w:r w:rsidRPr="00057E16">
              <w:rPr>
                <w:rFonts w:ascii="Calibri" w:hAnsi="Calibri" w:cs="Calibri"/>
                <w:sz w:val="18"/>
                <w:szCs w:val="18"/>
              </w:rPr>
              <w:t>Source-domain service</w:t>
            </w:r>
          </w:p>
        </w:tc>
        <w:tc>
          <w:tcPr>
            <w:tcW w:w="4320" w:type="dxa"/>
          </w:tcPr>
          <w:p w14:paraId="5ACB7A15" w14:textId="77777777" w:rsidR="00EE69A0" w:rsidRPr="00057E16" w:rsidRDefault="00E455F5">
            <w:pPr>
              <w:rPr>
                <w:rFonts w:ascii="Calibri" w:hAnsi="Calibri" w:cs="Calibri"/>
                <w:sz w:val="18"/>
                <w:szCs w:val="18"/>
              </w:rPr>
            </w:pPr>
            <w:r w:rsidRPr="00057E16">
              <w:rPr>
                <w:rFonts w:ascii="Calibri" w:hAnsi="Calibri" w:cs="Calibri"/>
                <w:sz w:val="18"/>
                <w:szCs w:val="18"/>
              </w:rPr>
              <w:t>Consume completion event/status but do not own the original status.</w:t>
            </w:r>
          </w:p>
        </w:tc>
      </w:tr>
      <w:tr w:rsidR="00EE69A0" w:rsidRPr="00057E16" w14:paraId="0446C06E" w14:textId="77777777">
        <w:trPr>
          <w:jc w:val="center"/>
        </w:trPr>
        <w:tc>
          <w:tcPr>
            <w:tcW w:w="2880" w:type="dxa"/>
          </w:tcPr>
          <w:p w14:paraId="59103517" w14:textId="77777777" w:rsidR="00EE69A0" w:rsidRPr="00057E16" w:rsidRDefault="00E455F5">
            <w:pPr>
              <w:rPr>
                <w:rFonts w:ascii="Calibri" w:hAnsi="Calibri" w:cs="Calibri"/>
                <w:sz w:val="18"/>
                <w:szCs w:val="18"/>
              </w:rPr>
            </w:pPr>
            <w:r w:rsidRPr="00057E16">
              <w:rPr>
                <w:rFonts w:ascii="Calibri" w:hAnsi="Calibri" w:cs="Calibri"/>
                <w:sz w:val="18"/>
                <w:szCs w:val="18"/>
              </w:rPr>
              <w:t>Reminder delivery</w:t>
            </w:r>
          </w:p>
        </w:tc>
        <w:tc>
          <w:tcPr>
            <w:tcW w:w="3168" w:type="dxa"/>
          </w:tcPr>
          <w:p w14:paraId="5DD1A7B8" w14:textId="77777777" w:rsidR="00EE69A0" w:rsidRPr="00057E16" w:rsidRDefault="00E455F5">
            <w:pPr>
              <w:rPr>
                <w:rFonts w:ascii="Calibri" w:hAnsi="Calibri" w:cs="Calibri"/>
                <w:sz w:val="18"/>
                <w:szCs w:val="18"/>
              </w:rPr>
            </w:pPr>
            <w:r w:rsidRPr="00057E16">
              <w:rPr>
                <w:rFonts w:ascii="Calibri" w:hAnsi="Calibri" w:cs="Calibri"/>
                <w:sz w:val="18"/>
                <w:szCs w:val="18"/>
              </w:rPr>
              <w:t>Scheduler / Notification</w:t>
            </w:r>
          </w:p>
        </w:tc>
        <w:tc>
          <w:tcPr>
            <w:tcW w:w="4320" w:type="dxa"/>
          </w:tcPr>
          <w:p w14:paraId="4F1C1B0E" w14:textId="77777777" w:rsidR="00EE69A0" w:rsidRPr="00057E16" w:rsidRDefault="00E455F5">
            <w:pPr>
              <w:rPr>
                <w:rFonts w:ascii="Calibri" w:hAnsi="Calibri" w:cs="Calibri"/>
                <w:sz w:val="18"/>
                <w:szCs w:val="18"/>
              </w:rPr>
            </w:pPr>
            <w:r w:rsidRPr="00057E16">
              <w:rPr>
                <w:rFonts w:ascii="Calibri" w:hAnsi="Calibri" w:cs="Calibri"/>
                <w:sz w:val="18"/>
                <w:szCs w:val="18"/>
              </w:rPr>
              <w:t>Store reminder request/history reference only; delivery is owned externally.</w:t>
            </w:r>
          </w:p>
        </w:tc>
      </w:tr>
    </w:tbl>
    <w:p w14:paraId="2950F55C" w14:textId="77777777" w:rsidR="00EE69A0" w:rsidRPr="00057E16" w:rsidRDefault="00EE69A0">
      <w:pPr>
        <w:rPr>
          <w:rFonts w:ascii="Calibri" w:hAnsi="Calibri" w:cs="Calibri"/>
          <w:sz w:val="18"/>
          <w:szCs w:val="18"/>
        </w:rPr>
      </w:pPr>
    </w:p>
    <w:p w14:paraId="21E18325"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Runtime Task shall store source version/reference and runtime snapshot at task creation.</w:t>
      </w:r>
    </w:p>
    <w:p w14:paraId="6370E92C"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Runtime Task shall not modify Task Template, Care Plan Task Linkage, Monitoring Runtime, or source-domain records.</w:t>
      </w:r>
    </w:p>
    <w:p w14:paraId="7DAE28CE"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Later template, metadata, source, or routing changes shall not automatically update existing runtime tasks unless a separate migration/resync flow is explicitly designed.</w:t>
      </w:r>
    </w:p>
    <w:p w14:paraId="1D604F4A"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Runtime task history must preserve completed, missed, dismissed, and cancelled records.</w:t>
      </w:r>
    </w:p>
    <w:p w14:paraId="12CE854E" w14:textId="1FB6D556"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Runtime Task Instance Data</w:t>
      </w:r>
    </w:p>
    <w:p w14:paraId="0DDF1000" w14:textId="77777777" w:rsidR="009A72D1" w:rsidRPr="009A72D1" w:rsidRDefault="009A72D1" w:rsidP="009A72D1"/>
    <w:tbl>
      <w:tblPr>
        <w:tblStyle w:val="TableGrid"/>
        <w:tblW w:w="0" w:type="auto"/>
        <w:jc w:val="center"/>
        <w:tblLook w:val="04A0" w:firstRow="1" w:lastRow="0" w:firstColumn="1" w:lastColumn="0" w:noHBand="0" w:noVBand="1"/>
      </w:tblPr>
      <w:tblGrid>
        <w:gridCol w:w="2856"/>
        <w:gridCol w:w="5149"/>
        <w:gridCol w:w="2579"/>
      </w:tblGrid>
      <w:tr w:rsidR="00EE69A0" w:rsidRPr="00057E16" w14:paraId="4771D7EC" w14:textId="77777777">
        <w:trPr>
          <w:jc w:val="center"/>
        </w:trPr>
        <w:tc>
          <w:tcPr>
            <w:tcW w:w="2880" w:type="dxa"/>
            <w:shd w:val="clear" w:color="auto" w:fill="D9EAF7"/>
            <w:vAlign w:val="center"/>
          </w:tcPr>
          <w:p w14:paraId="17DCB663" w14:textId="77777777" w:rsidR="00EE69A0" w:rsidRPr="00057E16" w:rsidRDefault="00E455F5">
            <w:pPr>
              <w:rPr>
                <w:rFonts w:ascii="Calibri" w:hAnsi="Calibri" w:cs="Calibri"/>
                <w:sz w:val="18"/>
                <w:szCs w:val="18"/>
              </w:rPr>
            </w:pPr>
            <w:r w:rsidRPr="00057E16">
              <w:rPr>
                <w:rFonts w:ascii="Calibri" w:hAnsi="Calibri" w:cs="Calibri"/>
                <w:b/>
                <w:sz w:val="18"/>
                <w:szCs w:val="18"/>
              </w:rPr>
              <w:t>Field Group</w:t>
            </w:r>
          </w:p>
        </w:tc>
        <w:tc>
          <w:tcPr>
            <w:tcW w:w="5184" w:type="dxa"/>
            <w:shd w:val="clear" w:color="auto" w:fill="D9EAF7"/>
            <w:vAlign w:val="center"/>
          </w:tcPr>
          <w:p w14:paraId="094DBE86" w14:textId="77777777" w:rsidR="00EE69A0" w:rsidRPr="00057E16" w:rsidRDefault="00E455F5">
            <w:pPr>
              <w:rPr>
                <w:rFonts w:ascii="Calibri" w:hAnsi="Calibri" w:cs="Calibri"/>
                <w:sz w:val="18"/>
                <w:szCs w:val="18"/>
              </w:rPr>
            </w:pPr>
            <w:r w:rsidRPr="00057E16">
              <w:rPr>
                <w:rFonts w:ascii="Calibri" w:hAnsi="Calibri" w:cs="Calibri"/>
                <w:b/>
                <w:sz w:val="18"/>
                <w:szCs w:val="18"/>
              </w:rPr>
              <w:t>Fields / Data Needed</w:t>
            </w:r>
          </w:p>
        </w:tc>
        <w:tc>
          <w:tcPr>
            <w:tcW w:w="2592" w:type="dxa"/>
            <w:shd w:val="clear" w:color="auto" w:fill="D9EAF7"/>
            <w:vAlign w:val="center"/>
          </w:tcPr>
          <w:p w14:paraId="0692C3E5" w14:textId="77777777" w:rsidR="00EE69A0" w:rsidRPr="00057E16" w:rsidRDefault="00E455F5">
            <w:pPr>
              <w:rPr>
                <w:rFonts w:ascii="Calibri" w:hAnsi="Calibri" w:cs="Calibri"/>
                <w:sz w:val="18"/>
                <w:szCs w:val="18"/>
              </w:rPr>
            </w:pPr>
            <w:r w:rsidRPr="00057E16">
              <w:rPr>
                <w:rFonts w:ascii="Calibri" w:hAnsi="Calibri" w:cs="Calibri"/>
                <w:b/>
                <w:sz w:val="18"/>
                <w:szCs w:val="18"/>
              </w:rPr>
              <w:t>Source</w:t>
            </w:r>
          </w:p>
        </w:tc>
      </w:tr>
      <w:tr w:rsidR="00EE69A0" w:rsidRPr="00057E16" w14:paraId="4B2341B9" w14:textId="77777777">
        <w:trPr>
          <w:jc w:val="center"/>
        </w:trPr>
        <w:tc>
          <w:tcPr>
            <w:tcW w:w="2880" w:type="dxa"/>
          </w:tcPr>
          <w:p w14:paraId="75754742" w14:textId="77777777" w:rsidR="00EE69A0" w:rsidRPr="00057E16" w:rsidRDefault="00E455F5">
            <w:pPr>
              <w:rPr>
                <w:rFonts w:ascii="Calibri" w:hAnsi="Calibri" w:cs="Calibri"/>
                <w:sz w:val="18"/>
                <w:szCs w:val="18"/>
              </w:rPr>
            </w:pPr>
            <w:r w:rsidRPr="00057E16">
              <w:rPr>
                <w:rFonts w:ascii="Calibri" w:hAnsi="Calibri" w:cs="Calibri"/>
                <w:sz w:val="18"/>
                <w:szCs w:val="18"/>
              </w:rPr>
              <w:t>Identity and context</w:t>
            </w:r>
          </w:p>
        </w:tc>
        <w:tc>
          <w:tcPr>
            <w:tcW w:w="5184" w:type="dxa"/>
          </w:tcPr>
          <w:p w14:paraId="2F3B969B" w14:textId="77777777" w:rsidR="00EE69A0" w:rsidRPr="00057E16" w:rsidRDefault="00E455F5">
            <w:pPr>
              <w:rPr>
                <w:rFonts w:ascii="Calibri" w:hAnsi="Calibri" w:cs="Calibri"/>
                <w:sz w:val="18"/>
                <w:szCs w:val="18"/>
              </w:rPr>
            </w:pPr>
            <w:r w:rsidRPr="00057E16">
              <w:rPr>
                <w:rFonts w:ascii="Calibri" w:hAnsi="Calibri" w:cs="Calibri"/>
                <w:sz w:val="18"/>
                <w:szCs w:val="18"/>
              </w:rPr>
              <w:t>RuntimeTaskInstanceID, OrgID, PatientID, CarePlanInstanceID</w:t>
            </w:r>
          </w:p>
        </w:tc>
        <w:tc>
          <w:tcPr>
            <w:tcW w:w="2592" w:type="dxa"/>
          </w:tcPr>
          <w:p w14:paraId="1C0D73E1" w14:textId="77777777" w:rsidR="00EE69A0" w:rsidRPr="00057E16" w:rsidRDefault="00E455F5">
            <w:pPr>
              <w:rPr>
                <w:rFonts w:ascii="Calibri" w:hAnsi="Calibri" w:cs="Calibri"/>
                <w:sz w:val="18"/>
                <w:szCs w:val="18"/>
              </w:rPr>
            </w:pPr>
            <w:r w:rsidRPr="00057E16">
              <w:rPr>
                <w:rFonts w:ascii="Calibri" w:hAnsi="Calibri" w:cs="Calibri"/>
                <w:sz w:val="18"/>
                <w:szCs w:val="18"/>
              </w:rPr>
              <w:t>Runtime / Care Plan Runtime</w:t>
            </w:r>
          </w:p>
        </w:tc>
      </w:tr>
      <w:tr w:rsidR="00EE69A0" w:rsidRPr="00057E16" w14:paraId="07B293FC" w14:textId="77777777">
        <w:trPr>
          <w:jc w:val="center"/>
        </w:trPr>
        <w:tc>
          <w:tcPr>
            <w:tcW w:w="2880" w:type="dxa"/>
          </w:tcPr>
          <w:p w14:paraId="229D3EE2" w14:textId="77777777" w:rsidR="00EE69A0" w:rsidRPr="00057E16" w:rsidRDefault="00E455F5">
            <w:pPr>
              <w:rPr>
                <w:rFonts w:ascii="Calibri" w:hAnsi="Calibri" w:cs="Calibri"/>
                <w:sz w:val="18"/>
                <w:szCs w:val="18"/>
              </w:rPr>
            </w:pPr>
            <w:r w:rsidRPr="00057E16">
              <w:rPr>
                <w:rFonts w:ascii="Calibri" w:hAnsi="Calibri" w:cs="Calibri"/>
                <w:sz w:val="18"/>
                <w:szCs w:val="18"/>
              </w:rPr>
              <w:t>Source references</w:t>
            </w:r>
          </w:p>
        </w:tc>
        <w:tc>
          <w:tcPr>
            <w:tcW w:w="5184" w:type="dxa"/>
          </w:tcPr>
          <w:p w14:paraId="0582346E" w14:textId="77777777" w:rsidR="00EE69A0" w:rsidRPr="00057E16" w:rsidRDefault="00E455F5">
            <w:pPr>
              <w:rPr>
                <w:rFonts w:ascii="Calibri" w:hAnsi="Calibri" w:cs="Calibri"/>
                <w:sz w:val="18"/>
                <w:szCs w:val="18"/>
              </w:rPr>
            </w:pPr>
            <w:r w:rsidRPr="00057E16">
              <w:rPr>
                <w:rFonts w:ascii="Calibri" w:hAnsi="Calibri" w:cs="Calibri"/>
                <w:sz w:val="18"/>
                <w:szCs w:val="18"/>
              </w:rPr>
              <w:t>RuntimeTaskSource, SourceTaskTemplateVersionID, CarePlanTaskLinkageID, MonitoringInstanceID</w:t>
            </w:r>
          </w:p>
        </w:tc>
        <w:tc>
          <w:tcPr>
            <w:tcW w:w="2592" w:type="dxa"/>
          </w:tcPr>
          <w:p w14:paraId="6F2208A5" w14:textId="77777777" w:rsidR="00EE69A0" w:rsidRPr="00057E16" w:rsidRDefault="00E455F5">
            <w:pPr>
              <w:rPr>
                <w:rFonts w:ascii="Calibri" w:hAnsi="Calibri" w:cs="Calibri"/>
                <w:sz w:val="18"/>
                <w:szCs w:val="18"/>
              </w:rPr>
            </w:pPr>
            <w:r w:rsidRPr="00057E16">
              <w:rPr>
                <w:rFonts w:ascii="Calibri" w:hAnsi="Calibri" w:cs="Calibri"/>
                <w:sz w:val="18"/>
                <w:szCs w:val="18"/>
              </w:rPr>
              <w:t>Template / Care Plan / Monitoring Runtime</w:t>
            </w:r>
          </w:p>
        </w:tc>
      </w:tr>
      <w:tr w:rsidR="00EE69A0" w:rsidRPr="00057E16" w14:paraId="32C8912A" w14:textId="77777777">
        <w:trPr>
          <w:jc w:val="center"/>
        </w:trPr>
        <w:tc>
          <w:tcPr>
            <w:tcW w:w="2880" w:type="dxa"/>
          </w:tcPr>
          <w:p w14:paraId="68E3EF8E" w14:textId="77777777" w:rsidR="00EE69A0" w:rsidRPr="00057E16" w:rsidRDefault="00E455F5">
            <w:pPr>
              <w:rPr>
                <w:rFonts w:ascii="Calibri" w:hAnsi="Calibri" w:cs="Calibri"/>
                <w:sz w:val="18"/>
                <w:szCs w:val="18"/>
              </w:rPr>
            </w:pPr>
            <w:r w:rsidRPr="00057E16">
              <w:rPr>
                <w:rFonts w:ascii="Calibri" w:hAnsi="Calibri" w:cs="Calibri"/>
                <w:sz w:val="18"/>
                <w:szCs w:val="18"/>
              </w:rPr>
              <w:t>Behavior and display grouping</w:t>
            </w:r>
          </w:p>
        </w:tc>
        <w:tc>
          <w:tcPr>
            <w:tcW w:w="5184" w:type="dxa"/>
          </w:tcPr>
          <w:p w14:paraId="0B69FF98" w14:textId="77777777" w:rsidR="00EE69A0" w:rsidRPr="00057E16" w:rsidRDefault="00E455F5">
            <w:pPr>
              <w:rPr>
                <w:rFonts w:ascii="Calibri" w:hAnsi="Calibri" w:cs="Calibri"/>
                <w:sz w:val="18"/>
                <w:szCs w:val="18"/>
              </w:rPr>
            </w:pPr>
            <w:r w:rsidRPr="00057E16">
              <w:rPr>
                <w:rFonts w:ascii="Calibri" w:hAnsi="Calibri" w:cs="Calibri"/>
                <w:sz w:val="18"/>
                <w:szCs w:val="18"/>
              </w:rPr>
              <w:t>TaskBehaviorCode, TaskDisplayGroup, DisplayTitle, Description, AssignedToType, DisplayToPatient</w:t>
            </w:r>
          </w:p>
        </w:tc>
        <w:tc>
          <w:tcPr>
            <w:tcW w:w="2592" w:type="dxa"/>
          </w:tcPr>
          <w:p w14:paraId="7C7F17FF" w14:textId="77777777" w:rsidR="00EE69A0" w:rsidRPr="00057E16" w:rsidRDefault="00E455F5">
            <w:pPr>
              <w:rPr>
                <w:rFonts w:ascii="Calibri" w:hAnsi="Calibri" w:cs="Calibri"/>
                <w:sz w:val="18"/>
                <w:szCs w:val="18"/>
              </w:rPr>
            </w:pPr>
            <w:r w:rsidRPr="00057E16">
              <w:rPr>
                <w:rFonts w:ascii="Calibri" w:hAnsi="Calibri" w:cs="Calibri"/>
                <w:sz w:val="18"/>
                <w:szCs w:val="18"/>
              </w:rPr>
              <w:t>Task Template snapshot or source runtime request</w:t>
            </w:r>
          </w:p>
        </w:tc>
      </w:tr>
      <w:tr w:rsidR="00EE69A0" w:rsidRPr="00057E16" w14:paraId="5B794DFA" w14:textId="77777777">
        <w:trPr>
          <w:jc w:val="center"/>
        </w:trPr>
        <w:tc>
          <w:tcPr>
            <w:tcW w:w="2880" w:type="dxa"/>
          </w:tcPr>
          <w:p w14:paraId="5375D7F1" w14:textId="77777777" w:rsidR="00EE69A0" w:rsidRPr="00057E16" w:rsidRDefault="00E455F5">
            <w:pPr>
              <w:rPr>
                <w:rFonts w:ascii="Calibri" w:hAnsi="Calibri" w:cs="Calibri"/>
                <w:sz w:val="18"/>
                <w:szCs w:val="18"/>
              </w:rPr>
            </w:pPr>
            <w:r w:rsidRPr="00057E16">
              <w:rPr>
                <w:rFonts w:ascii="Calibri" w:hAnsi="Calibri" w:cs="Calibri"/>
                <w:sz w:val="18"/>
                <w:szCs w:val="18"/>
              </w:rPr>
              <w:t>Target and completion references</w:t>
            </w:r>
          </w:p>
        </w:tc>
        <w:tc>
          <w:tcPr>
            <w:tcW w:w="5184" w:type="dxa"/>
          </w:tcPr>
          <w:p w14:paraId="6AEA10AA" w14:textId="77777777" w:rsidR="00EE69A0" w:rsidRPr="00057E16" w:rsidRDefault="00E455F5">
            <w:pPr>
              <w:rPr>
                <w:rFonts w:ascii="Calibri" w:hAnsi="Calibri" w:cs="Calibri"/>
                <w:sz w:val="18"/>
                <w:szCs w:val="18"/>
              </w:rPr>
            </w:pPr>
            <w:r w:rsidRPr="00057E16">
              <w:rPr>
                <w:rFonts w:ascii="Calibri" w:hAnsi="Calibri" w:cs="Calibri"/>
                <w:sz w:val="18"/>
                <w:szCs w:val="18"/>
              </w:rPr>
              <w:t>ActionTargetID, CompletionSourceType, CompletionSourceReferenceID</w:t>
            </w:r>
          </w:p>
        </w:tc>
        <w:tc>
          <w:tcPr>
            <w:tcW w:w="2592" w:type="dxa"/>
          </w:tcPr>
          <w:p w14:paraId="308E3AFA" w14:textId="77777777" w:rsidR="00EE69A0" w:rsidRPr="00057E16" w:rsidRDefault="00E455F5">
            <w:pPr>
              <w:rPr>
                <w:rFonts w:ascii="Calibri" w:hAnsi="Calibri" w:cs="Calibri"/>
                <w:sz w:val="18"/>
                <w:szCs w:val="18"/>
              </w:rPr>
            </w:pPr>
            <w:r w:rsidRPr="00057E16">
              <w:rPr>
                <w:rFonts w:ascii="Calibri" w:hAnsi="Calibri" w:cs="Calibri"/>
                <w:sz w:val="18"/>
                <w:szCs w:val="18"/>
              </w:rPr>
              <w:t>Task Template / source service</w:t>
            </w:r>
          </w:p>
        </w:tc>
      </w:tr>
      <w:tr w:rsidR="00EE69A0" w:rsidRPr="00057E16" w14:paraId="0157A7D5" w14:textId="77777777">
        <w:trPr>
          <w:jc w:val="center"/>
        </w:trPr>
        <w:tc>
          <w:tcPr>
            <w:tcW w:w="2880" w:type="dxa"/>
          </w:tcPr>
          <w:p w14:paraId="57B162C2" w14:textId="77777777" w:rsidR="00EE69A0" w:rsidRPr="00057E16" w:rsidRDefault="00E455F5">
            <w:pPr>
              <w:rPr>
                <w:rFonts w:ascii="Calibri" w:hAnsi="Calibri" w:cs="Calibri"/>
                <w:sz w:val="18"/>
                <w:szCs w:val="18"/>
              </w:rPr>
            </w:pPr>
            <w:r w:rsidRPr="00057E16">
              <w:rPr>
                <w:rFonts w:ascii="Calibri" w:hAnsi="Calibri" w:cs="Calibri"/>
                <w:sz w:val="18"/>
                <w:szCs w:val="18"/>
              </w:rPr>
              <w:t>Care-plan usage context</w:t>
            </w:r>
          </w:p>
        </w:tc>
        <w:tc>
          <w:tcPr>
            <w:tcW w:w="5184" w:type="dxa"/>
          </w:tcPr>
          <w:p w14:paraId="4B269EBE" w14:textId="77777777" w:rsidR="00EE69A0" w:rsidRPr="00057E16" w:rsidRDefault="00E455F5">
            <w:pPr>
              <w:rPr>
                <w:rFonts w:ascii="Calibri" w:hAnsi="Calibri" w:cs="Calibri"/>
                <w:sz w:val="18"/>
                <w:szCs w:val="18"/>
              </w:rPr>
            </w:pPr>
            <w:r w:rsidRPr="00057E16">
              <w:rPr>
                <w:rFonts w:ascii="Calibri" w:hAnsi="Calibri" w:cs="Calibri"/>
                <w:sz w:val="18"/>
                <w:szCs w:val="18"/>
              </w:rPr>
              <w:t>WorkflowStage, TaskGenerationTrigger, RequiredForStageCompletion, DisplayAsChecklistItem</w:t>
            </w:r>
          </w:p>
        </w:tc>
        <w:tc>
          <w:tcPr>
            <w:tcW w:w="2592" w:type="dxa"/>
          </w:tcPr>
          <w:p w14:paraId="23A4B8F0" w14:textId="77777777" w:rsidR="00EE69A0" w:rsidRPr="00057E16" w:rsidRDefault="00E455F5">
            <w:pPr>
              <w:rPr>
                <w:rFonts w:ascii="Calibri" w:hAnsi="Calibri" w:cs="Calibri"/>
                <w:sz w:val="18"/>
                <w:szCs w:val="18"/>
              </w:rPr>
            </w:pPr>
            <w:r w:rsidRPr="00057E16">
              <w:rPr>
                <w:rFonts w:ascii="Calibri" w:hAnsi="Calibri" w:cs="Calibri"/>
                <w:sz w:val="18"/>
                <w:szCs w:val="18"/>
              </w:rPr>
              <w:t>Care Plan Task Linkage</w:t>
            </w:r>
          </w:p>
        </w:tc>
      </w:tr>
      <w:tr w:rsidR="00EE69A0" w:rsidRPr="00057E16" w14:paraId="61F2E4B1" w14:textId="77777777">
        <w:trPr>
          <w:jc w:val="center"/>
        </w:trPr>
        <w:tc>
          <w:tcPr>
            <w:tcW w:w="2880" w:type="dxa"/>
          </w:tcPr>
          <w:p w14:paraId="1ACE4549" w14:textId="77777777" w:rsidR="00EE69A0" w:rsidRPr="00057E16" w:rsidRDefault="00E455F5">
            <w:pPr>
              <w:rPr>
                <w:rFonts w:ascii="Calibri" w:hAnsi="Calibri" w:cs="Calibri"/>
                <w:sz w:val="18"/>
                <w:szCs w:val="18"/>
              </w:rPr>
            </w:pPr>
            <w:r w:rsidRPr="00057E16">
              <w:rPr>
                <w:rFonts w:ascii="Calibri" w:hAnsi="Calibri" w:cs="Calibri"/>
                <w:sz w:val="18"/>
                <w:szCs w:val="18"/>
              </w:rPr>
              <w:t>Due context</w:t>
            </w:r>
          </w:p>
        </w:tc>
        <w:tc>
          <w:tcPr>
            <w:tcW w:w="5184" w:type="dxa"/>
          </w:tcPr>
          <w:p w14:paraId="406CB377" w14:textId="18374072" w:rsidR="00840C4F" w:rsidRDefault="00E455F5">
            <w:pPr>
              <w:rPr>
                <w:ins w:id="113" w:author="Sumeet" w:date="2026-06-03T17:16:00Z" w16du:dateUtc="2026-06-03T22:16:00Z"/>
                <w:rFonts w:ascii="Calibri" w:hAnsi="Calibri" w:cs="Calibri"/>
                <w:sz w:val="18"/>
                <w:szCs w:val="18"/>
              </w:rPr>
            </w:pPr>
            <w:del w:id="114" w:author="Sumeet" w:date="2026-06-03T17:17:00Z" w16du:dateUtc="2026-06-03T22:17:00Z">
              <w:r w:rsidRPr="00057E16" w:rsidDel="00014602">
                <w:rPr>
                  <w:rFonts w:ascii="Calibri" w:hAnsi="Calibri" w:cs="Calibri"/>
                  <w:sz w:val="18"/>
                  <w:szCs w:val="18"/>
                </w:rPr>
                <w:delText>DueAt or resolved due window</w:delText>
              </w:r>
            </w:del>
            <w:ins w:id="115" w:author="Sumeet" w:date="2026-06-03T17:15:00Z">
              <w:r w:rsidR="0078296E" w:rsidRPr="0078296E">
                <w:rPr>
                  <w:rFonts w:ascii="Calibri" w:hAnsi="Calibri" w:cs="Calibri"/>
                  <w:sz w:val="18"/>
                  <w:szCs w:val="18"/>
                </w:rPr>
                <w:t>StartDate, DueDate, or resolved due window</w:t>
              </w:r>
            </w:ins>
          </w:p>
          <w:p w14:paraId="7644D01E" w14:textId="2EA06E74" w:rsidR="0078296E" w:rsidRPr="00057E16" w:rsidRDefault="0078296E">
            <w:pPr>
              <w:rPr>
                <w:rFonts w:ascii="Calibri" w:hAnsi="Calibri" w:cs="Calibri"/>
                <w:sz w:val="18"/>
                <w:szCs w:val="18"/>
              </w:rPr>
            </w:pPr>
            <w:ins w:id="116" w:author="Sumeet" w:date="2026-06-03T17:15:00Z">
              <w:r w:rsidRPr="0078296E">
                <w:rPr>
                  <w:rFonts w:ascii="Calibri" w:hAnsi="Calibri" w:cs="Calibri"/>
                  <w:sz w:val="18"/>
                  <w:szCs w:val="18"/>
                </w:rPr>
                <w:br/>
              </w:r>
            </w:ins>
          </w:p>
        </w:tc>
        <w:tc>
          <w:tcPr>
            <w:tcW w:w="2592" w:type="dxa"/>
          </w:tcPr>
          <w:p w14:paraId="03AD5379" w14:textId="088AD770" w:rsidR="00EE69A0" w:rsidRDefault="00E455F5">
            <w:pPr>
              <w:rPr>
                <w:ins w:id="117" w:author="Sumeet" w:date="2026-06-03T17:19:00Z" w16du:dateUtc="2026-06-03T22:19:00Z"/>
                <w:rFonts w:ascii="Calibri" w:hAnsi="Calibri" w:cs="Calibri"/>
                <w:sz w:val="18"/>
                <w:szCs w:val="18"/>
              </w:rPr>
            </w:pPr>
            <w:r w:rsidRPr="00057E16">
              <w:rPr>
                <w:rFonts w:ascii="Calibri" w:hAnsi="Calibri" w:cs="Calibri"/>
                <w:sz w:val="18"/>
                <w:szCs w:val="18"/>
              </w:rPr>
              <w:t>DueRule, monitoring window, scheduler/runtime calculation</w:t>
            </w:r>
          </w:p>
          <w:p w14:paraId="1DBD6C2F" w14:textId="77777777" w:rsidR="000B242C" w:rsidRDefault="000B242C">
            <w:pPr>
              <w:rPr>
                <w:ins w:id="118" w:author="Sumeet" w:date="2026-06-03T17:16:00Z" w16du:dateUtc="2026-06-03T22:16:00Z"/>
                <w:rFonts w:ascii="Calibri" w:hAnsi="Calibri" w:cs="Calibri"/>
                <w:sz w:val="18"/>
                <w:szCs w:val="18"/>
              </w:rPr>
            </w:pPr>
          </w:p>
          <w:p w14:paraId="48F108FE" w14:textId="66930D26" w:rsidR="00840C4F" w:rsidRPr="00057E16" w:rsidRDefault="00840C4F">
            <w:pPr>
              <w:rPr>
                <w:rFonts w:ascii="Calibri" w:hAnsi="Calibri" w:cs="Calibri"/>
                <w:sz w:val="18"/>
                <w:szCs w:val="18"/>
              </w:rPr>
            </w:pPr>
          </w:p>
        </w:tc>
      </w:tr>
      <w:tr w:rsidR="00EE69A0" w:rsidRPr="00057E16" w14:paraId="400C26E3" w14:textId="77777777">
        <w:trPr>
          <w:jc w:val="center"/>
        </w:trPr>
        <w:tc>
          <w:tcPr>
            <w:tcW w:w="2880" w:type="dxa"/>
          </w:tcPr>
          <w:p w14:paraId="3E3C5422" w14:textId="77777777" w:rsidR="00EE69A0" w:rsidRPr="00057E16" w:rsidRDefault="00E455F5">
            <w:pPr>
              <w:rPr>
                <w:rFonts w:ascii="Calibri" w:hAnsi="Calibri" w:cs="Calibri"/>
                <w:sz w:val="18"/>
                <w:szCs w:val="18"/>
              </w:rPr>
            </w:pPr>
            <w:r w:rsidRPr="00057E16">
              <w:rPr>
                <w:rFonts w:ascii="Calibri" w:hAnsi="Calibri" w:cs="Calibri"/>
                <w:sz w:val="18"/>
                <w:szCs w:val="18"/>
              </w:rPr>
              <w:t>Runtime state</w:t>
            </w:r>
          </w:p>
        </w:tc>
        <w:tc>
          <w:tcPr>
            <w:tcW w:w="5184" w:type="dxa"/>
          </w:tcPr>
          <w:p w14:paraId="2B748388" w14:textId="7A51E875" w:rsidR="00EE69A0" w:rsidRPr="00057E16" w:rsidRDefault="00E455F5">
            <w:pPr>
              <w:rPr>
                <w:rFonts w:ascii="Calibri" w:hAnsi="Calibri" w:cs="Calibri"/>
                <w:sz w:val="18"/>
                <w:szCs w:val="18"/>
              </w:rPr>
            </w:pPr>
            <w:r w:rsidRPr="00057E16">
              <w:rPr>
                <w:rFonts w:ascii="Calibri" w:hAnsi="Calibri" w:cs="Calibri"/>
                <w:sz w:val="18"/>
                <w:szCs w:val="18"/>
              </w:rPr>
              <w:t>CurrentState, SurfaceSection, ReminderEnabled, completion status, audit fields</w:t>
            </w:r>
            <w:r w:rsidR="00796396" w:rsidRPr="00057E16">
              <w:rPr>
                <w:rFonts w:ascii="Calibri" w:hAnsi="Calibri" w:cs="Calibri"/>
                <w:sz w:val="18"/>
                <w:szCs w:val="18"/>
              </w:rPr>
              <w:t xml:space="preserve"> (Createat, createdby, updatedat, updated by)</w:t>
            </w:r>
          </w:p>
        </w:tc>
        <w:tc>
          <w:tcPr>
            <w:tcW w:w="2592" w:type="dxa"/>
          </w:tcPr>
          <w:p w14:paraId="2FE6B074" w14:textId="77777777" w:rsidR="00EE69A0" w:rsidRPr="00057E16" w:rsidRDefault="00E455F5">
            <w:pPr>
              <w:rPr>
                <w:rFonts w:ascii="Calibri" w:hAnsi="Calibri" w:cs="Calibri"/>
                <w:sz w:val="18"/>
                <w:szCs w:val="18"/>
              </w:rPr>
            </w:pPr>
            <w:r w:rsidRPr="00057E16">
              <w:rPr>
                <w:rFonts w:ascii="Calibri" w:hAnsi="Calibri" w:cs="Calibri"/>
                <w:sz w:val="18"/>
                <w:szCs w:val="18"/>
              </w:rPr>
              <w:t>Runtime Task</w:t>
            </w:r>
          </w:p>
        </w:tc>
      </w:tr>
      <w:tr w:rsidR="00764B73" w:rsidRPr="00057E16" w14:paraId="54191DBC" w14:textId="77777777">
        <w:trPr>
          <w:jc w:val="center"/>
          <w:ins w:id="119" w:author="Sumeet" w:date="2026-06-03T17:18:00Z" w16du:dateUtc="2026-06-03T22:18:00Z"/>
        </w:trPr>
        <w:tc>
          <w:tcPr>
            <w:tcW w:w="2880" w:type="dxa"/>
          </w:tcPr>
          <w:p w14:paraId="1154140F" w14:textId="2AD700ED" w:rsidR="00764B73" w:rsidRPr="00057E16" w:rsidRDefault="00764B73" w:rsidP="00764B73">
            <w:pPr>
              <w:rPr>
                <w:ins w:id="120" w:author="Sumeet" w:date="2026-06-03T17:18:00Z" w16du:dateUtc="2026-06-03T22:18:00Z"/>
                <w:rFonts w:ascii="Calibri" w:hAnsi="Calibri" w:cs="Calibri"/>
                <w:sz w:val="18"/>
                <w:szCs w:val="18"/>
              </w:rPr>
            </w:pPr>
            <w:ins w:id="121" w:author="Sumeet" w:date="2026-06-03T17:18:00Z" w16du:dateUtc="2026-06-03T22:18:00Z">
              <w:r w:rsidRPr="00764B73">
                <w:rPr>
                  <w:rFonts w:ascii="Calibri" w:hAnsi="Calibri" w:cs="Calibri"/>
                  <w:sz w:val="18"/>
                  <w:szCs w:val="18"/>
                </w:rPr>
                <w:t>Ownership</w:t>
              </w:r>
            </w:ins>
          </w:p>
        </w:tc>
        <w:tc>
          <w:tcPr>
            <w:tcW w:w="5184" w:type="dxa"/>
          </w:tcPr>
          <w:p w14:paraId="074FA851" w14:textId="77777777" w:rsidR="00764B73" w:rsidRPr="00764B73" w:rsidRDefault="00764B73" w:rsidP="00764B73">
            <w:pPr>
              <w:rPr>
                <w:ins w:id="122" w:author="Sumeet" w:date="2026-06-03T17:18:00Z" w16du:dateUtc="2026-06-03T22:18:00Z"/>
                <w:rFonts w:ascii="Calibri" w:hAnsi="Calibri" w:cs="Calibri"/>
                <w:sz w:val="18"/>
                <w:szCs w:val="18"/>
              </w:rPr>
            </w:pPr>
            <w:ins w:id="123" w:author="Sumeet" w:date="2026-06-03T17:18:00Z" w16du:dateUtc="2026-06-03T22:18:00Z">
              <w:r w:rsidRPr="00764B73">
                <w:rPr>
                  <w:rFonts w:ascii="Calibri" w:hAnsi="Calibri" w:cs="Calibri"/>
                  <w:sz w:val="18"/>
                  <w:szCs w:val="18"/>
                </w:rPr>
                <w:t>OwnerType, OwnerUserID, OwnerRoleCode, OwnerTeamID, OwnerDisplayName</w:t>
              </w:r>
            </w:ins>
          </w:p>
          <w:p w14:paraId="61924E60" w14:textId="77777777" w:rsidR="00764B73" w:rsidRPr="00057E16" w:rsidRDefault="00764B73">
            <w:pPr>
              <w:rPr>
                <w:ins w:id="124" w:author="Sumeet" w:date="2026-06-03T17:18:00Z" w16du:dateUtc="2026-06-03T22:18:00Z"/>
                <w:rFonts w:ascii="Calibri" w:hAnsi="Calibri" w:cs="Calibri"/>
                <w:sz w:val="18"/>
                <w:szCs w:val="18"/>
              </w:rPr>
            </w:pPr>
          </w:p>
        </w:tc>
        <w:tc>
          <w:tcPr>
            <w:tcW w:w="2592" w:type="dxa"/>
          </w:tcPr>
          <w:p w14:paraId="44D5AB4A" w14:textId="152D730D" w:rsidR="00764B73" w:rsidRPr="00057E16" w:rsidRDefault="00764B73">
            <w:pPr>
              <w:rPr>
                <w:ins w:id="125" w:author="Sumeet" w:date="2026-06-03T17:18:00Z" w16du:dateUtc="2026-06-03T22:18:00Z"/>
                <w:rFonts w:ascii="Calibri" w:hAnsi="Calibri" w:cs="Calibri"/>
                <w:sz w:val="18"/>
                <w:szCs w:val="18"/>
              </w:rPr>
            </w:pPr>
            <w:ins w:id="126" w:author="Sumeet" w:date="2026-06-03T17:18:00Z" w16du:dateUtc="2026-06-03T22:18:00Z">
              <w:r w:rsidRPr="00764B73">
                <w:rPr>
                  <w:rFonts w:ascii="Calibri" w:hAnsi="Calibri" w:cs="Calibri"/>
                  <w:sz w:val="18"/>
                  <w:szCs w:val="18"/>
                </w:rPr>
                <w:t>Source service / task creation request / authorized portal update</w:t>
              </w:r>
            </w:ins>
          </w:p>
        </w:tc>
      </w:tr>
    </w:tbl>
    <w:p w14:paraId="2D3C96A7" w14:textId="77777777" w:rsidR="00EE69A0" w:rsidRPr="00057E16" w:rsidRDefault="00EE69A0">
      <w:pPr>
        <w:rPr>
          <w:rFonts w:ascii="Calibri" w:hAnsi="Calibri" w:cs="Calibri"/>
          <w:sz w:val="18"/>
          <w:szCs w:val="18"/>
        </w:rPr>
      </w:pPr>
    </w:p>
    <w:p w14:paraId="086C4363" w14:textId="77777777" w:rsidR="00EE69A0" w:rsidRDefault="00E455F5">
      <w:pPr>
        <w:rPr>
          <w:ins w:id="127" w:author="Sumeet" w:date="2026-06-03T17:20:00Z" w16du:dateUtc="2026-06-03T22:20:00Z"/>
          <w:rFonts w:ascii="Calibri" w:hAnsi="Calibri" w:cs="Calibri"/>
          <w:sz w:val="18"/>
          <w:szCs w:val="18"/>
        </w:rPr>
      </w:pPr>
      <w:r w:rsidRPr="00057E16">
        <w:rPr>
          <w:rFonts w:ascii="Calibri" w:hAnsi="Calibri" w:cs="Calibri"/>
          <w:sz w:val="18"/>
          <w:szCs w:val="18"/>
        </w:rPr>
        <w:t>Not every runtime field is configured in UI. Runtime values are copied from Task Template, Care Plan Task Linkage, Monitoring Runtime request, source-service events, or derived by Runtime Task Service/BFF logic.</w:t>
      </w:r>
    </w:p>
    <w:p w14:paraId="702C179F" w14:textId="7216BC5D" w:rsidR="006E3B67" w:rsidRPr="00057E16" w:rsidRDefault="006E3B67">
      <w:pPr>
        <w:rPr>
          <w:rFonts w:ascii="Calibri" w:hAnsi="Calibri" w:cs="Calibri"/>
          <w:sz w:val="18"/>
          <w:szCs w:val="18"/>
        </w:rPr>
      </w:pPr>
      <w:ins w:id="128" w:author="Sumeet" w:date="2026-06-03T17:20:00Z" w16du:dateUtc="2026-06-03T22:20:00Z">
        <w:r w:rsidRPr="00840C4F">
          <w:rPr>
            <w:rFonts w:ascii="Calibri" w:hAnsi="Calibri" w:cs="Calibri"/>
            <w:sz w:val="18"/>
            <w:szCs w:val="18"/>
          </w:rPr>
          <w:lastRenderedPageBreak/>
          <w:t>StartDate controls when the task first appears in Today / To Do.</w:t>
        </w:r>
        <w:r w:rsidRPr="00840C4F">
          <w:rPr>
            <w:rFonts w:ascii="Calibri" w:hAnsi="Calibri" w:cs="Calibri"/>
            <w:sz w:val="18"/>
            <w:szCs w:val="18"/>
          </w:rPr>
          <w:br/>
          <w:t>DueDate controls when the task is expected to be completed.</w:t>
        </w:r>
      </w:ins>
    </w:p>
    <w:p w14:paraId="3C61E1B7" w14:textId="7BDDD721"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Task State History</w:t>
      </w:r>
    </w:p>
    <w:p w14:paraId="0D0BFB5D" w14:textId="77777777" w:rsidR="009A72D1" w:rsidRPr="009A72D1" w:rsidRDefault="009A72D1" w:rsidP="009A72D1"/>
    <w:tbl>
      <w:tblPr>
        <w:tblStyle w:val="TableGrid"/>
        <w:tblW w:w="0" w:type="auto"/>
        <w:jc w:val="center"/>
        <w:tblLook w:val="04A0" w:firstRow="1" w:lastRow="0" w:firstColumn="1" w:lastColumn="0" w:noHBand="0" w:noVBand="1"/>
      </w:tblPr>
      <w:tblGrid>
        <w:gridCol w:w="3168"/>
        <w:gridCol w:w="7200"/>
      </w:tblGrid>
      <w:tr w:rsidR="00EE69A0" w:rsidRPr="00057E16" w14:paraId="7CA33940" w14:textId="77777777">
        <w:trPr>
          <w:jc w:val="center"/>
        </w:trPr>
        <w:tc>
          <w:tcPr>
            <w:tcW w:w="3168" w:type="dxa"/>
            <w:shd w:val="clear" w:color="auto" w:fill="D9EAF7"/>
            <w:vAlign w:val="center"/>
          </w:tcPr>
          <w:p w14:paraId="121CFE87" w14:textId="77777777" w:rsidR="00EE69A0" w:rsidRPr="00057E16" w:rsidRDefault="00E455F5">
            <w:pPr>
              <w:rPr>
                <w:rFonts w:ascii="Calibri" w:hAnsi="Calibri" w:cs="Calibri"/>
                <w:sz w:val="18"/>
                <w:szCs w:val="18"/>
              </w:rPr>
            </w:pPr>
            <w:r w:rsidRPr="00057E16">
              <w:rPr>
                <w:rFonts w:ascii="Calibri" w:hAnsi="Calibri" w:cs="Calibri"/>
                <w:b/>
                <w:sz w:val="18"/>
                <w:szCs w:val="18"/>
              </w:rPr>
              <w:t>Field</w:t>
            </w:r>
          </w:p>
        </w:tc>
        <w:tc>
          <w:tcPr>
            <w:tcW w:w="7200" w:type="dxa"/>
            <w:shd w:val="clear" w:color="auto" w:fill="D9EAF7"/>
            <w:vAlign w:val="center"/>
          </w:tcPr>
          <w:p w14:paraId="7D5D3ABC" w14:textId="77777777" w:rsidR="00EE69A0" w:rsidRPr="00057E16" w:rsidRDefault="00E455F5">
            <w:pPr>
              <w:rPr>
                <w:rFonts w:ascii="Calibri" w:hAnsi="Calibri" w:cs="Calibri"/>
                <w:sz w:val="18"/>
                <w:szCs w:val="18"/>
              </w:rPr>
            </w:pPr>
            <w:r w:rsidRPr="00057E16">
              <w:rPr>
                <w:rFonts w:ascii="Calibri" w:hAnsi="Calibri" w:cs="Calibri"/>
                <w:b/>
                <w:sz w:val="18"/>
                <w:szCs w:val="18"/>
              </w:rPr>
              <w:t>Requirement</w:t>
            </w:r>
          </w:p>
        </w:tc>
      </w:tr>
      <w:tr w:rsidR="00EE69A0" w:rsidRPr="00057E16" w14:paraId="591CCFAB" w14:textId="77777777">
        <w:trPr>
          <w:jc w:val="center"/>
        </w:trPr>
        <w:tc>
          <w:tcPr>
            <w:tcW w:w="3168" w:type="dxa"/>
          </w:tcPr>
          <w:p w14:paraId="1CD84F4D" w14:textId="77777777" w:rsidR="00EE69A0" w:rsidRPr="00057E16" w:rsidRDefault="00E455F5">
            <w:pPr>
              <w:rPr>
                <w:rFonts w:ascii="Calibri" w:hAnsi="Calibri" w:cs="Calibri"/>
                <w:sz w:val="18"/>
                <w:szCs w:val="18"/>
              </w:rPr>
            </w:pPr>
            <w:r w:rsidRPr="00057E16">
              <w:rPr>
                <w:rFonts w:ascii="Calibri" w:hAnsi="Calibri" w:cs="Calibri"/>
                <w:sz w:val="18"/>
                <w:szCs w:val="18"/>
              </w:rPr>
              <w:t>TaskStateHistoryID</w:t>
            </w:r>
          </w:p>
        </w:tc>
        <w:tc>
          <w:tcPr>
            <w:tcW w:w="7200" w:type="dxa"/>
          </w:tcPr>
          <w:p w14:paraId="31670AF9" w14:textId="77777777" w:rsidR="00EE69A0" w:rsidRPr="00057E16" w:rsidRDefault="00E455F5">
            <w:pPr>
              <w:rPr>
                <w:rFonts w:ascii="Calibri" w:hAnsi="Calibri" w:cs="Calibri"/>
                <w:sz w:val="18"/>
                <w:szCs w:val="18"/>
              </w:rPr>
            </w:pPr>
            <w:r w:rsidRPr="00057E16">
              <w:rPr>
                <w:rFonts w:ascii="Calibri" w:hAnsi="Calibri" w:cs="Calibri"/>
                <w:sz w:val="18"/>
                <w:szCs w:val="18"/>
              </w:rPr>
              <w:t>Unique history record.</w:t>
            </w:r>
          </w:p>
        </w:tc>
      </w:tr>
      <w:tr w:rsidR="00EE69A0" w:rsidRPr="00057E16" w14:paraId="1A66B236" w14:textId="77777777">
        <w:trPr>
          <w:jc w:val="center"/>
        </w:trPr>
        <w:tc>
          <w:tcPr>
            <w:tcW w:w="3168" w:type="dxa"/>
          </w:tcPr>
          <w:p w14:paraId="4157AB76" w14:textId="77777777" w:rsidR="00EE69A0" w:rsidRPr="00057E16" w:rsidRDefault="00E455F5">
            <w:pPr>
              <w:rPr>
                <w:rFonts w:ascii="Calibri" w:hAnsi="Calibri" w:cs="Calibri"/>
                <w:sz w:val="18"/>
                <w:szCs w:val="18"/>
              </w:rPr>
            </w:pPr>
            <w:r w:rsidRPr="00057E16">
              <w:rPr>
                <w:rFonts w:ascii="Calibri" w:hAnsi="Calibri" w:cs="Calibri"/>
                <w:sz w:val="18"/>
                <w:szCs w:val="18"/>
              </w:rPr>
              <w:t>RuntimeTaskInstanceID</w:t>
            </w:r>
          </w:p>
        </w:tc>
        <w:tc>
          <w:tcPr>
            <w:tcW w:w="7200" w:type="dxa"/>
          </w:tcPr>
          <w:p w14:paraId="5B59ADA0" w14:textId="77777777" w:rsidR="00EE69A0" w:rsidRPr="00057E16" w:rsidRDefault="00E455F5">
            <w:pPr>
              <w:rPr>
                <w:rFonts w:ascii="Calibri" w:hAnsi="Calibri" w:cs="Calibri"/>
                <w:sz w:val="18"/>
                <w:szCs w:val="18"/>
              </w:rPr>
            </w:pPr>
            <w:r w:rsidRPr="00057E16">
              <w:rPr>
                <w:rFonts w:ascii="Calibri" w:hAnsi="Calibri" w:cs="Calibri"/>
                <w:sz w:val="18"/>
                <w:szCs w:val="18"/>
              </w:rPr>
              <w:t>Parent runtime task.</w:t>
            </w:r>
          </w:p>
        </w:tc>
      </w:tr>
      <w:tr w:rsidR="00EE69A0" w:rsidRPr="00057E16" w14:paraId="1BC282B2" w14:textId="77777777">
        <w:trPr>
          <w:jc w:val="center"/>
        </w:trPr>
        <w:tc>
          <w:tcPr>
            <w:tcW w:w="3168" w:type="dxa"/>
          </w:tcPr>
          <w:p w14:paraId="70CF8859" w14:textId="77777777" w:rsidR="00EE69A0" w:rsidRPr="00057E16" w:rsidRDefault="00E455F5">
            <w:pPr>
              <w:rPr>
                <w:rFonts w:ascii="Calibri" w:hAnsi="Calibri" w:cs="Calibri"/>
                <w:sz w:val="18"/>
                <w:szCs w:val="18"/>
              </w:rPr>
            </w:pPr>
            <w:r w:rsidRPr="00057E16">
              <w:rPr>
                <w:rFonts w:ascii="Calibri" w:hAnsi="Calibri" w:cs="Calibri"/>
                <w:sz w:val="18"/>
                <w:szCs w:val="18"/>
              </w:rPr>
              <w:t>FromState</w:t>
            </w:r>
          </w:p>
        </w:tc>
        <w:tc>
          <w:tcPr>
            <w:tcW w:w="7200" w:type="dxa"/>
          </w:tcPr>
          <w:p w14:paraId="64AEAA27" w14:textId="77777777" w:rsidR="00EE69A0" w:rsidRPr="00057E16" w:rsidRDefault="00E455F5">
            <w:pPr>
              <w:rPr>
                <w:rFonts w:ascii="Calibri" w:hAnsi="Calibri" w:cs="Calibri"/>
                <w:sz w:val="18"/>
                <w:szCs w:val="18"/>
              </w:rPr>
            </w:pPr>
            <w:r w:rsidRPr="00057E16">
              <w:rPr>
                <w:rFonts w:ascii="Calibri" w:hAnsi="Calibri" w:cs="Calibri"/>
                <w:sz w:val="18"/>
                <w:szCs w:val="18"/>
              </w:rPr>
              <w:t>Previous state, where applicable.</w:t>
            </w:r>
          </w:p>
        </w:tc>
      </w:tr>
      <w:tr w:rsidR="00EE69A0" w:rsidRPr="00057E16" w14:paraId="07AE7763" w14:textId="77777777">
        <w:trPr>
          <w:jc w:val="center"/>
        </w:trPr>
        <w:tc>
          <w:tcPr>
            <w:tcW w:w="3168" w:type="dxa"/>
          </w:tcPr>
          <w:p w14:paraId="101CA90E" w14:textId="77777777" w:rsidR="00EE69A0" w:rsidRPr="00057E16" w:rsidRDefault="00E455F5">
            <w:pPr>
              <w:rPr>
                <w:rFonts w:ascii="Calibri" w:hAnsi="Calibri" w:cs="Calibri"/>
                <w:sz w:val="18"/>
                <w:szCs w:val="18"/>
              </w:rPr>
            </w:pPr>
            <w:r w:rsidRPr="00057E16">
              <w:rPr>
                <w:rFonts w:ascii="Calibri" w:hAnsi="Calibri" w:cs="Calibri"/>
                <w:sz w:val="18"/>
                <w:szCs w:val="18"/>
              </w:rPr>
              <w:t>ToState</w:t>
            </w:r>
          </w:p>
        </w:tc>
        <w:tc>
          <w:tcPr>
            <w:tcW w:w="7200" w:type="dxa"/>
          </w:tcPr>
          <w:p w14:paraId="368E2F04" w14:textId="77777777" w:rsidR="00EE69A0" w:rsidRPr="00057E16" w:rsidRDefault="00E455F5">
            <w:pPr>
              <w:rPr>
                <w:rFonts w:ascii="Calibri" w:hAnsi="Calibri" w:cs="Calibri"/>
                <w:sz w:val="18"/>
                <w:szCs w:val="18"/>
              </w:rPr>
            </w:pPr>
            <w:r w:rsidRPr="00057E16">
              <w:rPr>
                <w:rFonts w:ascii="Calibri" w:hAnsi="Calibri" w:cs="Calibri"/>
                <w:sz w:val="18"/>
                <w:szCs w:val="18"/>
              </w:rPr>
              <w:t>New state.</w:t>
            </w:r>
          </w:p>
        </w:tc>
      </w:tr>
      <w:tr w:rsidR="00EE69A0" w:rsidRPr="00057E16" w14:paraId="78FF1AB6" w14:textId="77777777">
        <w:trPr>
          <w:jc w:val="center"/>
        </w:trPr>
        <w:tc>
          <w:tcPr>
            <w:tcW w:w="3168" w:type="dxa"/>
          </w:tcPr>
          <w:p w14:paraId="4B26B6A7" w14:textId="77777777" w:rsidR="00EE69A0" w:rsidRPr="00057E16" w:rsidRDefault="00E455F5">
            <w:pPr>
              <w:rPr>
                <w:rFonts w:ascii="Calibri" w:hAnsi="Calibri" w:cs="Calibri"/>
                <w:sz w:val="18"/>
                <w:szCs w:val="18"/>
              </w:rPr>
            </w:pPr>
            <w:r w:rsidRPr="00057E16">
              <w:rPr>
                <w:rFonts w:ascii="Calibri" w:hAnsi="Calibri" w:cs="Calibri"/>
                <w:sz w:val="18"/>
                <w:szCs w:val="18"/>
              </w:rPr>
              <w:t>TransitionAt</w:t>
            </w:r>
          </w:p>
        </w:tc>
        <w:tc>
          <w:tcPr>
            <w:tcW w:w="7200" w:type="dxa"/>
          </w:tcPr>
          <w:p w14:paraId="273A0C85" w14:textId="77777777" w:rsidR="00EE69A0" w:rsidRPr="00057E16" w:rsidRDefault="00E455F5">
            <w:pPr>
              <w:rPr>
                <w:rFonts w:ascii="Calibri" w:hAnsi="Calibri" w:cs="Calibri"/>
                <w:sz w:val="18"/>
                <w:szCs w:val="18"/>
              </w:rPr>
            </w:pPr>
            <w:r w:rsidRPr="00057E16">
              <w:rPr>
                <w:rFonts w:ascii="Calibri" w:hAnsi="Calibri" w:cs="Calibri"/>
                <w:sz w:val="18"/>
                <w:szCs w:val="18"/>
              </w:rPr>
              <w:t>Timestamp of transition.</w:t>
            </w:r>
          </w:p>
        </w:tc>
      </w:tr>
      <w:tr w:rsidR="00EE69A0" w:rsidRPr="00057E16" w14:paraId="14D0B6E9" w14:textId="77777777">
        <w:trPr>
          <w:jc w:val="center"/>
        </w:trPr>
        <w:tc>
          <w:tcPr>
            <w:tcW w:w="3168" w:type="dxa"/>
          </w:tcPr>
          <w:p w14:paraId="6DB0B47F" w14:textId="77777777" w:rsidR="00EE69A0" w:rsidRPr="00057E16" w:rsidRDefault="00E455F5">
            <w:pPr>
              <w:rPr>
                <w:rFonts w:ascii="Calibri" w:hAnsi="Calibri" w:cs="Calibri"/>
                <w:sz w:val="18"/>
                <w:szCs w:val="18"/>
              </w:rPr>
            </w:pPr>
            <w:r w:rsidRPr="00057E16">
              <w:rPr>
                <w:rFonts w:ascii="Calibri" w:hAnsi="Calibri" w:cs="Calibri"/>
                <w:sz w:val="18"/>
                <w:szCs w:val="18"/>
              </w:rPr>
              <w:t>TransitionBy</w:t>
            </w:r>
          </w:p>
        </w:tc>
        <w:tc>
          <w:tcPr>
            <w:tcW w:w="7200" w:type="dxa"/>
          </w:tcPr>
          <w:p w14:paraId="2F095A0F" w14:textId="77777777" w:rsidR="00EE69A0" w:rsidRPr="00057E16" w:rsidRDefault="00E455F5">
            <w:pPr>
              <w:rPr>
                <w:rFonts w:ascii="Calibri" w:hAnsi="Calibri" w:cs="Calibri"/>
                <w:sz w:val="18"/>
                <w:szCs w:val="18"/>
              </w:rPr>
            </w:pPr>
            <w:r w:rsidRPr="00057E16">
              <w:rPr>
                <w:rFonts w:ascii="Calibri" w:hAnsi="Calibri" w:cs="Calibri"/>
                <w:sz w:val="18"/>
                <w:szCs w:val="18"/>
              </w:rPr>
              <w:t>User/system actor.</w:t>
            </w:r>
          </w:p>
        </w:tc>
      </w:tr>
      <w:tr w:rsidR="00EE69A0" w:rsidRPr="00057E16" w14:paraId="61FBCCE4" w14:textId="77777777">
        <w:trPr>
          <w:jc w:val="center"/>
        </w:trPr>
        <w:tc>
          <w:tcPr>
            <w:tcW w:w="3168" w:type="dxa"/>
          </w:tcPr>
          <w:p w14:paraId="2605CABC" w14:textId="77777777" w:rsidR="00EE69A0" w:rsidRPr="00057E16" w:rsidRDefault="00E455F5">
            <w:pPr>
              <w:rPr>
                <w:rFonts w:ascii="Calibri" w:hAnsi="Calibri" w:cs="Calibri"/>
                <w:sz w:val="18"/>
                <w:szCs w:val="18"/>
              </w:rPr>
            </w:pPr>
            <w:r w:rsidRPr="00057E16">
              <w:rPr>
                <w:rFonts w:ascii="Calibri" w:hAnsi="Calibri" w:cs="Calibri"/>
                <w:sz w:val="18"/>
                <w:szCs w:val="18"/>
              </w:rPr>
              <w:t>TransitionSource</w:t>
            </w:r>
          </w:p>
        </w:tc>
        <w:tc>
          <w:tcPr>
            <w:tcW w:w="7200" w:type="dxa"/>
          </w:tcPr>
          <w:p w14:paraId="473F49B7" w14:textId="77777777" w:rsidR="00EE69A0" w:rsidRPr="00057E16" w:rsidRDefault="00E455F5">
            <w:pPr>
              <w:rPr>
                <w:rFonts w:ascii="Calibri" w:hAnsi="Calibri" w:cs="Calibri"/>
                <w:sz w:val="18"/>
                <w:szCs w:val="18"/>
              </w:rPr>
            </w:pPr>
            <w:r w:rsidRPr="00057E16">
              <w:rPr>
                <w:rFonts w:ascii="Calibri" w:hAnsi="Calibri" w:cs="Calibri"/>
                <w:sz w:val="18"/>
                <w:szCs w:val="18"/>
              </w:rPr>
              <w:t>Manual, Scheduler, SourceEvent, System.</w:t>
            </w:r>
          </w:p>
        </w:tc>
      </w:tr>
      <w:tr w:rsidR="00EE69A0" w:rsidRPr="00057E16" w14:paraId="28C8D876" w14:textId="77777777">
        <w:trPr>
          <w:jc w:val="center"/>
        </w:trPr>
        <w:tc>
          <w:tcPr>
            <w:tcW w:w="3168" w:type="dxa"/>
          </w:tcPr>
          <w:p w14:paraId="13F037C0" w14:textId="77777777" w:rsidR="00EE69A0" w:rsidRPr="00057E16" w:rsidRDefault="00E455F5">
            <w:pPr>
              <w:rPr>
                <w:rFonts w:ascii="Calibri" w:hAnsi="Calibri" w:cs="Calibri"/>
                <w:sz w:val="18"/>
                <w:szCs w:val="18"/>
              </w:rPr>
            </w:pPr>
            <w:r w:rsidRPr="00057E16">
              <w:rPr>
                <w:rFonts w:ascii="Calibri" w:hAnsi="Calibri" w:cs="Calibri"/>
                <w:sz w:val="18"/>
                <w:szCs w:val="18"/>
              </w:rPr>
              <w:t>TransitionReason</w:t>
            </w:r>
          </w:p>
        </w:tc>
        <w:tc>
          <w:tcPr>
            <w:tcW w:w="7200" w:type="dxa"/>
          </w:tcPr>
          <w:p w14:paraId="019769F7" w14:textId="77777777" w:rsidR="00EE69A0" w:rsidRPr="00057E16" w:rsidRDefault="00E455F5">
            <w:pPr>
              <w:rPr>
                <w:rFonts w:ascii="Calibri" w:hAnsi="Calibri" w:cs="Calibri"/>
                <w:sz w:val="18"/>
                <w:szCs w:val="18"/>
              </w:rPr>
            </w:pPr>
            <w:r w:rsidRPr="00057E16">
              <w:rPr>
                <w:rFonts w:ascii="Calibri" w:hAnsi="Calibri" w:cs="Calibri"/>
                <w:sz w:val="18"/>
                <w:szCs w:val="18"/>
              </w:rPr>
              <w:t>Reason/comment where applicable.</w:t>
            </w:r>
          </w:p>
        </w:tc>
      </w:tr>
      <w:tr w:rsidR="00EE69A0" w:rsidRPr="00057E16" w14:paraId="66A382AE" w14:textId="77777777">
        <w:trPr>
          <w:jc w:val="center"/>
        </w:trPr>
        <w:tc>
          <w:tcPr>
            <w:tcW w:w="3168" w:type="dxa"/>
          </w:tcPr>
          <w:p w14:paraId="3C24F565" w14:textId="77777777" w:rsidR="00EE69A0" w:rsidRPr="00057E16" w:rsidRDefault="00E455F5">
            <w:pPr>
              <w:rPr>
                <w:rFonts w:ascii="Calibri" w:hAnsi="Calibri" w:cs="Calibri"/>
                <w:sz w:val="18"/>
                <w:szCs w:val="18"/>
              </w:rPr>
            </w:pPr>
            <w:r w:rsidRPr="00057E16">
              <w:rPr>
                <w:rFonts w:ascii="Calibri" w:hAnsi="Calibri" w:cs="Calibri"/>
                <w:sz w:val="18"/>
                <w:szCs w:val="18"/>
              </w:rPr>
              <w:t>SourceEventID</w:t>
            </w:r>
          </w:p>
        </w:tc>
        <w:tc>
          <w:tcPr>
            <w:tcW w:w="7200" w:type="dxa"/>
          </w:tcPr>
          <w:p w14:paraId="70E6F074" w14:textId="77777777" w:rsidR="00EE69A0" w:rsidRPr="00057E16" w:rsidRDefault="00E455F5">
            <w:pPr>
              <w:rPr>
                <w:rFonts w:ascii="Calibri" w:hAnsi="Calibri" w:cs="Calibri"/>
                <w:sz w:val="18"/>
                <w:szCs w:val="18"/>
              </w:rPr>
            </w:pPr>
            <w:r w:rsidRPr="00057E16">
              <w:rPr>
                <w:rFonts w:ascii="Calibri" w:hAnsi="Calibri" w:cs="Calibri"/>
                <w:sz w:val="18"/>
                <w:szCs w:val="18"/>
              </w:rPr>
              <w:t>Event that caused transition, where applicable.</w:t>
            </w:r>
          </w:p>
        </w:tc>
      </w:tr>
    </w:tbl>
    <w:p w14:paraId="29D946AC" w14:textId="77777777" w:rsidR="00EE69A0" w:rsidRDefault="00EE69A0">
      <w:pPr>
        <w:rPr>
          <w:ins w:id="129" w:author="Sumeet" w:date="2026-06-03T17:10:00Z" w16du:dateUtc="2026-06-03T22:10:00Z"/>
          <w:rFonts w:ascii="Calibri" w:hAnsi="Calibri" w:cs="Calibri"/>
          <w:sz w:val="18"/>
          <w:szCs w:val="18"/>
        </w:rPr>
      </w:pPr>
    </w:p>
    <w:p w14:paraId="6F35728D" w14:textId="77777777" w:rsidR="00DA236F" w:rsidRPr="00DA236F" w:rsidRDefault="00DA236F" w:rsidP="00DA236F">
      <w:pPr>
        <w:rPr>
          <w:ins w:id="130" w:author="Sumeet" w:date="2026-06-03T17:10:00Z" w16du:dateUtc="2026-06-03T22:10:00Z"/>
          <w:rFonts w:ascii="Calibri" w:hAnsi="Calibri" w:cs="Calibri"/>
          <w:sz w:val="18"/>
          <w:szCs w:val="18"/>
        </w:rPr>
      </w:pPr>
      <w:ins w:id="131" w:author="Sumeet" w:date="2026-06-03T17:10:00Z" w16du:dateUtc="2026-06-03T22:10:00Z">
        <w:r w:rsidRPr="00DA236F">
          <w:rPr>
            <w:rFonts w:ascii="Calibri" w:hAnsi="Calibri" w:cs="Calibri"/>
            <w:sz w:val="18"/>
            <w:szCs w:val="18"/>
          </w:rPr>
          <w:t>Task history/audit shall include reminder setting changes, reminder registration/cancellation requests, task state changes, ownership changes, completion, dismissal, cancellation, and missed-task transitions.</w:t>
        </w:r>
      </w:ins>
    </w:p>
    <w:p w14:paraId="707884D4" w14:textId="77777777" w:rsidR="00DA236F" w:rsidRPr="00DA236F" w:rsidRDefault="00DA236F" w:rsidP="00DA236F">
      <w:pPr>
        <w:rPr>
          <w:ins w:id="132" w:author="Sumeet" w:date="2026-06-03T17:10:00Z" w16du:dateUtc="2026-06-03T22:10:00Z"/>
          <w:rFonts w:ascii="Calibri" w:hAnsi="Calibri" w:cs="Calibri"/>
          <w:sz w:val="18"/>
          <w:szCs w:val="18"/>
        </w:rPr>
      </w:pPr>
    </w:p>
    <w:p w14:paraId="12871E01" w14:textId="5A8CB1B9" w:rsidR="00DA236F" w:rsidRPr="00057E16" w:rsidRDefault="00DA236F" w:rsidP="00DA236F">
      <w:pPr>
        <w:rPr>
          <w:rFonts w:ascii="Calibri" w:hAnsi="Calibri" w:cs="Calibri"/>
          <w:sz w:val="18"/>
          <w:szCs w:val="18"/>
        </w:rPr>
      </w:pPr>
      <w:ins w:id="133" w:author="Sumeet" w:date="2026-06-03T17:10:00Z" w16du:dateUtc="2026-06-03T22:10:00Z">
        <w:r w:rsidRPr="00DA236F">
          <w:rPr>
            <w:rFonts w:ascii="Calibri" w:hAnsi="Calibri" w:cs="Calibri"/>
            <w:sz w:val="18"/>
            <w:szCs w:val="18"/>
          </w:rPr>
          <w:t>Reminder audit logs are retained for compliance, troubleshooting, and operational traceability. They are not required to be shown in normal task detail UI.</w:t>
        </w:r>
      </w:ins>
    </w:p>
    <w:p w14:paraId="0F78F8D3" w14:textId="4C11E2CF"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Reminder Record</w:t>
      </w:r>
    </w:p>
    <w:p w14:paraId="097580E0" w14:textId="77777777" w:rsidR="009A72D1" w:rsidRPr="009A72D1" w:rsidRDefault="009A72D1" w:rsidP="009A72D1"/>
    <w:tbl>
      <w:tblPr>
        <w:tblStyle w:val="TableGrid"/>
        <w:tblW w:w="0" w:type="auto"/>
        <w:jc w:val="center"/>
        <w:tblLook w:val="04A0" w:firstRow="1" w:lastRow="0" w:firstColumn="1" w:lastColumn="0" w:noHBand="0" w:noVBand="1"/>
      </w:tblPr>
      <w:tblGrid>
        <w:gridCol w:w="3168"/>
        <w:gridCol w:w="7200"/>
      </w:tblGrid>
      <w:tr w:rsidR="00EE69A0" w:rsidRPr="00057E16" w14:paraId="36967107" w14:textId="77777777">
        <w:trPr>
          <w:jc w:val="center"/>
        </w:trPr>
        <w:tc>
          <w:tcPr>
            <w:tcW w:w="3168" w:type="dxa"/>
            <w:shd w:val="clear" w:color="auto" w:fill="D9EAF7"/>
            <w:vAlign w:val="center"/>
          </w:tcPr>
          <w:p w14:paraId="2EEE5CF1" w14:textId="77777777" w:rsidR="00EE69A0" w:rsidRPr="00057E16" w:rsidRDefault="00E455F5">
            <w:pPr>
              <w:rPr>
                <w:rFonts w:ascii="Calibri" w:hAnsi="Calibri" w:cs="Calibri"/>
                <w:sz w:val="18"/>
                <w:szCs w:val="18"/>
              </w:rPr>
            </w:pPr>
            <w:r w:rsidRPr="00057E16">
              <w:rPr>
                <w:rFonts w:ascii="Calibri" w:hAnsi="Calibri" w:cs="Calibri"/>
                <w:b/>
                <w:sz w:val="18"/>
                <w:szCs w:val="18"/>
              </w:rPr>
              <w:t>Field</w:t>
            </w:r>
          </w:p>
        </w:tc>
        <w:tc>
          <w:tcPr>
            <w:tcW w:w="7200" w:type="dxa"/>
            <w:shd w:val="clear" w:color="auto" w:fill="D9EAF7"/>
            <w:vAlign w:val="center"/>
          </w:tcPr>
          <w:p w14:paraId="09705C6D" w14:textId="77777777" w:rsidR="00EE69A0" w:rsidRPr="00057E16" w:rsidRDefault="00E455F5">
            <w:pPr>
              <w:rPr>
                <w:rFonts w:ascii="Calibri" w:hAnsi="Calibri" w:cs="Calibri"/>
                <w:sz w:val="18"/>
                <w:szCs w:val="18"/>
              </w:rPr>
            </w:pPr>
            <w:r w:rsidRPr="00057E16">
              <w:rPr>
                <w:rFonts w:ascii="Calibri" w:hAnsi="Calibri" w:cs="Calibri"/>
                <w:b/>
                <w:sz w:val="18"/>
                <w:szCs w:val="18"/>
              </w:rPr>
              <w:t>Requirement</w:t>
            </w:r>
          </w:p>
        </w:tc>
      </w:tr>
      <w:tr w:rsidR="00EE69A0" w:rsidRPr="00057E16" w14:paraId="23247206" w14:textId="77777777">
        <w:trPr>
          <w:jc w:val="center"/>
        </w:trPr>
        <w:tc>
          <w:tcPr>
            <w:tcW w:w="3168" w:type="dxa"/>
          </w:tcPr>
          <w:p w14:paraId="447AF28F" w14:textId="77777777" w:rsidR="00EE69A0" w:rsidRPr="00057E16" w:rsidRDefault="00E455F5">
            <w:pPr>
              <w:rPr>
                <w:rFonts w:ascii="Calibri" w:hAnsi="Calibri" w:cs="Calibri"/>
                <w:sz w:val="18"/>
                <w:szCs w:val="18"/>
              </w:rPr>
            </w:pPr>
            <w:r w:rsidRPr="00057E16">
              <w:rPr>
                <w:rFonts w:ascii="Calibri" w:hAnsi="Calibri" w:cs="Calibri"/>
                <w:sz w:val="18"/>
                <w:szCs w:val="18"/>
              </w:rPr>
              <w:t>ReminderRecordID</w:t>
            </w:r>
          </w:p>
        </w:tc>
        <w:tc>
          <w:tcPr>
            <w:tcW w:w="7200" w:type="dxa"/>
          </w:tcPr>
          <w:p w14:paraId="3BB829B2" w14:textId="77777777" w:rsidR="00EE69A0" w:rsidRPr="00057E16" w:rsidRDefault="00E455F5">
            <w:pPr>
              <w:rPr>
                <w:rFonts w:ascii="Calibri" w:hAnsi="Calibri" w:cs="Calibri"/>
                <w:sz w:val="18"/>
                <w:szCs w:val="18"/>
              </w:rPr>
            </w:pPr>
            <w:r w:rsidRPr="00057E16">
              <w:rPr>
                <w:rFonts w:ascii="Calibri" w:hAnsi="Calibri" w:cs="Calibri"/>
                <w:sz w:val="18"/>
                <w:szCs w:val="18"/>
              </w:rPr>
              <w:t>Unique reminder record.</w:t>
            </w:r>
          </w:p>
        </w:tc>
      </w:tr>
      <w:tr w:rsidR="00EE69A0" w:rsidRPr="00057E16" w14:paraId="40225EC3" w14:textId="77777777">
        <w:trPr>
          <w:jc w:val="center"/>
        </w:trPr>
        <w:tc>
          <w:tcPr>
            <w:tcW w:w="3168" w:type="dxa"/>
          </w:tcPr>
          <w:p w14:paraId="48371A49" w14:textId="77777777" w:rsidR="00EE69A0" w:rsidRPr="00057E16" w:rsidRDefault="00E455F5">
            <w:pPr>
              <w:rPr>
                <w:rFonts w:ascii="Calibri" w:hAnsi="Calibri" w:cs="Calibri"/>
                <w:sz w:val="18"/>
                <w:szCs w:val="18"/>
              </w:rPr>
            </w:pPr>
            <w:r w:rsidRPr="00057E16">
              <w:rPr>
                <w:rFonts w:ascii="Calibri" w:hAnsi="Calibri" w:cs="Calibri"/>
                <w:sz w:val="18"/>
                <w:szCs w:val="18"/>
              </w:rPr>
              <w:t>RuntimeTaskInstanceID</w:t>
            </w:r>
          </w:p>
        </w:tc>
        <w:tc>
          <w:tcPr>
            <w:tcW w:w="7200" w:type="dxa"/>
          </w:tcPr>
          <w:p w14:paraId="04F82EA7" w14:textId="77777777" w:rsidR="00EE69A0" w:rsidRPr="00057E16" w:rsidRDefault="00E455F5">
            <w:pPr>
              <w:rPr>
                <w:rFonts w:ascii="Calibri" w:hAnsi="Calibri" w:cs="Calibri"/>
                <w:sz w:val="18"/>
                <w:szCs w:val="18"/>
              </w:rPr>
            </w:pPr>
            <w:r w:rsidRPr="00057E16">
              <w:rPr>
                <w:rFonts w:ascii="Calibri" w:hAnsi="Calibri" w:cs="Calibri"/>
                <w:sz w:val="18"/>
                <w:szCs w:val="18"/>
              </w:rPr>
              <w:t>Parent runtime task.</w:t>
            </w:r>
          </w:p>
        </w:tc>
      </w:tr>
      <w:tr w:rsidR="00EE69A0" w:rsidRPr="00057E16" w14:paraId="2BCCA549" w14:textId="77777777">
        <w:trPr>
          <w:jc w:val="center"/>
        </w:trPr>
        <w:tc>
          <w:tcPr>
            <w:tcW w:w="3168" w:type="dxa"/>
          </w:tcPr>
          <w:p w14:paraId="019A2B1F" w14:textId="77777777" w:rsidR="00EE69A0" w:rsidRPr="00057E16" w:rsidRDefault="00E455F5">
            <w:pPr>
              <w:rPr>
                <w:rFonts w:ascii="Calibri" w:hAnsi="Calibri" w:cs="Calibri"/>
                <w:sz w:val="18"/>
                <w:szCs w:val="18"/>
              </w:rPr>
            </w:pPr>
            <w:r w:rsidRPr="00057E16">
              <w:rPr>
                <w:rFonts w:ascii="Calibri" w:hAnsi="Calibri" w:cs="Calibri"/>
                <w:sz w:val="18"/>
                <w:szCs w:val="18"/>
              </w:rPr>
              <w:t>ScheduledReminderAt</w:t>
            </w:r>
          </w:p>
        </w:tc>
        <w:tc>
          <w:tcPr>
            <w:tcW w:w="7200" w:type="dxa"/>
          </w:tcPr>
          <w:p w14:paraId="1274F44B" w14:textId="77777777" w:rsidR="00EE69A0" w:rsidRPr="00057E16" w:rsidRDefault="00E455F5">
            <w:pPr>
              <w:rPr>
                <w:rFonts w:ascii="Calibri" w:hAnsi="Calibri" w:cs="Calibri"/>
                <w:sz w:val="18"/>
                <w:szCs w:val="18"/>
              </w:rPr>
            </w:pPr>
            <w:r w:rsidRPr="00057E16">
              <w:rPr>
                <w:rFonts w:ascii="Calibri" w:hAnsi="Calibri" w:cs="Calibri"/>
                <w:sz w:val="18"/>
                <w:szCs w:val="18"/>
              </w:rPr>
              <w:t>Planned reminder time.</w:t>
            </w:r>
          </w:p>
        </w:tc>
      </w:tr>
      <w:tr w:rsidR="00EE69A0" w:rsidRPr="00057E16" w14:paraId="3DF16648" w14:textId="77777777">
        <w:trPr>
          <w:jc w:val="center"/>
        </w:trPr>
        <w:tc>
          <w:tcPr>
            <w:tcW w:w="3168" w:type="dxa"/>
          </w:tcPr>
          <w:p w14:paraId="64ED9DCC" w14:textId="77777777" w:rsidR="00EE69A0" w:rsidRPr="00057E16" w:rsidRDefault="00E455F5">
            <w:pPr>
              <w:rPr>
                <w:rFonts w:ascii="Calibri" w:hAnsi="Calibri" w:cs="Calibri"/>
                <w:sz w:val="18"/>
                <w:szCs w:val="18"/>
              </w:rPr>
            </w:pPr>
            <w:r w:rsidRPr="00057E16">
              <w:rPr>
                <w:rFonts w:ascii="Calibri" w:hAnsi="Calibri" w:cs="Calibri"/>
                <w:sz w:val="18"/>
                <w:szCs w:val="18"/>
              </w:rPr>
              <w:t>ReminderChannel</w:t>
            </w:r>
          </w:p>
        </w:tc>
        <w:tc>
          <w:tcPr>
            <w:tcW w:w="7200" w:type="dxa"/>
          </w:tcPr>
          <w:p w14:paraId="0ACB8D1E" w14:textId="77777777" w:rsidR="00EE69A0" w:rsidRPr="00057E16" w:rsidRDefault="00E455F5">
            <w:pPr>
              <w:rPr>
                <w:rFonts w:ascii="Calibri" w:hAnsi="Calibri" w:cs="Calibri"/>
                <w:sz w:val="18"/>
                <w:szCs w:val="18"/>
              </w:rPr>
            </w:pPr>
            <w:r w:rsidRPr="00057E16">
              <w:rPr>
                <w:rFonts w:ascii="Calibri" w:hAnsi="Calibri" w:cs="Calibri"/>
                <w:sz w:val="18"/>
                <w:szCs w:val="18"/>
              </w:rPr>
              <w:t>Push / SMS / Email / InApp or supported channel.</w:t>
            </w:r>
          </w:p>
        </w:tc>
      </w:tr>
      <w:tr w:rsidR="00EE69A0" w:rsidRPr="00057E16" w14:paraId="47A206C3" w14:textId="77777777">
        <w:trPr>
          <w:jc w:val="center"/>
        </w:trPr>
        <w:tc>
          <w:tcPr>
            <w:tcW w:w="3168" w:type="dxa"/>
          </w:tcPr>
          <w:p w14:paraId="70ED9C57" w14:textId="77777777" w:rsidR="00EE69A0" w:rsidRPr="00057E16" w:rsidRDefault="00E455F5">
            <w:pPr>
              <w:rPr>
                <w:rFonts w:ascii="Calibri" w:hAnsi="Calibri" w:cs="Calibri"/>
                <w:sz w:val="18"/>
                <w:szCs w:val="18"/>
              </w:rPr>
            </w:pPr>
            <w:r w:rsidRPr="00057E16">
              <w:rPr>
                <w:rFonts w:ascii="Calibri" w:hAnsi="Calibri" w:cs="Calibri"/>
                <w:sz w:val="18"/>
                <w:szCs w:val="18"/>
              </w:rPr>
              <w:t>ReminderStatus</w:t>
            </w:r>
          </w:p>
        </w:tc>
        <w:tc>
          <w:tcPr>
            <w:tcW w:w="7200" w:type="dxa"/>
          </w:tcPr>
          <w:p w14:paraId="66939AAF" w14:textId="77777777" w:rsidR="00EE69A0" w:rsidRPr="00057E16" w:rsidRDefault="00E455F5">
            <w:pPr>
              <w:rPr>
                <w:rFonts w:ascii="Calibri" w:hAnsi="Calibri" w:cs="Calibri"/>
                <w:sz w:val="18"/>
                <w:szCs w:val="18"/>
              </w:rPr>
            </w:pPr>
            <w:r w:rsidRPr="00057E16">
              <w:rPr>
                <w:rFonts w:ascii="Calibri" w:hAnsi="Calibri" w:cs="Calibri"/>
                <w:sz w:val="18"/>
                <w:szCs w:val="18"/>
              </w:rPr>
              <w:t>Scheduled / Sent / Cancelled / Failed / Suppressed.</w:t>
            </w:r>
          </w:p>
        </w:tc>
      </w:tr>
      <w:tr w:rsidR="00EE69A0" w:rsidRPr="00057E16" w14:paraId="7A4DCA51" w14:textId="77777777">
        <w:trPr>
          <w:jc w:val="center"/>
        </w:trPr>
        <w:tc>
          <w:tcPr>
            <w:tcW w:w="3168" w:type="dxa"/>
          </w:tcPr>
          <w:p w14:paraId="2DEA42DA" w14:textId="77777777" w:rsidR="00EE69A0" w:rsidRPr="00057E16" w:rsidRDefault="00E455F5">
            <w:pPr>
              <w:rPr>
                <w:rFonts w:ascii="Calibri" w:hAnsi="Calibri" w:cs="Calibri"/>
                <w:sz w:val="18"/>
                <w:szCs w:val="18"/>
              </w:rPr>
            </w:pPr>
            <w:r w:rsidRPr="00057E16">
              <w:rPr>
                <w:rFonts w:ascii="Calibri" w:hAnsi="Calibri" w:cs="Calibri"/>
                <w:sz w:val="18"/>
                <w:szCs w:val="18"/>
              </w:rPr>
              <w:t>SentAt</w:t>
            </w:r>
          </w:p>
        </w:tc>
        <w:tc>
          <w:tcPr>
            <w:tcW w:w="7200" w:type="dxa"/>
          </w:tcPr>
          <w:p w14:paraId="0F138123" w14:textId="77777777" w:rsidR="00EE69A0" w:rsidRPr="00057E16" w:rsidRDefault="00E455F5">
            <w:pPr>
              <w:rPr>
                <w:rFonts w:ascii="Calibri" w:hAnsi="Calibri" w:cs="Calibri"/>
                <w:sz w:val="18"/>
                <w:szCs w:val="18"/>
              </w:rPr>
            </w:pPr>
            <w:r w:rsidRPr="00057E16">
              <w:rPr>
                <w:rFonts w:ascii="Calibri" w:hAnsi="Calibri" w:cs="Calibri"/>
                <w:sz w:val="18"/>
                <w:szCs w:val="18"/>
              </w:rPr>
              <w:t>Actual send timestamp, if sent.</w:t>
            </w:r>
          </w:p>
        </w:tc>
      </w:tr>
      <w:tr w:rsidR="00EE69A0" w:rsidRPr="00057E16" w14:paraId="3E961240" w14:textId="77777777">
        <w:trPr>
          <w:jc w:val="center"/>
        </w:trPr>
        <w:tc>
          <w:tcPr>
            <w:tcW w:w="3168" w:type="dxa"/>
          </w:tcPr>
          <w:p w14:paraId="155784E2" w14:textId="77777777" w:rsidR="00EE69A0" w:rsidRPr="00057E16" w:rsidRDefault="00E455F5">
            <w:pPr>
              <w:rPr>
                <w:rFonts w:ascii="Calibri" w:hAnsi="Calibri" w:cs="Calibri"/>
                <w:sz w:val="18"/>
                <w:szCs w:val="18"/>
              </w:rPr>
            </w:pPr>
            <w:r w:rsidRPr="00057E16">
              <w:rPr>
                <w:rFonts w:ascii="Calibri" w:hAnsi="Calibri" w:cs="Calibri"/>
                <w:sz w:val="18"/>
                <w:szCs w:val="18"/>
              </w:rPr>
              <w:t>FailureReason</w:t>
            </w:r>
          </w:p>
        </w:tc>
        <w:tc>
          <w:tcPr>
            <w:tcW w:w="7200" w:type="dxa"/>
          </w:tcPr>
          <w:p w14:paraId="59918487" w14:textId="77777777" w:rsidR="00EE69A0" w:rsidRPr="00057E16" w:rsidRDefault="00E455F5">
            <w:pPr>
              <w:rPr>
                <w:rFonts w:ascii="Calibri" w:hAnsi="Calibri" w:cs="Calibri"/>
                <w:sz w:val="18"/>
                <w:szCs w:val="18"/>
              </w:rPr>
            </w:pPr>
            <w:r w:rsidRPr="00057E16">
              <w:rPr>
                <w:rFonts w:ascii="Calibri" w:hAnsi="Calibri" w:cs="Calibri"/>
                <w:sz w:val="18"/>
                <w:szCs w:val="18"/>
              </w:rPr>
              <w:t>Failure details, if any.</w:t>
            </w:r>
          </w:p>
        </w:tc>
      </w:tr>
      <w:tr w:rsidR="00EE69A0" w:rsidRPr="00057E16" w14:paraId="4C95215C" w14:textId="77777777">
        <w:trPr>
          <w:jc w:val="center"/>
        </w:trPr>
        <w:tc>
          <w:tcPr>
            <w:tcW w:w="3168" w:type="dxa"/>
          </w:tcPr>
          <w:p w14:paraId="1E46E79C" w14:textId="77777777" w:rsidR="00EE69A0" w:rsidRPr="00057E16" w:rsidRDefault="00E455F5">
            <w:pPr>
              <w:rPr>
                <w:rFonts w:ascii="Calibri" w:hAnsi="Calibri" w:cs="Calibri"/>
                <w:sz w:val="18"/>
                <w:szCs w:val="18"/>
              </w:rPr>
            </w:pPr>
            <w:r w:rsidRPr="00057E16">
              <w:rPr>
                <w:rFonts w:ascii="Calibri" w:hAnsi="Calibri" w:cs="Calibri"/>
                <w:sz w:val="18"/>
                <w:szCs w:val="18"/>
              </w:rPr>
              <w:t>SuppressedReason</w:t>
            </w:r>
          </w:p>
        </w:tc>
        <w:tc>
          <w:tcPr>
            <w:tcW w:w="7200" w:type="dxa"/>
          </w:tcPr>
          <w:p w14:paraId="213014A7" w14:textId="77777777" w:rsidR="00EE69A0" w:rsidRPr="00057E16" w:rsidRDefault="00E455F5">
            <w:pPr>
              <w:rPr>
                <w:rFonts w:ascii="Calibri" w:hAnsi="Calibri" w:cs="Calibri"/>
                <w:sz w:val="18"/>
                <w:szCs w:val="18"/>
              </w:rPr>
            </w:pPr>
            <w:r w:rsidRPr="00057E16">
              <w:rPr>
                <w:rFonts w:ascii="Calibri" w:hAnsi="Calibri" w:cs="Calibri"/>
                <w:sz w:val="18"/>
                <w:szCs w:val="18"/>
              </w:rPr>
              <w:t>Quiet hours / user preference / task ineligible, if any.</w:t>
            </w:r>
          </w:p>
        </w:tc>
      </w:tr>
      <w:tr w:rsidR="00EE69A0" w:rsidRPr="00057E16" w14:paraId="7E3D599F" w14:textId="77777777">
        <w:trPr>
          <w:jc w:val="center"/>
        </w:trPr>
        <w:tc>
          <w:tcPr>
            <w:tcW w:w="3168" w:type="dxa"/>
          </w:tcPr>
          <w:p w14:paraId="102DA655" w14:textId="77777777" w:rsidR="00EE69A0" w:rsidRPr="00057E16" w:rsidRDefault="00E455F5">
            <w:pPr>
              <w:rPr>
                <w:rFonts w:ascii="Calibri" w:hAnsi="Calibri" w:cs="Calibri"/>
                <w:sz w:val="18"/>
                <w:szCs w:val="18"/>
              </w:rPr>
            </w:pPr>
            <w:r w:rsidRPr="00057E16">
              <w:rPr>
                <w:rFonts w:ascii="Calibri" w:hAnsi="Calibri" w:cs="Calibri"/>
                <w:sz w:val="18"/>
                <w:szCs w:val="18"/>
              </w:rPr>
              <w:t>SchedulerJobID</w:t>
            </w:r>
          </w:p>
        </w:tc>
        <w:tc>
          <w:tcPr>
            <w:tcW w:w="7200" w:type="dxa"/>
          </w:tcPr>
          <w:p w14:paraId="4252D189" w14:textId="77777777" w:rsidR="00EE69A0" w:rsidRPr="00057E16" w:rsidRDefault="00E455F5">
            <w:pPr>
              <w:rPr>
                <w:rFonts w:ascii="Calibri" w:hAnsi="Calibri" w:cs="Calibri"/>
                <w:sz w:val="18"/>
                <w:szCs w:val="18"/>
              </w:rPr>
            </w:pPr>
            <w:r w:rsidRPr="00057E16">
              <w:rPr>
                <w:rFonts w:ascii="Calibri" w:hAnsi="Calibri" w:cs="Calibri"/>
                <w:sz w:val="18"/>
                <w:szCs w:val="18"/>
              </w:rPr>
              <w:t>External scheduler reference, if applicable.</w:t>
            </w:r>
          </w:p>
        </w:tc>
      </w:tr>
    </w:tbl>
    <w:p w14:paraId="12A41556" w14:textId="77777777" w:rsidR="00EE69A0" w:rsidRPr="00057E16" w:rsidRDefault="00EE69A0">
      <w:pPr>
        <w:rPr>
          <w:rFonts w:ascii="Calibri" w:hAnsi="Calibri" w:cs="Calibri"/>
          <w:sz w:val="18"/>
          <w:szCs w:val="18"/>
        </w:rPr>
      </w:pPr>
    </w:p>
    <w:p w14:paraId="3BD33F5C" w14:textId="795B13E9"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Completion Evidence</w:t>
      </w:r>
    </w:p>
    <w:p w14:paraId="4A44CA4E" w14:textId="77777777" w:rsidR="009A72D1" w:rsidRPr="009A72D1" w:rsidRDefault="009A72D1" w:rsidP="009A72D1"/>
    <w:tbl>
      <w:tblPr>
        <w:tblStyle w:val="TableGrid"/>
        <w:tblW w:w="0" w:type="auto"/>
        <w:jc w:val="center"/>
        <w:tblLook w:val="04A0" w:firstRow="1" w:lastRow="0" w:firstColumn="1" w:lastColumn="0" w:noHBand="0" w:noVBand="1"/>
      </w:tblPr>
      <w:tblGrid>
        <w:gridCol w:w="3168"/>
        <w:gridCol w:w="7200"/>
      </w:tblGrid>
      <w:tr w:rsidR="00EE69A0" w:rsidRPr="00057E16" w14:paraId="61E506E0" w14:textId="77777777">
        <w:trPr>
          <w:jc w:val="center"/>
        </w:trPr>
        <w:tc>
          <w:tcPr>
            <w:tcW w:w="3168" w:type="dxa"/>
            <w:shd w:val="clear" w:color="auto" w:fill="D9EAF7"/>
            <w:vAlign w:val="center"/>
          </w:tcPr>
          <w:p w14:paraId="32329253" w14:textId="77777777" w:rsidR="00EE69A0" w:rsidRPr="00057E16" w:rsidRDefault="00E455F5">
            <w:pPr>
              <w:rPr>
                <w:rFonts w:ascii="Calibri" w:hAnsi="Calibri" w:cs="Calibri"/>
                <w:sz w:val="18"/>
                <w:szCs w:val="18"/>
              </w:rPr>
            </w:pPr>
            <w:r w:rsidRPr="00057E16">
              <w:rPr>
                <w:rFonts w:ascii="Calibri" w:hAnsi="Calibri" w:cs="Calibri"/>
                <w:b/>
                <w:sz w:val="18"/>
                <w:szCs w:val="18"/>
              </w:rPr>
              <w:t>Field</w:t>
            </w:r>
          </w:p>
        </w:tc>
        <w:tc>
          <w:tcPr>
            <w:tcW w:w="7200" w:type="dxa"/>
            <w:shd w:val="clear" w:color="auto" w:fill="D9EAF7"/>
            <w:vAlign w:val="center"/>
          </w:tcPr>
          <w:p w14:paraId="59245530" w14:textId="77777777" w:rsidR="00EE69A0" w:rsidRPr="00057E16" w:rsidRDefault="00E455F5">
            <w:pPr>
              <w:rPr>
                <w:rFonts w:ascii="Calibri" w:hAnsi="Calibri" w:cs="Calibri"/>
                <w:sz w:val="18"/>
                <w:szCs w:val="18"/>
              </w:rPr>
            </w:pPr>
            <w:r w:rsidRPr="00057E16">
              <w:rPr>
                <w:rFonts w:ascii="Calibri" w:hAnsi="Calibri" w:cs="Calibri"/>
                <w:b/>
                <w:sz w:val="18"/>
                <w:szCs w:val="18"/>
              </w:rPr>
              <w:t>Requirement</w:t>
            </w:r>
          </w:p>
        </w:tc>
      </w:tr>
      <w:tr w:rsidR="00EE69A0" w:rsidRPr="00057E16" w14:paraId="3D9588F8" w14:textId="77777777">
        <w:trPr>
          <w:jc w:val="center"/>
        </w:trPr>
        <w:tc>
          <w:tcPr>
            <w:tcW w:w="3168" w:type="dxa"/>
          </w:tcPr>
          <w:p w14:paraId="2A45A38E" w14:textId="77777777" w:rsidR="00EE69A0" w:rsidRPr="00057E16" w:rsidRDefault="00E455F5">
            <w:pPr>
              <w:rPr>
                <w:rFonts w:ascii="Calibri" w:hAnsi="Calibri" w:cs="Calibri"/>
                <w:sz w:val="18"/>
                <w:szCs w:val="18"/>
              </w:rPr>
            </w:pPr>
            <w:r w:rsidRPr="00057E16">
              <w:rPr>
                <w:rFonts w:ascii="Calibri" w:hAnsi="Calibri" w:cs="Calibri"/>
                <w:sz w:val="18"/>
                <w:szCs w:val="18"/>
              </w:rPr>
              <w:t>CompletionEvidenceID</w:t>
            </w:r>
          </w:p>
        </w:tc>
        <w:tc>
          <w:tcPr>
            <w:tcW w:w="7200" w:type="dxa"/>
          </w:tcPr>
          <w:p w14:paraId="4CA052CE" w14:textId="77777777" w:rsidR="00EE69A0" w:rsidRPr="00057E16" w:rsidRDefault="00E455F5">
            <w:pPr>
              <w:rPr>
                <w:rFonts w:ascii="Calibri" w:hAnsi="Calibri" w:cs="Calibri"/>
                <w:sz w:val="18"/>
                <w:szCs w:val="18"/>
              </w:rPr>
            </w:pPr>
            <w:r w:rsidRPr="00057E16">
              <w:rPr>
                <w:rFonts w:ascii="Calibri" w:hAnsi="Calibri" w:cs="Calibri"/>
                <w:sz w:val="18"/>
                <w:szCs w:val="18"/>
              </w:rPr>
              <w:t>Unique evidence record.</w:t>
            </w:r>
          </w:p>
        </w:tc>
      </w:tr>
      <w:tr w:rsidR="00EE69A0" w:rsidRPr="00057E16" w14:paraId="3DD14203" w14:textId="77777777">
        <w:trPr>
          <w:jc w:val="center"/>
        </w:trPr>
        <w:tc>
          <w:tcPr>
            <w:tcW w:w="3168" w:type="dxa"/>
          </w:tcPr>
          <w:p w14:paraId="2CB46DA8" w14:textId="77777777" w:rsidR="00EE69A0" w:rsidRPr="00057E16" w:rsidRDefault="00E455F5">
            <w:pPr>
              <w:rPr>
                <w:rFonts w:ascii="Calibri" w:hAnsi="Calibri" w:cs="Calibri"/>
                <w:sz w:val="18"/>
                <w:szCs w:val="18"/>
              </w:rPr>
            </w:pPr>
            <w:r w:rsidRPr="00057E16">
              <w:rPr>
                <w:rFonts w:ascii="Calibri" w:hAnsi="Calibri" w:cs="Calibri"/>
                <w:sz w:val="18"/>
                <w:szCs w:val="18"/>
              </w:rPr>
              <w:t>RuntimeTaskInstanceID</w:t>
            </w:r>
          </w:p>
        </w:tc>
        <w:tc>
          <w:tcPr>
            <w:tcW w:w="7200" w:type="dxa"/>
          </w:tcPr>
          <w:p w14:paraId="20DF9E86" w14:textId="77777777" w:rsidR="00EE69A0" w:rsidRPr="00057E16" w:rsidRDefault="00E455F5">
            <w:pPr>
              <w:rPr>
                <w:rFonts w:ascii="Calibri" w:hAnsi="Calibri" w:cs="Calibri"/>
                <w:sz w:val="18"/>
                <w:szCs w:val="18"/>
              </w:rPr>
            </w:pPr>
            <w:r w:rsidRPr="00057E16">
              <w:rPr>
                <w:rFonts w:ascii="Calibri" w:hAnsi="Calibri" w:cs="Calibri"/>
                <w:sz w:val="18"/>
                <w:szCs w:val="18"/>
              </w:rPr>
              <w:t>Parent runtime task.</w:t>
            </w:r>
          </w:p>
        </w:tc>
      </w:tr>
      <w:tr w:rsidR="00EE69A0" w:rsidRPr="00057E16" w14:paraId="4C49681D" w14:textId="77777777">
        <w:trPr>
          <w:jc w:val="center"/>
        </w:trPr>
        <w:tc>
          <w:tcPr>
            <w:tcW w:w="3168" w:type="dxa"/>
          </w:tcPr>
          <w:p w14:paraId="1FDE43EF" w14:textId="77777777" w:rsidR="00EE69A0" w:rsidRPr="00057E16" w:rsidRDefault="00E455F5">
            <w:pPr>
              <w:rPr>
                <w:rFonts w:ascii="Calibri" w:hAnsi="Calibri" w:cs="Calibri"/>
                <w:sz w:val="18"/>
                <w:szCs w:val="18"/>
              </w:rPr>
            </w:pPr>
            <w:r w:rsidRPr="00057E16">
              <w:rPr>
                <w:rFonts w:ascii="Calibri" w:hAnsi="Calibri" w:cs="Calibri"/>
                <w:sz w:val="18"/>
                <w:szCs w:val="18"/>
              </w:rPr>
              <w:t>CompletionSource</w:t>
            </w:r>
          </w:p>
        </w:tc>
        <w:tc>
          <w:tcPr>
            <w:tcW w:w="7200" w:type="dxa"/>
          </w:tcPr>
          <w:p w14:paraId="2CE0EF4F" w14:textId="77777777" w:rsidR="00EE69A0" w:rsidRPr="00057E16" w:rsidRDefault="00E455F5">
            <w:pPr>
              <w:rPr>
                <w:rFonts w:ascii="Calibri" w:hAnsi="Calibri" w:cs="Calibri"/>
                <w:sz w:val="18"/>
                <w:szCs w:val="18"/>
              </w:rPr>
            </w:pPr>
            <w:r w:rsidRPr="00057E16">
              <w:rPr>
                <w:rFonts w:ascii="Calibri" w:hAnsi="Calibri" w:cs="Calibri"/>
                <w:sz w:val="18"/>
                <w:szCs w:val="18"/>
              </w:rPr>
              <w:t>Manual / LinkedObject / System.</w:t>
            </w:r>
          </w:p>
        </w:tc>
      </w:tr>
      <w:tr w:rsidR="00EE69A0" w:rsidRPr="00057E16" w14:paraId="6E03F315" w14:textId="77777777">
        <w:trPr>
          <w:jc w:val="center"/>
        </w:trPr>
        <w:tc>
          <w:tcPr>
            <w:tcW w:w="3168" w:type="dxa"/>
          </w:tcPr>
          <w:p w14:paraId="372C0624" w14:textId="77777777" w:rsidR="00EE69A0" w:rsidRPr="00057E16" w:rsidRDefault="00E455F5">
            <w:pPr>
              <w:rPr>
                <w:rFonts w:ascii="Calibri" w:hAnsi="Calibri" w:cs="Calibri"/>
                <w:sz w:val="18"/>
                <w:szCs w:val="18"/>
              </w:rPr>
            </w:pPr>
            <w:r w:rsidRPr="00057E16">
              <w:rPr>
                <w:rFonts w:ascii="Calibri" w:hAnsi="Calibri" w:cs="Calibri"/>
                <w:sz w:val="18"/>
                <w:szCs w:val="18"/>
              </w:rPr>
              <w:t>CompletionSourceType</w:t>
            </w:r>
          </w:p>
        </w:tc>
        <w:tc>
          <w:tcPr>
            <w:tcW w:w="7200" w:type="dxa"/>
          </w:tcPr>
          <w:p w14:paraId="2EF4523E" w14:textId="77777777" w:rsidR="00EE69A0" w:rsidRPr="00057E16" w:rsidRDefault="00E455F5">
            <w:pPr>
              <w:rPr>
                <w:rFonts w:ascii="Calibri" w:hAnsi="Calibri" w:cs="Calibri"/>
                <w:sz w:val="18"/>
                <w:szCs w:val="18"/>
              </w:rPr>
            </w:pPr>
            <w:r w:rsidRPr="00057E16">
              <w:rPr>
                <w:rFonts w:ascii="Calibri" w:hAnsi="Calibri" w:cs="Calibri"/>
                <w:sz w:val="18"/>
                <w:szCs w:val="18"/>
              </w:rPr>
              <w:t>Document / Education / DeviceSetup / Monitoring / Symptom / Manual / approved source.</w:t>
            </w:r>
          </w:p>
        </w:tc>
      </w:tr>
      <w:tr w:rsidR="00EE69A0" w:rsidRPr="00057E16" w14:paraId="30EB2810" w14:textId="77777777">
        <w:trPr>
          <w:jc w:val="center"/>
        </w:trPr>
        <w:tc>
          <w:tcPr>
            <w:tcW w:w="3168" w:type="dxa"/>
          </w:tcPr>
          <w:p w14:paraId="28914F50" w14:textId="77777777" w:rsidR="00EE69A0" w:rsidRPr="00057E16" w:rsidRDefault="00E455F5">
            <w:pPr>
              <w:rPr>
                <w:rFonts w:ascii="Calibri" w:hAnsi="Calibri" w:cs="Calibri"/>
                <w:sz w:val="18"/>
                <w:szCs w:val="18"/>
              </w:rPr>
            </w:pPr>
            <w:r w:rsidRPr="00057E16">
              <w:rPr>
                <w:rFonts w:ascii="Calibri" w:hAnsi="Calibri" w:cs="Calibri"/>
                <w:sz w:val="18"/>
                <w:szCs w:val="18"/>
              </w:rPr>
              <w:t>CompletionSourceReferenceID</w:t>
            </w:r>
          </w:p>
        </w:tc>
        <w:tc>
          <w:tcPr>
            <w:tcW w:w="7200" w:type="dxa"/>
          </w:tcPr>
          <w:p w14:paraId="699C6C14" w14:textId="77777777" w:rsidR="00EE69A0" w:rsidRPr="00057E16" w:rsidRDefault="00E455F5">
            <w:pPr>
              <w:rPr>
                <w:rFonts w:ascii="Calibri" w:hAnsi="Calibri" w:cs="Calibri"/>
                <w:sz w:val="18"/>
                <w:szCs w:val="18"/>
              </w:rPr>
            </w:pPr>
            <w:r w:rsidRPr="00057E16">
              <w:rPr>
                <w:rFonts w:ascii="Calibri" w:hAnsi="Calibri" w:cs="Calibri"/>
                <w:sz w:val="18"/>
                <w:szCs w:val="18"/>
              </w:rPr>
              <w:t>Source object reference that completed the task.</w:t>
            </w:r>
          </w:p>
        </w:tc>
      </w:tr>
      <w:tr w:rsidR="00EE69A0" w:rsidRPr="00057E16" w14:paraId="5EEE006D" w14:textId="77777777">
        <w:trPr>
          <w:jc w:val="center"/>
        </w:trPr>
        <w:tc>
          <w:tcPr>
            <w:tcW w:w="3168" w:type="dxa"/>
          </w:tcPr>
          <w:p w14:paraId="486CBDC3" w14:textId="77777777" w:rsidR="00EE69A0" w:rsidRPr="00057E16" w:rsidRDefault="00E455F5">
            <w:pPr>
              <w:rPr>
                <w:rFonts w:ascii="Calibri" w:hAnsi="Calibri" w:cs="Calibri"/>
                <w:sz w:val="18"/>
                <w:szCs w:val="18"/>
              </w:rPr>
            </w:pPr>
            <w:r w:rsidRPr="00057E16">
              <w:rPr>
                <w:rFonts w:ascii="Calibri" w:hAnsi="Calibri" w:cs="Calibri"/>
                <w:sz w:val="18"/>
                <w:szCs w:val="18"/>
              </w:rPr>
              <w:t>CompletionEventID</w:t>
            </w:r>
          </w:p>
        </w:tc>
        <w:tc>
          <w:tcPr>
            <w:tcW w:w="7200" w:type="dxa"/>
          </w:tcPr>
          <w:p w14:paraId="0EB8B46A" w14:textId="77777777" w:rsidR="00EE69A0" w:rsidRPr="00057E16" w:rsidRDefault="00E455F5">
            <w:pPr>
              <w:rPr>
                <w:rFonts w:ascii="Calibri" w:hAnsi="Calibri" w:cs="Calibri"/>
                <w:sz w:val="18"/>
                <w:szCs w:val="18"/>
              </w:rPr>
            </w:pPr>
            <w:r w:rsidRPr="00057E16">
              <w:rPr>
                <w:rFonts w:ascii="Calibri" w:hAnsi="Calibri" w:cs="Calibri"/>
                <w:sz w:val="18"/>
                <w:szCs w:val="18"/>
              </w:rPr>
              <w:t>Event ID that completed the task, if applicable.</w:t>
            </w:r>
          </w:p>
        </w:tc>
      </w:tr>
      <w:tr w:rsidR="00EE69A0" w:rsidRPr="00057E16" w14:paraId="1276EF0A" w14:textId="77777777">
        <w:trPr>
          <w:jc w:val="center"/>
        </w:trPr>
        <w:tc>
          <w:tcPr>
            <w:tcW w:w="3168" w:type="dxa"/>
          </w:tcPr>
          <w:p w14:paraId="6B933F18" w14:textId="77777777" w:rsidR="00EE69A0" w:rsidRPr="00057E16" w:rsidRDefault="00E455F5">
            <w:pPr>
              <w:rPr>
                <w:rFonts w:ascii="Calibri" w:hAnsi="Calibri" w:cs="Calibri"/>
                <w:sz w:val="18"/>
                <w:szCs w:val="18"/>
              </w:rPr>
            </w:pPr>
            <w:r w:rsidRPr="00057E16">
              <w:rPr>
                <w:rFonts w:ascii="Calibri" w:hAnsi="Calibri" w:cs="Calibri"/>
                <w:sz w:val="18"/>
                <w:szCs w:val="18"/>
              </w:rPr>
              <w:t>CompletedAt</w:t>
            </w:r>
          </w:p>
        </w:tc>
        <w:tc>
          <w:tcPr>
            <w:tcW w:w="7200" w:type="dxa"/>
          </w:tcPr>
          <w:p w14:paraId="0AE87255" w14:textId="77777777" w:rsidR="00EE69A0" w:rsidRPr="00057E16" w:rsidRDefault="00E455F5">
            <w:pPr>
              <w:rPr>
                <w:rFonts w:ascii="Calibri" w:hAnsi="Calibri" w:cs="Calibri"/>
                <w:sz w:val="18"/>
                <w:szCs w:val="18"/>
              </w:rPr>
            </w:pPr>
            <w:r w:rsidRPr="00057E16">
              <w:rPr>
                <w:rFonts w:ascii="Calibri" w:hAnsi="Calibri" w:cs="Calibri"/>
                <w:sz w:val="18"/>
                <w:szCs w:val="18"/>
              </w:rPr>
              <w:t>Completion timestamp.</w:t>
            </w:r>
          </w:p>
        </w:tc>
      </w:tr>
      <w:tr w:rsidR="00EE69A0" w:rsidRPr="00057E16" w14:paraId="585E0F6A" w14:textId="77777777">
        <w:trPr>
          <w:jc w:val="center"/>
        </w:trPr>
        <w:tc>
          <w:tcPr>
            <w:tcW w:w="3168" w:type="dxa"/>
          </w:tcPr>
          <w:p w14:paraId="77BD0309" w14:textId="77777777" w:rsidR="00EE69A0" w:rsidRPr="00057E16" w:rsidRDefault="00E455F5">
            <w:pPr>
              <w:rPr>
                <w:rFonts w:ascii="Calibri" w:hAnsi="Calibri" w:cs="Calibri"/>
                <w:sz w:val="18"/>
                <w:szCs w:val="18"/>
              </w:rPr>
            </w:pPr>
            <w:r w:rsidRPr="00057E16">
              <w:rPr>
                <w:rFonts w:ascii="Calibri" w:hAnsi="Calibri" w:cs="Calibri"/>
                <w:sz w:val="18"/>
                <w:szCs w:val="18"/>
              </w:rPr>
              <w:t>CompletedBy</w:t>
            </w:r>
          </w:p>
        </w:tc>
        <w:tc>
          <w:tcPr>
            <w:tcW w:w="7200" w:type="dxa"/>
          </w:tcPr>
          <w:p w14:paraId="292A5726" w14:textId="77777777" w:rsidR="00EE69A0" w:rsidRPr="00057E16" w:rsidRDefault="00E455F5">
            <w:pPr>
              <w:rPr>
                <w:rFonts w:ascii="Calibri" w:hAnsi="Calibri" w:cs="Calibri"/>
                <w:sz w:val="18"/>
                <w:szCs w:val="18"/>
              </w:rPr>
            </w:pPr>
            <w:r w:rsidRPr="00057E16">
              <w:rPr>
                <w:rFonts w:ascii="Calibri" w:hAnsi="Calibri" w:cs="Calibri"/>
                <w:sz w:val="18"/>
                <w:szCs w:val="18"/>
              </w:rPr>
              <w:t>User/system actor, where available.</w:t>
            </w:r>
          </w:p>
        </w:tc>
      </w:tr>
      <w:tr w:rsidR="00EE69A0" w:rsidRPr="00057E16" w14:paraId="35CAC5F7" w14:textId="77777777">
        <w:trPr>
          <w:jc w:val="center"/>
        </w:trPr>
        <w:tc>
          <w:tcPr>
            <w:tcW w:w="3168" w:type="dxa"/>
          </w:tcPr>
          <w:p w14:paraId="2B8241B5" w14:textId="77777777" w:rsidR="00EE69A0" w:rsidRPr="00057E16" w:rsidRDefault="00E455F5">
            <w:pPr>
              <w:rPr>
                <w:rFonts w:ascii="Calibri" w:hAnsi="Calibri" w:cs="Calibri"/>
                <w:sz w:val="18"/>
                <w:szCs w:val="18"/>
              </w:rPr>
            </w:pPr>
            <w:r w:rsidRPr="00057E16">
              <w:rPr>
                <w:rFonts w:ascii="Calibri" w:hAnsi="Calibri" w:cs="Calibri"/>
                <w:sz w:val="18"/>
                <w:szCs w:val="18"/>
              </w:rPr>
              <w:t>EvidencePayload</w:t>
            </w:r>
          </w:p>
        </w:tc>
        <w:tc>
          <w:tcPr>
            <w:tcW w:w="7200" w:type="dxa"/>
          </w:tcPr>
          <w:p w14:paraId="3F1F7B52" w14:textId="77777777" w:rsidR="00EE69A0" w:rsidRPr="00057E16" w:rsidRDefault="00E455F5">
            <w:pPr>
              <w:rPr>
                <w:rFonts w:ascii="Calibri" w:hAnsi="Calibri" w:cs="Calibri"/>
                <w:sz w:val="18"/>
                <w:szCs w:val="18"/>
              </w:rPr>
            </w:pPr>
            <w:r w:rsidRPr="00057E16">
              <w:rPr>
                <w:rFonts w:ascii="Calibri" w:hAnsi="Calibri" w:cs="Calibri"/>
                <w:sz w:val="18"/>
                <w:szCs w:val="18"/>
              </w:rPr>
              <w:t>Optional structured source evidence summary.</w:t>
            </w:r>
          </w:p>
        </w:tc>
      </w:tr>
    </w:tbl>
    <w:p w14:paraId="3F197204" w14:textId="77777777" w:rsidR="00EE69A0" w:rsidRPr="00057E16" w:rsidRDefault="00EE69A0">
      <w:pPr>
        <w:rPr>
          <w:rFonts w:ascii="Calibri" w:hAnsi="Calibri" w:cs="Calibri"/>
          <w:sz w:val="18"/>
          <w:szCs w:val="18"/>
        </w:rPr>
      </w:pPr>
    </w:p>
    <w:p w14:paraId="4E37E2C3" w14:textId="5413F182"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Task Evidence and Care Plan Readiness Summary</w:t>
      </w:r>
    </w:p>
    <w:p w14:paraId="5109A065" w14:textId="77777777" w:rsidR="009A72D1" w:rsidRPr="009A72D1" w:rsidRDefault="009A72D1" w:rsidP="009A72D1"/>
    <w:p w14:paraId="51032E7A"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evidence is a factual summary of task execution. It shall not calculate goal progress, monitoring adherence, threshold breach, alert status, or billing eligibility.</w:t>
      </w:r>
    </w:p>
    <w:tbl>
      <w:tblPr>
        <w:tblStyle w:val="TableGrid"/>
        <w:tblW w:w="0" w:type="auto"/>
        <w:jc w:val="center"/>
        <w:tblLook w:val="04A0" w:firstRow="1" w:lastRow="0" w:firstColumn="1" w:lastColumn="0" w:noHBand="0" w:noVBand="1"/>
      </w:tblPr>
      <w:tblGrid>
        <w:gridCol w:w="3168"/>
        <w:gridCol w:w="7200"/>
      </w:tblGrid>
      <w:tr w:rsidR="00EE69A0" w:rsidRPr="00057E16" w14:paraId="30B68FDE" w14:textId="77777777">
        <w:trPr>
          <w:jc w:val="center"/>
        </w:trPr>
        <w:tc>
          <w:tcPr>
            <w:tcW w:w="3168" w:type="dxa"/>
            <w:shd w:val="clear" w:color="auto" w:fill="D9EAF7"/>
            <w:vAlign w:val="center"/>
          </w:tcPr>
          <w:p w14:paraId="021ADDC8" w14:textId="77777777" w:rsidR="00EE69A0" w:rsidRPr="00057E16" w:rsidRDefault="00E455F5">
            <w:pPr>
              <w:rPr>
                <w:rFonts w:ascii="Calibri" w:hAnsi="Calibri" w:cs="Calibri"/>
                <w:sz w:val="18"/>
                <w:szCs w:val="18"/>
              </w:rPr>
            </w:pPr>
            <w:r w:rsidRPr="00057E16">
              <w:rPr>
                <w:rFonts w:ascii="Calibri" w:hAnsi="Calibri" w:cs="Calibri"/>
                <w:b/>
                <w:sz w:val="18"/>
                <w:szCs w:val="18"/>
              </w:rPr>
              <w:t>Summary</w:t>
            </w:r>
          </w:p>
        </w:tc>
        <w:tc>
          <w:tcPr>
            <w:tcW w:w="7200" w:type="dxa"/>
            <w:shd w:val="clear" w:color="auto" w:fill="D9EAF7"/>
            <w:vAlign w:val="center"/>
          </w:tcPr>
          <w:p w14:paraId="5BBB04DE" w14:textId="77777777" w:rsidR="00EE69A0" w:rsidRPr="00057E16" w:rsidRDefault="00E455F5">
            <w:pPr>
              <w:rPr>
                <w:rFonts w:ascii="Calibri" w:hAnsi="Calibri" w:cs="Calibri"/>
                <w:sz w:val="18"/>
                <w:szCs w:val="18"/>
              </w:rPr>
            </w:pPr>
            <w:r w:rsidRPr="00057E16">
              <w:rPr>
                <w:rFonts w:ascii="Calibri" w:hAnsi="Calibri" w:cs="Calibri"/>
                <w:b/>
                <w:sz w:val="18"/>
                <w:szCs w:val="18"/>
              </w:rPr>
              <w:t>Fields / Data Needed</w:t>
            </w:r>
          </w:p>
        </w:tc>
      </w:tr>
      <w:tr w:rsidR="00EE69A0" w:rsidRPr="00057E16" w14:paraId="5038C561" w14:textId="77777777">
        <w:trPr>
          <w:jc w:val="center"/>
        </w:trPr>
        <w:tc>
          <w:tcPr>
            <w:tcW w:w="3168" w:type="dxa"/>
          </w:tcPr>
          <w:p w14:paraId="66BA129C" w14:textId="77777777" w:rsidR="00EE69A0" w:rsidRPr="00057E16" w:rsidRDefault="00E455F5">
            <w:pPr>
              <w:rPr>
                <w:rFonts w:ascii="Calibri" w:hAnsi="Calibri" w:cs="Calibri"/>
                <w:sz w:val="18"/>
                <w:szCs w:val="18"/>
              </w:rPr>
            </w:pPr>
            <w:r w:rsidRPr="00057E16">
              <w:rPr>
                <w:rFonts w:ascii="Calibri" w:hAnsi="Calibri" w:cs="Calibri"/>
                <w:sz w:val="18"/>
                <w:szCs w:val="18"/>
              </w:rPr>
              <w:lastRenderedPageBreak/>
              <w:t>Task Evidence Summary</w:t>
            </w:r>
          </w:p>
        </w:tc>
        <w:tc>
          <w:tcPr>
            <w:tcW w:w="7200" w:type="dxa"/>
          </w:tcPr>
          <w:p w14:paraId="0B68D825" w14:textId="77777777" w:rsidR="00EE69A0" w:rsidRPr="00057E16" w:rsidRDefault="00E455F5">
            <w:pPr>
              <w:rPr>
                <w:rFonts w:ascii="Calibri" w:hAnsi="Calibri" w:cs="Calibri"/>
                <w:sz w:val="18"/>
                <w:szCs w:val="18"/>
              </w:rPr>
            </w:pPr>
            <w:r w:rsidRPr="00057E16">
              <w:rPr>
                <w:rFonts w:ascii="Calibri" w:hAnsi="Calibri" w:cs="Calibri"/>
                <w:sz w:val="18"/>
                <w:szCs w:val="18"/>
              </w:rPr>
              <w:t>RuntimeTaskInstanceID, PatientID, CarePlanInstanceID, RuntimeTaskSource, TaskBehaviorCode, TaskDisplayGroup, CurrentState, SurfaceSection, WorkflowStage, RequiredForStageCompletion, CompletedAt, MissedAt, CompletionSourceType, CompletionSourceReferenceID, CompletionEventID, LatestCompletionSummary, GeneratedAt</w:t>
            </w:r>
          </w:p>
        </w:tc>
      </w:tr>
      <w:tr w:rsidR="00EE69A0" w:rsidRPr="00057E16" w14:paraId="7A69DD52" w14:textId="77777777">
        <w:trPr>
          <w:jc w:val="center"/>
        </w:trPr>
        <w:tc>
          <w:tcPr>
            <w:tcW w:w="3168" w:type="dxa"/>
          </w:tcPr>
          <w:p w14:paraId="2CF8EE16" w14:textId="77777777" w:rsidR="00EE69A0" w:rsidRPr="00057E16" w:rsidRDefault="00E455F5">
            <w:pPr>
              <w:rPr>
                <w:rFonts w:ascii="Calibri" w:hAnsi="Calibri" w:cs="Calibri"/>
                <w:sz w:val="18"/>
                <w:szCs w:val="18"/>
              </w:rPr>
            </w:pPr>
            <w:r w:rsidRPr="00057E16">
              <w:rPr>
                <w:rFonts w:ascii="Calibri" w:hAnsi="Calibri" w:cs="Calibri"/>
                <w:sz w:val="18"/>
                <w:szCs w:val="18"/>
              </w:rPr>
              <w:t>Care Plan Readiness Summary</w:t>
            </w:r>
          </w:p>
        </w:tc>
        <w:tc>
          <w:tcPr>
            <w:tcW w:w="7200" w:type="dxa"/>
          </w:tcPr>
          <w:p w14:paraId="64D27F48" w14:textId="77777777" w:rsidR="00EE69A0" w:rsidRPr="00057E16" w:rsidRDefault="00E455F5">
            <w:pPr>
              <w:rPr>
                <w:rFonts w:ascii="Calibri" w:hAnsi="Calibri" w:cs="Calibri"/>
                <w:sz w:val="18"/>
                <w:szCs w:val="18"/>
              </w:rPr>
            </w:pPr>
            <w:r w:rsidRPr="00057E16">
              <w:rPr>
                <w:rFonts w:ascii="Calibri" w:hAnsi="Calibri" w:cs="Calibri"/>
                <w:sz w:val="18"/>
                <w:szCs w:val="18"/>
              </w:rPr>
              <w:t xml:space="preserve">PatientID, CarePlanInstanceID, WorkflowStage, RequiredTaskCount, </w:t>
            </w:r>
            <w:r w:rsidRPr="00057E16">
              <w:rPr>
                <w:rFonts w:ascii="Calibri" w:hAnsi="Calibri" w:cs="Calibri"/>
                <w:sz w:val="18"/>
                <w:szCs w:val="18"/>
              </w:rPr>
              <w:t>CompletedRequiredTaskCount, PendingRequiredTaskCount, MissedRequiredTaskCount, IncompleteRequiredItems, ReadinessStatus, GeneratedAt</w:t>
            </w:r>
          </w:p>
        </w:tc>
      </w:tr>
    </w:tbl>
    <w:p w14:paraId="4A5C8FC5" w14:textId="77777777" w:rsidR="00EE69A0" w:rsidRPr="00057E16" w:rsidRDefault="00EE69A0">
      <w:pPr>
        <w:rPr>
          <w:rFonts w:ascii="Calibri" w:hAnsi="Calibri" w:cs="Calibri"/>
          <w:sz w:val="18"/>
          <w:szCs w:val="18"/>
        </w:rPr>
      </w:pPr>
    </w:p>
    <w:p w14:paraId="5C045181"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Care Plan Runtime may use readiness summary only where tasks are configured as stage-completion dependencies.</w:t>
      </w:r>
    </w:p>
    <w:p w14:paraId="2CB7B302"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Runtime Task provides task completion facts; Care Plan Runtime decides whether stage transition is allowed.</w:t>
      </w:r>
    </w:p>
    <w:p w14:paraId="1E5B11D8" w14:textId="77777777" w:rsidR="00EE69A0" w:rsidRPr="00057E16" w:rsidRDefault="00E455F5">
      <w:pPr>
        <w:pStyle w:val="ListBullet"/>
        <w:rPr>
          <w:rFonts w:ascii="Calibri" w:hAnsi="Calibri" w:cs="Calibri"/>
          <w:sz w:val="18"/>
          <w:szCs w:val="18"/>
        </w:rPr>
      </w:pPr>
      <w:r w:rsidRPr="00057E16">
        <w:rPr>
          <w:rFonts w:ascii="Calibri" w:hAnsi="Calibri" w:cs="Calibri"/>
          <w:sz w:val="18"/>
          <w:szCs w:val="18"/>
        </w:rPr>
        <w:t>Task evidence must remain historically retrievable and auditable.</w:t>
      </w:r>
    </w:p>
    <w:p w14:paraId="26C85533" w14:textId="50F41FD3"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Derived API / UX Fields</w:t>
      </w:r>
    </w:p>
    <w:p w14:paraId="009AF775" w14:textId="77777777" w:rsidR="009A72D1" w:rsidRPr="009A72D1" w:rsidRDefault="009A72D1" w:rsidP="009A72D1"/>
    <w:p w14:paraId="6E79552C" w14:textId="77777777" w:rsidR="00EE69A0" w:rsidRPr="00057E16" w:rsidRDefault="00E455F5">
      <w:pPr>
        <w:rPr>
          <w:rFonts w:ascii="Calibri" w:hAnsi="Calibri" w:cs="Calibri"/>
          <w:sz w:val="18"/>
          <w:szCs w:val="18"/>
        </w:rPr>
      </w:pPr>
      <w:r w:rsidRPr="00057E16">
        <w:rPr>
          <w:rFonts w:ascii="Calibri" w:hAnsi="Calibri" w:cs="Calibri"/>
          <w:sz w:val="18"/>
          <w:szCs w:val="18"/>
        </w:rPr>
        <w:t>The following fields may be returned in APIs/BFF responses for UI convenience. They should not be manually configured by org users and do not have to be stored as source-of-truth fields unless developers choose to cache them for performance.</w:t>
      </w:r>
    </w:p>
    <w:tbl>
      <w:tblPr>
        <w:tblStyle w:val="TableGrid"/>
        <w:tblW w:w="0" w:type="auto"/>
        <w:jc w:val="center"/>
        <w:tblLook w:val="04A0" w:firstRow="1" w:lastRow="0" w:firstColumn="1" w:lastColumn="0" w:noHBand="0" w:noVBand="1"/>
      </w:tblPr>
      <w:tblGrid>
        <w:gridCol w:w="2880"/>
        <w:gridCol w:w="3600"/>
        <w:gridCol w:w="4032"/>
      </w:tblGrid>
      <w:tr w:rsidR="00EE69A0" w:rsidRPr="00057E16" w14:paraId="0C179243" w14:textId="77777777">
        <w:trPr>
          <w:jc w:val="center"/>
        </w:trPr>
        <w:tc>
          <w:tcPr>
            <w:tcW w:w="2880" w:type="dxa"/>
            <w:shd w:val="clear" w:color="auto" w:fill="D9EAF7"/>
            <w:vAlign w:val="center"/>
          </w:tcPr>
          <w:p w14:paraId="3FC57C69" w14:textId="77777777" w:rsidR="00EE69A0" w:rsidRPr="00057E16" w:rsidRDefault="00E455F5">
            <w:pPr>
              <w:rPr>
                <w:rFonts w:ascii="Calibri" w:hAnsi="Calibri" w:cs="Calibri"/>
                <w:sz w:val="18"/>
                <w:szCs w:val="18"/>
              </w:rPr>
            </w:pPr>
            <w:r w:rsidRPr="00057E16">
              <w:rPr>
                <w:rFonts w:ascii="Calibri" w:hAnsi="Calibri" w:cs="Calibri"/>
                <w:b/>
                <w:sz w:val="18"/>
                <w:szCs w:val="18"/>
              </w:rPr>
              <w:t>Derived Field</w:t>
            </w:r>
          </w:p>
        </w:tc>
        <w:tc>
          <w:tcPr>
            <w:tcW w:w="3600" w:type="dxa"/>
            <w:shd w:val="clear" w:color="auto" w:fill="D9EAF7"/>
            <w:vAlign w:val="center"/>
          </w:tcPr>
          <w:p w14:paraId="1642928D" w14:textId="77777777" w:rsidR="00EE69A0" w:rsidRPr="00057E16" w:rsidRDefault="00E455F5">
            <w:pPr>
              <w:rPr>
                <w:rFonts w:ascii="Calibri" w:hAnsi="Calibri" w:cs="Calibri"/>
                <w:sz w:val="18"/>
                <w:szCs w:val="18"/>
              </w:rPr>
            </w:pPr>
            <w:r w:rsidRPr="00057E16">
              <w:rPr>
                <w:rFonts w:ascii="Calibri" w:hAnsi="Calibri" w:cs="Calibri"/>
                <w:b/>
                <w:sz w:val="18"/>
                <w:szCs w:val="18"/>
              </w:rPr>
              <w:t>Derived From</w:t>
            </w:r>
          </w:p>
        </w:tc>
        <w:tc>
          <w:tcPr>
            <w:tcW w:w="4032" w:type="dxa"/>
            <w:shd w:val="clear" w:color="auto" w:fill="D9EAF7"/>
            <w:vAlign w:val="center"/>
          </w:tcPr>
          <w:p w14:paraId="12FCECDD" w14:textId="77777777" w:rsidR="00EE69A0" w:rsidRPr="00057E16" w:rsidRDefault="00E455F5">
            <w:pPr>
              <w:rPr>
                <w:rFonts w:ascii="Calibri" w:hAnsi="Calibri" w:cs="Calibri"/>
                <w:sz w:val="18"/>
                <w:szCs w:val="18"/>
              </w:rPr>
            </w:pPr>
            <w:r w:rsidRPr="00057E16">
              <w:rPr>
                <w:rFonts w:ascii="Calibri" w:hAnsi="Calibri" w:cs="Calibri"/>
                <w:b/>
                <w:sz w:val="18"/>
                <w:szCs w:val="18"/>
              </w:rPr>
              <w:t>Example / Usage</w:t>
            </w:r>
          </w:p>
        </w:tc>
      </w:tr>
      <w:tr w:rsidR="00EE69A0" w:rsidRPr="00057E16" w14:paraId="692DD9E8" w14:textId="77777777">
        <w:trPr>
          <w:jc w:val="center"/>
        </w:trPr>
        <w:tc>
          <w:tcPr>
            <w:tcW w:w="2880" w:type="dxa"/>
          </w:tcPr>
          <w:p w14:paraId="7F52BBC0" w14:textId="77777777" w:rsidR="00EE69A0" w:rsidRPr="00057E16" w:rsidRDefault="00E455F5">
            <w:pPr>
              <w:rPr>
                <w:rFonts w:ascii="Calibri" w:hAnsi="Calibri" w:cs="Calibri"/>
                <w:sz w:val="18"/>
                <w:szCs w:val="18"/>
              </w:rPr>
            </w:pPr>
            <w:r w:rsidRPr="00057E16">
              <w:rPr>
                <w:rFonts w:ascii="Calibri" w:hAnsi="Calibri" w:cs="Calibri"/>
                <w:sz w:val="18"/>
                <w:szCs w:val="18"/>
              </w:rPr>
              <w:t>PrimaryActionLabel</w:t>
            </w:r>
          </w:p>
        </w:tc>
        <w:tc>
          <w:tcPr>
            <w:tcW w:w="3600" w:type="dxa"/>
          </w:tcPr>
          <w:p w14:paraId="23F9A36C" w14:textId="77777777" w:rsidR="00EE69A0" w:rsidRPr="00057E16" w:rsidRDefault="00E455F5">
            <w:pPr>
              <w:rPr>
                <w:rFonts w:ascii="Calibri" w:hAnsi="Calibri" w:cs="Calibri"/>
                <w:sz w:val="18"/>
                <w:szCs w:val="18"/>
              </w:rPr>
            </w:pPr>
            <w:r w:rsidRPr="00057E16">
              <w:rPr>
                <w:rFonts w:ascii="Calibri" w:hAnsi="Calibri" w:cs="Calibri"/>
                <w:sz w:val="18"/>
                <w:szCs w:val="18"/>
              </w:rPr>
              <w:t>TaskBehaviorCode + CurrentState</w:t>
            </w:r>
          </w:p>
        </w:tc>
        <w:tc>
          <w:tcPr>
            <w:tcW w:w="4032" w:type="dxa"/>
          </w:tcPr>
          <w:p w14:paraId="3AFF24A6" w14:textId="77777777" w:rsidR="00EE69A0" w:rsidRPr="00057E16" w:rsidRDefault="00E455F5">
            <w:pPr>
              <w:rPr>
                <w:rFonts w:ascii="Calibri" w:hAnsi="Calibri" w:cs="Calibri"/>
                <w:sz w:val="18"/>
                <w:szCs w:val="18"/>
              </w:rPr>
            </w:pPr>
            <w:r w:rsidRPr="00057E16">
              <w:rPr>
                <w:rFonts w:ascii="Calibri" w:hAnsi="Calibri" w:cs="Calibri"/>
                <w:sz w:val="18"/>
                <w:szCs w:val="18"/>
              </w:rPr>
              <w:t>Watch Video, Complete Form, Take Reading, Start Check-in.</w:t>
            </w:r>
          </w:p>
        </w:tc>
      </w:tr>
      <w:tr w:rsidR="00EE69A0" w:rsidRPr="00057E16" w14:paraId="4C6E92D6" w14:textId="77777777">
        <w:trPr>
          <w:jc w:val="center"/>
        </w:trPr>
        <w:tc>
          <w:tcPr>
            <w:tcW w:w="2880" w:type="dxa"/>
          </w:tcPr>
          <w:p w14:paraId="1F0D7ED0" w14:textId="77777777" w:rsidR="00EE69A0" w:rsidRPr="00057E16" w:rsidRDefault="00E455F5">
            <w:pPr>
              <w:rPr>
                <w:rFonts w:ascii="Calibri" w:hAnsi="Calibri" w:cs="Calibri"/>
                <w:sz w:val="18"/>
                <w:szCs w:val="18"/>
              </w:rPr>
            </w:pPr>
            <w:r w:rsidRPr="00057E16">
              <w:rPr>
                <w:rFonts w:ascii="Calibri" w:hAnsi="Calibri" w:cs="Calibri"/>
                <w:sz w:val="18"/>
                <w:szCs w:val="18"/>
              </w:rPr>
              <w:t>DeepLinkTarget</w:t>
            </w:r>
          </w:p>
        </w:tc>
        <w:tc>
          <w:tcPr>
            <w:tcW w:w="3600" w:type="dxa"/>
          </w:tcPr>
          <w:p w14:paraId="63C6A9C2" w14:textId="77777777" w:rsidR="00EE69A0" w:rsidRPr="00057E16" w:rsidRDefault="00E455F5">
            <w:pPr>
              <w:rPr>
                <w:rFonts w:ascii="Calibri" w:hAnsi="Calibri" w:cs="Calibri"/>
                <w:sz w:val="18"/>
                <w:szCs w:val="18"/>
              </w:rPr>
            </w:pPr>
            <w:r w:rsidRPr="00057E16">
              <w:rPr>
                <w:rFonts w:ascii="Calibri" w:hAnsi="Calibri" w:cs="Calibri"/>
                <w:sz w:val="18"/>
                <w:szCs w:val="18"/>
              </w:rPr>
              <w:t>TaskBehaviorCode + ActionTargetID/source context</w:t>
            </w:r>
          </w:p>
        </w:tc>
        <w:tc>
          <w:tcPr>
            <w:tcW w:w="4032" w:type="dxa"/>
          </w:tcPr>
          <w:p w14:paraId="576B5A28" w14:textId="77777777" w:rsidR="00EE69A0" w:rsidRPr="00057E16" w:rsidRDefault="00E455F5">
            <w:pPr>
              <w:rPr>
                <w:rFonts w:ascii="Calibri" w:hAnsi="Calibri" w:cs="Calibri"/>
                <w:sz w:val="18"/>
                <w:szCs w:val="18"/>
              </w:rPr>
            </w:pPr>
            <w:r w:rsidRPr="00057E16">
              <w:rPr>
                <w:rFonts w:ascii="Calibri" w:hAnsi="Calibri" w:cs="Calibri"/>
                <w:sz w:val="18"/>
                <w:szCs w:val="18"/>
              </w:rPr>
              <w:t>Video player, Document/Form flow, Metric capture screen.</w:t>
            </w:r>
          </w:p>
        </w:tc>
      </w:tr>
      <w:tr w:rsidR="00EE69A0" w:rsidRPr="00057E16" w14:paraId="509E8FF4" w14:textId="77777777">
        <w:trPr>
          <w:jc w:val="center"/>
        </w:trPr>
        <w:tc>
          <w:tcPr>
            <w:tcW w:w="2880" w:type="dxa"/>
          </w:tcPr>
          <w:p w14:paraId="49040192" w14:textId="77777777" w:rsidR="00EE69A0" w:rsidRPr="00057E16" w:rsidRDefault="00E455F5">
            <w:pPr>
              <w:rPr>
                <w:rFonts w:ascii="Calibri" w:hAnsi="Calibri" w:cs="Calibri"/>
                <w:sz w:val="18"/>
                <w:szCs w:val="18"/>
              </w:rPr>
            </w:pPr>
            <w:r w:rsidRPr="00057E16">
              <w:rPr>
                <w:rFonts w:ascii="Calibri" w:hAnsi="Calibri" w:cs="Calibri"/>
                <w:sz w:val="18"/>
                <w:szCs w:val="18"/>
              </w:rPr>
              <w:t>DueDisplayText</w:t>
            </w:r>
          </w:p>
        </w:tc>
        <w:tc>
          <w:tcPr>
            <w:tcW w:w="3600" w:type="dxa"/>
          </w:tcPr>
          <w:p w14:paraId="39BD121C" w14:textId="77777777" w:rsidR="00EE69A0" w:rsidRPr="00057E16" w:rsidRDefault="00E455F5">
            <w:pPr>
              <w:rPr>
                <w:rFonts w:ascii="Calibri" w:hAnsi="Calibri" w:cs="Calibri"/>
                <w:sz w:val="18"/>
                <w:szCs w:val="18"/>
              </w:rPr>
            </w:pPr>
            <w:r w:rsidRPr="00057E16">
              <w:rPr>
                <w:rFonts w:ascii="Calibri" w:hAnsi="Calibri" w:cs="Calibri"/>
                <w:sz w:val="18"/>
                <w:szCs w:val="18"/>
              </w:rPr>
              <w:t>DueAt / due window</w:t>
            </w:r>
          </w:p>
        </w:tc>
        <w:tc>
          <w:tcPr>
            <w:tcW w:w="4032" w:type="dxa"/>
          </w:tcPr>
          <w:p w14:paraId="256C8E5F" w14:textId="77777777" w:rsidR="00EE69A0" w:rsidRPr="00057E16" w:rsidRDefault="00E455F5">
            <w:pPr>
              <w:rPr>
                <w:rFonts w:ascii="Calibri" w:hAnsi="Calibri" w:cs="Calibri"/>
                <w:sz w:val="18"/>
                <w:szCs w:val="18"/>
              </w:rPr>
            </w:pPr>
            <w:r w:rsidRPr="00057E16">
              <w:rPr>
                <w:rFonts w:ascii="Calibri" w:hAnsi="Calibri" w:cs="Calibri"/>
                <w:sz w:val="18"/>
                <w:szCs w:val="18"/>
              </w:rPr>
              <w:t>Due today, Due tomorrow, Overdue by 2 days.</w:t>
            </w:r>
          </w:p>
        </w:tc>
      </w:tr>
      <w:tr w:rsidR="00EE69A0" w:rsidRPr="00057E16" w14:paraId="21586154" w14:textId="77777777">
        <w:trPr>
          <w:jc w:val="center"/>
        </w:trPr>
        <w:tc>
          <w:tcPr>
            <w:tcW w:w="2880" w:type="dxa"/>
          </w:tcPr>
          <w:p w14:paraId="6E055B61" w14:textId="77777777" w:rsidR="00EE69A0" w:rsidRPr="00057E16" w:rsidRDefault="00E455F5">
            <w:pPr>
              <w:rPr>
                <w:rFonts w:ascii="Calibri" w:hAnsi="Calibri" w:cs="Calibri"/>
                <w:sz w:val="18"/>
                <w:szCs w:val="18"/>
              </w:rPr>
            </w:pPr>
            <w:r w:rsidRPr="00057E16">
              <w:rPr>
                <w:rFonts w:ascii="Calibri" w:hAnsi="Calibri" w:cs="Calibri"/>
                <w:sz w:val="18"/>
                <w:szCs w:val="18"/>
              </w:rPr>
              <w:t>ContextDisplayText</w:t>
            </w:r>
          </w:p>
        </w:tc>
        <w:tc>
          <w:tcPr>
            <w:tcW w:w="3600" w:type="dxa"/>
          </w:tcPr>
          <w:p w14:paraId="5E8F8CFA" w14:textId="77777777" w:rsidR="00EE69A0" w:rsidRPr="00057E16" w:rsidRDefault="00E455F5">
            <w:pPr>
              <w:rPr>
                <w:rFonts w:ascii="Calibri" w:hAnsi="Calibri" w:cs="Calibri"/>
                <w:sz w:val="18"/>
                <w:szCs w:val="18"/>
              </w:rPr>
            </w:pPr>
            <w:r w:rsidRPr="00057E16">
              <w:rPr>
                <w:rFonts w:ascii="Calibri" w:hAnsi="Calibri" w:cs="Calibri"/>
                <w:sz w:val="18"/>
                <w:szCs w:val="18"/>
              </w:rPr>
              <w:t>WorkflowStage, LinkedEntityCode, source context</w:t>
            </w:r>
          </w:p>
        </w:tc>
        <w:tc>
          <w:tcPr>
            <w:tcW w:w="4032" w:type="dxa"/>
          </w:tcPr>
          <w:p w14:paraId="44202C82" w14:textId="77777777" w:rsidR="00EE69A0" w:rsidRPr="00057E16" w:rsidRDefault="00E455F5">
            <w:pPr>
              <w:rPr>
                <w:rFonts w:ascii="Calibri" w:hAnsi="Calibri" w:cs="Calibri"/>
                <w:sz w:val="18"/>
                <w:szCs w:val="18"/>
              </w:rPr>
            </w:pPr>
            <w:r w:rsidRPr="00057E16">
              <w:rPr>
                <w:rFonts w:ascii="Calibri" w:hAnsi="Calibri" w:cs="Calibri"/>
                <w:sz w:val="18"/>
                <w:szCs w:val="18"/>
              </w:rPr>
              <w:t>Onboarding, BP monitoring, Pain check-in.</w:t>
            </w:r>
          </w:p>
        </w:tc>
      </w:tr>
      <w:tr w:rsidR="00EE69A0" w:rsidRPr="00057E16" w14:paraId="4302E3A7" w14:textId="77777777">
        <w:trPr>
          <w:jc w:val="center"/>
        </w:trPr>
        <w:tc>
          <w:tcPr>
            <w:tcW w:w="2880" w:type="dxa"/>
          </w:tcPr>
          <w:p w14:paraId="569A8EC8" w14:textId="77777777" w:rsidR="00EE69A0" w:rsidRPr="00057E16" w:rsidRDefault="00E455F5">
            <w:pPr>
              <w:rPr>
                <w:rFonts w:ascii="Calibri" w:hAnsi="Calibri" w:cs="Calibri"/>
                <w:sz w:val="18"/>
                <w:szCs w:val="18"/>
              </w:rPr>
            </w:pPr>
            <w:r w:rsidRPr="00057E16">
              <w:rPr>
                <w:rFonts w:ascii="Calibri" w:hAnsi="Calibri" w:cs="Calibri"/>
                <w:sz w:val="18"/>
                <w:szCs w:val="18"/>
              </w:rPr>
              <w:t>SurfaceRank</w:t>
            </w:r>
          </w:p>
        </w:tc>
        <w:tc>
          <w:tcPr>
            <w:tcW w:w="3600" w:type="dxa"/>
          </w:tcPr>
          <w:p w14:paraId="02648280" w14:textId="77777777" w:rsidR="00EE69A0" w:rsidRPr="00057E16" w:rsidRDefault="00E455F5">
            <w:pPr>
              <w:rPr>
                <w:rFonts w:ascii="Calibri" w:hAnsi="Calibri" w:cs="Calibri"/>
                <w:sz w:val="18"/>
                <w:szCs w:val="18"/>
              </w:rPr>
            </w:pPr>
            <w:r w:rsidRPr="00057E16">
              <w:rPr>
                <w:rFonts w:ascii="Calibri" w:hAnsi="Calibri" w:cs="Calibri"/>
                <w:sz w:val="18"/>
                <w:szCs w:val="18"/>
              </w:rPr>
              <w:t>SurfaceSection, due date, priority/product rules</w:t>
            </w:r>
          </w:p>
        </w:tc>
        <w:tc>
          <w:tcPr>
            <w:tcW w:w="4032" w:type="dxa"/>
          </w:tcPr>
          <w:p w14:paraId="64EF14EE" w14:textId="77777777" w:rsidR="00EE69A0" w:rsidRPr="00057E16" w:rsidRDefault="00E455F5">
            <w:pPr>
              <w:rPr>
                <w:rFonts w:ascii="Calibri" w:hAnsi="Calibri" w:cs="Calibri"/>
                <w:sz w:val="18"/>
                <w:szCs w:val="18"/>
              </w:rPr>
            </w:pPr>
            <w:r w:rsidRPr="00057E16">
              <w:rPr>
                <w:rFonts w:ascii="Calibri" w:hAnsi="Calibri" w:cs="Calibri"/>
                <w:sz w:val="18"/>
                <w:szCs w:val="18"/>
              </w:rPr>
              <w:t>Sort order inside Today/NeedsAttention.</w:t>
            </w:r>
          </w:p>
        </w:tc>
      </w:tr>
      <w:tr w:rsidR="00EE69A0" w:rsidRPr="00057E16" w14:paraId="4428107E" w14:textId="77777777">
        <w:trPr>
          <w:jc w:val="center"/>
        </w:trPr>
        <w:tc>
          <w:tcPr>
            <w:tcW w:w="2880" w:type="dxa"/>
          </w:tcPr>
          <w:p w14:paraId="60E44B71" w14:textId="77777777" w:rsidR="00EE69A0" w:rsidRPr="00057E16" w:rsidRDefault="00E455F5">
            <w:pPr>
              <w:rPr>
                <w:rFonts w:ascii="Calibri" w:hAnsi="Calibri" w:cs="Calibri"/>
                <w:sz w:val="18"/>
                <w:szCs w:val="18"/>
              </w:rPr>
            </w:pPr>
            <w:r w:rsidRPr="00057E16">
              <w:rPr>
                <w:rFonts w:ascii="Calibri" w:hAnsi="Calibri" w:cs="Calibri"/>
                <w:sz w:val="18"/>
                <w:szCs w:val="18"/>
              </w:rPr>
              <w:t>IsSurfaceVisible</w:t>
            </w:r>
          </w:p>
        </w:tc>
        <w:tc>
          <w:tcPr>
            <w:tcW w:w="3600" w:type="dxa"/>
          </w:tcPr>
          <w:p w14:paraId="312F1CB9" w14:textId="77777777" w:rsidR="00EE69A0" w:rsidRPr="00057E16" w:rsidRDefault="00E455F5">
            <w:pPr>
              <w:rPr>
                <w:rFonts w:ascii="Calibri" w:hAnsi="Calibri" w:cs="Calibri"/>
                <w:sz w:val="18"/>
                <w:szCs w:val="18"/>
              </w:rPr>
            </w:pPr>
            <w:r w:rsidRPr="00057E16">
              <w:rPr>
                <w:rFonts w:ascii="Calibri" w:hAnsi="Calibri" w:cs="Calibri"/>
                <w:sz w:val="18"/>
                <w:szCs w:val="18"/>
              </w:rPr>
              <w:t>CurrentState, DisplayToPatient, actor context</w:t>
            </w:r>
          </w:p>
        </w:tc>
        <w:tc>
          <w:tcPr>
            <w:tcW w:w="4032" w:type="dxa"/>
          </w:tcPr>
          <w:p w14:paraId="776DA38B" w14:textId="77777777" w:rsidR="00EE69A0" w:rsidRPr="00057E16" w:rsidRDefault="00E455F5">
            <w:pPr>
              <w:rPr>
                <w:rFonts w:ascii="Calibri" w:hAnsi="Calibri" w:cs="Calibri"/>
                <w:sz w:val="18"/>
                <w:szCs w:val="18"/>
              </w:rPr>
            </w:pPr>
            <w:r w:rsidRPr="00057E16">
              <w:rPr>
                <w:rFonts w:ascii="Calibri" w:hAnsi="Calibri" w:cs="Calibri"/>
                <w:sz w:val="18"/>
                <w:szCs w:val="18"/>
              </w:rPr>
              <w:t>Whether a card appears for this user/surface.</w:t>
            </w:r>
          </w:p>
        </w:tc>
      </w:tr>
    </w:tbl>
    <w:p w14:paraId="500D9B7F" w14:textId="77777777" w:rsidR="00EE69A0" w:rsidRPr="00057E16" w:rsidRDefault="00EE69A0">
      <w:pPr>
        <w:rPr>
          <w:rFonts w:ascii="Calibri" w:hAnsi="Calibri" w:cs="Calibri"/>
          <w:sz w:val="18"/>
          <w:szCs w:val="18"/>
        </w:rPr>
      </w:pPr>
    </w:p>
    <w:p w14:paraId="35133C4A" w14:textId="6D2FF4EE" w:rsidR="00EE69A0" w:rsidRPr="004C349E" w:rsidRDefault="00E455F5" w:rsidP="004C349E">
      <w:pPr>
        <w:pStyle w:val="Heading1"/>
        <w:numPr>
          <w:ilvl w:val="0"/>
          <w:numId w:val="12"/>
        </w:numPr>
        <w:rPr>
          <w:rFonts w:ascii="Calibri" w:hAnsi="Calibri" w:cs="Calibri"/>
          <w:sz w:val="24"/>
          <w:szCs w:val="24"/>
        </w:rPr>
      </w:pPr>
      <w:r w:rsidRPr="004C349E">
        <w:rPr>
          <w:rFonts w:ascii="Calibri" w:hAnsi="Calibri" w:cs="Calibri"/>
          <w:sz w:val="24"/>
          <w:szCs w:val="24"/>
        </w:rPr>
        <w:t>Access Patterns, Security, Idempotency, Error Handling, and NFRs</w:t>
      </w:r>
    </w:p>
    <w:p w14:paraId="3DFCC4F7" w14:textId="516A7714"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Access Patterns</w:t>
      </w:r>
    </w:p>
    <w:p w14:paraId="1A051B47" w14:textId="77777777" w:rsidR="009A72D1" w:rsidRPr="009A72D1" w:rsidRDefault="009A72D1" w:rsidP="009A72D1"/>
    <w:tbl>
      <w:tblPr>
        <w:tblStyle w:val="TableGrid"/>
        <w:tblW w:w="0" w:type="auto"/>
        <w:jc w:val="center"/>
        <w:tblLook w:val="04A0" w:firstRow="1" w:lastRow="0" w:firstColumn="1" w:lastColumn="0" w:noHBand="0" w:noVBand="1"/>
      </w:tblPr>
      <w:tblGrid>
        <w:gridCol w:w="4032"/>
        <w:gridCol w:w="6336"/>
      </w:tblGrid>
      <w:tr w:rsidR="00EE69A0" w:rsidRPr="00057E16" w14:paraId="22D2E985" w14:textId="77777777">
        <w:trPr>
          <w:jc w:val="center"/>
        </w:trPr>
        <w:tc>
          <w:tcPr>
            <w:tcW w:w="4032" w:type="dxa"/>
            <w:shd w:val="clear" w:color="auto" w:fill="D9EAF7"/>
            <w:vAlign w:val="center"/>
          </w:tcPr>
          <w:p w14:paraId="251D08A8" w14:textId="77777777" w:rsidR="00EE69A0" w:rsidRPr="00057E16" w:rsidRDefault="00E455F5">
            <w:pPr>
              <w:rPr>
                <w:rFonts w:ascii="Calibri" w:hAnsi="Calibri" w:cs="Calibri"/>
                <w:sz w:val="18"/>
                <w:szCs w:val="18"/>
              </w:rPr>
            </w:pPr>
            <w:r w:rsidRPr="00057E16">
              <w:rPr>
                <w:rFonts w:ascii="Calibri" w:hAnsi="Calibri" w:cs="Calibri"/>
                <w:b/>
                <w:sz w:val="18"/>
                <w:szCs w:val="18"/>
              </w:rPr>
              <w:t>Access Pattern</w:t>
            </w:r>
          </w:p>
        </w:tc>
        <w:tc>
          <w:tcPr>
            <w:tcW w:w="6336" w:type="dxa"/>
            <w:shd w:val="clear" w:color="auto" w:fill="D9EAF7"/>
            <w:vAlign w:val="center"/>
          </w:tcPr>
          <w:p w14:paraId="65E1CF19" w14:textId="77777777" w:rsidR="00EE69A0" w:rsidRPr="00057E16" w:rsidRDefault="00E455F5">
            <w:pPr>
              <w:rPr>
                <w:rFonts w:ascii="Calibri" w:hAnsi="Calibri" w:cs="Calibri"/>
                <w:sz w:val="18"/>
                <w:szCs w:val="18"/>
              </w:rPr>
            </w:pPr>
            <w:r w:rsidRPr="00057E16">
              <w:rPr>
                <w:rFonts w:ascii="Calibri" w:hAnsi="Calibri" w:cs="Calibri"/>
                <w:b/>
                <w:sz w:val="18"/>
                <w:szCs w:val="18"/>
              </w:rPr>
              <w:t>Purpose</w:t>
            </w:r>
          </w:p>
        </w:tc>
      </w:tr>
      <w:tr w:rsidR="00EE69A0" w:rsidRPr="00057E16" w14:paraId="6DDF574D" w14:textId="77777777">
        <w:trPr>
          <w:jc w:val="center"/>
        </w:trPr>
        <w:tc>
          <w:tcPr>
            <w:tcW w:w="4032" w:type="dxa"/>
          </w:tcPr>
          <w:p w14:paraId="10555B53" w14:textId="77777777" w:rsidR="00EE69A0" w:rsidRPr="00057E16" w:rsidRDefault="00E455F5">
            <w:pPr>
              <w:rPr>
                <w:rFonts w:ascii="Calibri" w:hAnsi="Calibri" w:cs="Calibri"/>
                <w:sz w:val="18"/>
                <w:szCs w:val="18"/>
              </w:rPr>
            </w:pPr>
            <w:r w:rsidRPr="00057E16">
              <w:rPr>
                <w:rFonts w:ascii="Calibri" w:hAnsi="Calibri" w:cs="Calibri"/>
                <w:sz w:val="18"/>
                <w:szCs w:val="18"/>
              </w:rPr>
              <w:t>Get active tasks for patient</w:t>
            </w:r>
          </w:p>
        </w:tc>
        <w:tc>
          <w:tcPr>
            <w:tcW w:w="6336" w:type="dxa"/>
          </w:tcPr>
          <w:p w14:paraId="359D47FC" w14:textId="77777777" w:rsidR="00EE69A0" w:rsidRPr="00057E16" w:rsidRDefault="00E455F5">
            <w:pPr>
              <w:rPr>
                <w:rFonts w:ascii="Calibri" w:hAnsi="Calibri" w:cs="Calibri"/>
                <w:sz w:val="18"/>
                <w:szCs w:val="18"/>
              </w:rPr>
            </w:pPr>
            <w:r w:rsidRPr="00057E16">
              <w:rPr>
                <w:rFonts w:ascii="Calibri" w:hAnsi="Calibri" w:cs="Calibri"/>
                <w:sz w:val="18"/>
                <w:szCs w:val="18"/>
              </w:rPr>
              <w:t>Mobile/portal active work list.</w:t>
            </w:r>
          </w:p>
        </w:tc>
      </w:tr>
      <w:tr w:rsidR="00EE69A0" w:rsidRPr="00057E16" w14:paraId="42B92F4E" w14:textId="77777777">
        <w:trPr>
          <w:jc w:val="center"/>
        </w:trPr>
        <w:tc>
          <w:tcPr>
            <w:tcW w:w="4032" w:type="dxa"/>
          </w:tcPr>
          <w:p w14:paraId="2C250D20" w14:textId="77777777" w:rsidR="00EE69A0" w:rsidRPr="00057E16" w:rsidRDefault="00E455F5">
            <w:pPr>
              <w:rPr>
                <w:rFonts w:ascii="Calibri" w:hAnsi="Calibri" w:cs="Calibri"/>
                <w:sz w:val="18"/>
                <w:szCs w:val="18"/>
              </w:rPr>
            </w:pPr>
            <w:r w:rsidRPr="00057E16">
              <w:rPr>
                <w:rFonts w:ascii="Calibri" w:hAnsi="Calibri" w:cs="Calibri"/>
                <w:sz w:val="18"/>
                <w:szCs w:val="18"/>
              </w:rPr>
              <w:t>Get tasks by CarePlanInstanceID</w:t>
            </w:r>
          </w:p>
        </w:tc>
        <w:tc>
          <w:tcPr>
            <w:tcW w:w="6336" w:type="dxa"/>
          </w:tcPr>
          <w:p w14:paraId="24754A89" w14:textId="77777777" w:rsidR="00EE69A0" w:rsidRPr="00057E16" w:rsidRDefault="00E455F5">
            <w:pPr>
              <w:rPr>
                <w:rFonts w:ascii="Calibri" w:hAnsi="Calibri" w:cs="Calibri"/>
                <w:sz w:val="18"/>
                <w:szCs w:val="18"/>
              </w:rPr>
            </w:pPr>
            <w:r w:rsidRPr="00057E16">
              <w:rPr>
                <w:rFonts w:ascii="Calibri" w:hAnsi="Calibri" w:cs="Calibri"/>
                <w:sz w:val="18"/>
                <w:szCs w:val="18"/>
              </w:rPr>
              <w:t>Care-plan detail and workflow view.</w:t>
            </w:r>
          </w:p>
        </w:tc>
      </w:tr>
      <w:tr w:rsidR="00EE69A0" w:rsidRPr="00057E16" w14:paraId="6C6886B2" w14:textId="77777777">
        <w:trPr>
          <w:jc w:val="center"/>
        </w:trPr>
        <w:tc>
          <w:tcPr>
            <w:tcW w:w="4032" w:type="dxa"/>
          </w:tcPr>
          <w:p w14:paraId="55588C64" w14:textId="77777777" w:rsidR="00EE69A0" w:rsidRPr="00057E16" w:rsidRDefault="00E455F5">
            <w:pPr>
              <w:rPr>
                <w:rFonts w:ascii="Calibri" w:hAnsi="Calibri" w:cs="Calibri"/>
                <w:sz w:val="18"/>
                <w:szCs w:val="18"/>
              </w:rPr>
            </w:pPr>
            <w:r w:rsidRPr="00057E16">
              <w:rPr>
                <w:rFonts w:ascii="Calibri" w:hAnsi="Calibri" w:cs="Calibri"/>
                <w:sz w:val="18"/>
                <w:szCs w:val="18"/>
              </w:rPr>
              <w:t>Get Action Center items by patient and section</w:t>
            </w:r>
          </w:p>
        </w:tc>
        <w:tc>
          <w:tcPr>
            <w:tcW w:w="6336" w:type="dxa"/>
          </w:tcPr>
          <w:p w14:paraId="410EB5FD" w14:textId="77777777" w:rsidR="00EE69A0" w:rsidRPr="00057E16" w:rsidRDefault="00E455F5">
            <w:pPr>
              <w:rPr>
                <w:rFonts w:ascii="Calibri" w:hAnsi="Calibri" w:cs="Calibri"/>
                <w:sz w:val="18"/>
                <w:szCs w:val="18"/>
              </w:rPr>
            </w:pPr>
            <w:r w:rsidRPr="00057E16">
              <w:rPr>
                <w:rFonts w:ascii="Calibri" w:hAnsi="Calibri" w:cs="Calibri"/>
                <w:sz w:val="18"/>
                <w:szCs w:val="18"/>
              </w:rPr>
              <w:t>Today, Upcoming, NeedsAttention, History.</w:t>
            </w:r>
          </w:p>
        </w:tc>
      </w:tr>
      <w:tr w:rsidR="00EE69A0" w:rsidRPr="00057E16" w14:paraId="5BEDF89F" w14:textId="77777777">
        <w:trPr>
          <w:jc w:val="center"/>
        </w:trPr>
        <w:tc>
          <w:tcPr>
            <w:tcW w:w="4032" w:type="dxa"/>
          </w:tcPr>
          <w:p w14:paraId="01044810" w14:textId="77777777" w:rsidR="00EE69A0" w:rsidRPr="00057E16" w:rsidRDefault="00E455F5">
            <w:pPr>
              <w:rPr>
                <w:rFonts w:ascii="Calibri" w:hAnsi="Calibri" w:cs="Calibri"/>
                <w:sz w:val="18"/>
                <w:szCs w:val="18"/>
              </w:rPr>
            </w:pPr>
            <w:r w:rsidRPr="00057E16">
              <w:rPr>
                <w:rFonts w:ascii="Calibri" w:hAnsi="Calibri" w:cs="Calibri"/>
                <w:sz w:val="18"/>
                <w:szCs w:val="18"/>
              </w:rPr>
              <w:t>Get task by ID</w:t>
            </w:r>
          </w:p>
        </w:tc>
        <w:tc>
          <w:tcPr>
            <w:tcW w:w="6336" w:type="dxa"/>
          </w:tcPr>
          <w:p w14:paraId="1C4D48C9" w14:textId="77777777" w:rsidR="00EE69A0" w:rsidRPr="00057E16" w:rsidRDefault="00E455F5">
            <w:pPr>
              <w:rPr>
                <w:rFonts w:ascii="Calibri" w:hAnsi="Calibri" w:cs="Calibri"/>
                <w:sz w:val="18"/>
                <w:szCs w:val="18"/>
              </w:rPr>
            </w:pPr>
            <w:r w:rsidRPr="00057E16">
              <w:rPr>
                <w:rFonts w:ascii="Calibri" w:hAnsi="Calibri" w:cs="Calibri"/>
                <w:sz w:val="18"/>
                <w:szCs w:val="18"/>
              </w:rPr>
              <w:t>Task detail.</w:t>
            </w:r>
          </w:p>
        </w:tc>
      </w:tr>
      <w:tr w:rsidR="00EE69A0" w:rsidRPr="00057E16" w14:paraId="44F9712A" w14:textId="77777777">
        <w:trPr>
          <w:jc w:val="center"/>
        </w:trPr>
        <w:tc>
          <w:tcPr>
            <w:tcW w:w="4032" w:type="dxa"/>
          </w:tcPr>
          <w:p w14:paraId="5367DA8B" w14:textId="77777777" w:rsidR="00EE69A0" w:rsidRPr="00057E16" w:rsidRDefault="00E455F5">
            <w:pPr>
              <w:rPr>
                <w:rFonts w:ascii="Calibri" w:hAnsi="Calibri" w:cs="Calibri"/>
                <w:sz w:val="18"/>
                <w:szCs w:val="18"/>
              </w:rPr>
            </w:pPr>
            <w:r w:rsidRPr="00057E16">
              <w:rPr>
                <w:rFonts w:ascii="Calibri" w:hAnsi="Calibri" w:cs="Calibri"/>
                <w:sz w:val="18"/>
                <w:szCs w:val="18"/>
              </w:rPr>
              <w:t>Find task by CompletionSourceReferenceID</w:t>
            </w:r>
          </w:p>
        </w:tc>
        <w:tc>
          <w:tcPr>
            <w:tcW w:w="6336" w:type="dxa"/>
          </w:tcPr>
          <w:p w14:paraId="5237E282" w14:textId="77777777" w:rsidR="00EE69A0" w:rsidRPr="00057E16" w:rsidRDefault="00E455F5">
            <w:pPr>
              <w:rPr>
                <w:rFonts w:ascii="Calibri" w:hAnsi="Calibri" w:cs="Calibri"/>
                <w:sz w:val="18"/>
                <w:szCs w:val="18"/>
              </w:rPr>
            </w:pPr>
            <w:r w:rsidRPr="00057E16">
              <w:rPr>
                <w:rFonts w:ascii="Calibri" w:hAnsi="Calibri" w:cs="Calibri"/>
                <w:sz w:val="18"/>
                <w:szCs w:val="18"/>
              </w:rPr>
              <w:t>Process linked source-object completion event.</w:t>
            </w:r>
          </w:p>
        </w:tc>
      </w:tr>
      <w:tr w:rsidR="00EE69A0" w:rsidRPr="00057E16" w14:paraId="412D749C" w14:textId="77777777">
        <w:trPr>
          <w:jc w:val="center"/>
        </w:trPr>
        <w:tc>
          <w:tcPr>
            <w:tcW w:w="4032" w:type="dxa"/>
          </w:tcPr>
          <w:p w14:paraId="30772D3A" w14:textId="77777777" w:rsidR="00EE69A0" w:rsidRPr="00057E16" w:rsidRDefault="00E455F5">
            <w:pPr>
              <w:rPr>
                <w:rFonts w:ascii="Calibri" w:hAnsi="Calibri" w:cs="Calibri"/>
                <w:sz w:val="18"/>
                <w:szCs w:val="18"/>
              </w:rPr>
            </w:pPr>
            <w:r w:rsidRPr="00057E16">
              <w:rPr>
                <w:rFonts w:ascii="Calibri" w:hAnsi="Calibri" w:cs="Calibri"/>
                <w:sz w:val="18"/>
                <w:szCs w:val="18"/>
              </w:rPr>
              <w:t>Get due/reminder-eligible tasks</w:t>
            </w:r>
          </w:p>
        </w:tc>
        <w:tc>
          <w:tcPr>
            <w:tcW w:w="6336" w:type="dxa"/>
          </w:tcPr>
          <w:p w14:paraId="670EE328" w14:textId="77777777" w:rsidR="00EE69A0" w:rsidRPr="00057E16" w:rsidRDefault="00E455F5">
            <w:pPr>
              <w:rPr>
                <w:rFonts w:ascii="Calibri" w:hAnsi="Calibri" w:cs="Calibri"/>
                <w:sz w:val="18"/>
                <w:szCs w:val="18"/>
              </w:rPr>
            </w:pPr>
            <w:r w:rsidRPr="00057E16">
              <w:rPr>
                <w:rFonts w:ascii="Calibri" w:hAnsi="Calibri" w:cs="Calibri"/>
                <w:sz w:val="18"/>
                <w:szCs w:val="18"/>
              </w:rPr>
              <w:t>Reminder scheduler/window processing.</w:t>
            </w:r>
          </w:p>
        </w:tc>
      </w:tr>
      <w:tr w:rsidR="00EE69A0" w:rsidRPr="00057E16" w14:paraId="4886B53B" w14:textId="77777777">
        <w:trPr>
          <w:jc w:val="center"/>
        </w:trPr>
        <w:tc>
          <w:tcPr>
            <w:tcW w:w="4032" w:type="dxa"/>
          </w:tcPr>
          <w:p w14:paraId="07DF60EA" w14:textId="77777777" w:rsidR="00EE69A0" w:rsidRPr="00057E16" w:rsidRDefault="00E455F5">
            <w:pPr>
              <w:rPr>
                <w:rFonts w:ascii="Calibri" w:hAnsi="Calibri" w:cs="Calibri"/>
                <w:sz w:val="18"/>
                <w:szCs w:val="18"/>
              </w:rPr>
            </w:pPr>
            <w:r w:rsidRPr="00057E16">
              <w:rPr>
                <w:rFonts w:ascii="Calibri" w:hAnsi="Calibri" w:cs="Calibri"/>
                <w:sz w:val="18"/>
                <w:szCs w:val="18"/>
              </w:rPr>
              <w:t>Get staff/care-team assigned tasks</w:t>
            </w:r>
          </w:p>
        </w:tc>
        <w:tc>
          <w:tcPr>
            <w:tcW w:w="6336" w:type="dxa"/>
          </w:tcPr>
          <w:p w14:paraId="1F959520" w14:textId="77777777" w:rsidR="00EE69A0" w:rsidRPr="00057E16" w:rsidRDefault="00E455F5">
            <w:pPr>
              <w:rPr>
                <w:rFonts w:ascii="Calibri" w:hAnsi="Calibri" w:cs="Calibri"/>
                <w:sz w:val="18"/>
                <w:szCs w:val="18"/>
              </w:rPr>
            </w:pPr>
            <w:r w:rsidRPr="00057E16">
              <w:rPr>
                <w:rFonts w:ascii="Calibri" w:hAnsi="Calibri" w:cs="Calibri"/>
                <w:sz w:val="18"/>
                <w:szCs w:val="18"/>
              </w:rPr>
              <w:t>Portal operational queue.</w:t>
            </w:r>
          </w:p>
        </w:tc>
      </w:tr>
      <w:tr w:rsidR="00EE69A0" w:rsidRPr="00057E16" w14:paraId="3D61055D" w14:textId="77777777">
        <w:trPr>
          <w:jc w:val="center"/>
        </w:trPr>
        <w:tc>
          <w:tcPr>
            <w:tcW w:w="4032" w:type="dxa"/>
          </w:tcPr>
          <w:p w14:paraId="72E372A5" w14:textId="77777777" w:rsidR="00EE69A0" w:rsidRPr="00057E16" w:rsidRDefault="00E455F5">
            <w:pPr>
              <w:rPr>
                <w:rFonts w:ascii="Calibri" w:hAnsi="Calibri" w:cs="Calibri"/>
                <w:sz w:val="18"/>
                <w:szCs w:val="18"/>
              </w:rPr>
            </w:pPr>
            <w:r w:rsidRPr="00057E16">
              <w:rPr>
                <w:rFonts w:ascii="Calibri" w:hAnsi="Calibri" w:cs="Calibri"/>
                <w:sz w:val="18"/>
                <w:szCs w:val="18"/>
              </w:rPr>
              <w:t>Get task readiness summary for care plan stage</w:t>
            </w:r>
          </w:p>
        </w:tc>
        <w:tc>
          <w:tcPr>
            <w:tcW w:w="6336" w:type="dxa"/>
          </w:tcPr>
          <w:p w14:paraId="1AB21875" w14:textId="77777777" w:rsidR="00EE69A0" w:rsidRPr="00057E16" w:rsidRDefault="00E455F5">
            <w:pPr>
              <w:rPr>
                <w:rFonts w:ascii="Calibri" w:hAnsi="Calibri" w:cs="Calibri"/>
                <w:sz w:val="18"/>
                <w:szCs w:val="18"/>
              </w:rPr>
            </w:pPr>
            <w:r w:rsidRPr="00057E16">
              <w:rPr>
                <w:rFonts w:ascii="Calibri" w:hAnsi="Calibri" w:cs="Calibri"/>
                <w:sz w:val="18"/>
                <w:szCs w:val="18"/>
              </w:rPr>
              <w:t>Care Plan Runtime stage readiness validation.</w:t>
            </w:r>
          </w:p>
        </w:tc>
      </w:tr>
      <w:tr w:rsidR="00EE69A0" w:rsidRPr="00057E16" w14:paraId="20B7C68C" w14:textId="77777777">
        <w:trPr>
          <w:jc w:val="center"/>
        </w:trPr>
        <w:tc>
          <w:tcPr>
            <w:tcW w:w="4032" w:type="dxa"/>
          </w:tcPr>
          <w:p w14:paraId="4E1797DA" w14:textId="77777777" w:rsidR="00EE69A0" w:rsidRPr="00057E16" w:rsidRDefault="00E455F5">
            <w:pPr>
              <w:rPr>
                <w:rFonts w:ascii="Calibri" w:hAnsi="Calibri" w:cs="Calibri"/>
                <w:sz w:val="18"/>
                <w:szCs w:val="18"/>
              </w:rPr>
            </w:pPr>
            <w:r w:rsidRPr="00057E16">
              <w:rPr>
                <w:rFonts w:ascii="Calibri" w:hAnsi="Calibri" w:cs="Calibri"/>
                <w:sz w:val="18"/>
                <w:szCs w:val="18"/>
              </w:rPr>
              <w:t>Get task history</w:t>
            </w:r>
          </w:p>
        </w:tc>
        <w:tc>
          <w:tcPr>
            <w:tcW w:w="6336" w:type="dxa"/>
          </w:tcPr>
          <w:p w14:paraId="7A296294" w14:textId="77777777" w:rsidR="00EE69A0" w:rsidRPr="00057E16" w:rsidRDefault="00E455F5">
            <w:pPr>
              <w:rPr>
                <w:rFonts w:ascii="Calibri" w:hAnsi="Calibri" w:cs="Calibri"/>
                <w:sz w:val="18"/>
                <w:szCs w:val="18"/>
              </w:rPr>
            </w:pPr>
            <w:r w:rsidRPr="00057E16">
              <w:rPr>
                <w:rFonts w:ascii="Calibri" w:hAnsi="Calibri" w:cs="Calibri"/>
                <w:sz w:val="18"/>
                <w:szCs w:val="18"/>
              </w:rPr>
              <w:t>Audit, troubleshooting, timeline.</w:t>
            </w:r>
          </w:p>
        </w:tc>
      </w:tr>
    </w:tbl>
    <w:p w14:paraId="4548A939" w14:textId="77777777" w:rsidR="00EE69A0" w:rsidRPr="00057E16" w:rsidRDefault="00EE69A0">
      <w:pPr>
        <w:rPr>
          <w:rFonts w:ascii="Calibri" w:hAnsi="Calibri" w:cs="Calibri"/>
          <w:sz w:val="18"/>
          <w:szCs w:val="18"/>
        </w:rPr>
      </w:pPr>
    </w:p>
    <w:p w14:paraId="0F90CAAC" w14:textId="77777777" w:rsidR="00EE69A0" w:rsidRPr="00057E16" w:rsidRDefault="00E455F5">
      <w:pPr>
        <w:rPr>
          <w:rFonts w:ascii="Calibri" w:hAnsi="Calibri" w:cs="Calibri"/>
          <w:sz w:val="18"/>
          <w:szCs w:val="18"/>
        </w:rPr>
      </w:pPr>
      <w:r w:rsidRPr="00057E16">
        <w:rPr>
          <w:rFonts w:ascii="Calibri" w:hAnsi="Calibri" w:cs="Calibri"/>
          <w:sz w:val="18"/>
          <w:szCs w:val="18"/>
        </w:rPr>
        <w:t>This document intentionally does not prescribe physical DynamoDB table keys, GSIs, or indexes. Developers should design storage based on these access patterns and platform standards.</w:t>
      </w:r>
    </w:p>
    <w:p w14:paraId="40BBEF97" w14:textId="77E86879"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Security and Access Control</w:t>
      </w:r>
    </w:p>
    <w:p w14:paraId="62AAE6F0" w14:textId="77777777" w:rsidR="009A72D1" w:rsidRPr="009A72D1" w:rsidRDefault="009A72D1" w:rsidP="009A72D1"/>
    <w:tbl>
      <w:tblPr>
        <w:tblStyle w:val="TableGrid"/>
        <w:tblW w:w="0" w:type="auto"/>
        <w:jc w:val="center"/>
        <w:tblLook w:val="04A0" w:firstRow="1" w:lastRow="0" w:firstColumn="1" w:lastColumn="0" w:noHBand="0" w:noVBand="1"/>
      </w:tblPr>
      <w:tblGrid>
        <w:gridCol w:w="1719"/>
        <w:gridCol w:w="8865"/>
      </w:tblGrid>
      <w:tr w:rsidR="00EE69A0" w:rsidRPr="00057E16" w14:paraId="118CCC88" w14:textId="77777777">
        <w:trPr>
          <w:jc w:val="center"/>
        </w:trPr>
        <w:tc>
          <w:tcPr>
            <w:tcW w:w="1728" w:type="dxa"/>
            <w:shd w:val="clear" w:color="auto" w:fill="D9EAF7"/>
            <w:vAlign w:val="center"/>
          </w:tcPr>
          <w:p w14:paraId="04E35C29" w14:textId="77777777" w:rsidR="00EE69A0" w:rsidRPr="00057E16" w:rsidRDefault="00E455F5">
            <w:pPr>
              <w:rPr>
                <w:rFonts w:ascii="Calibri" w:hAnsi="Calibri" w:cs="Calibri"/>
                <w:sz w:val="18"/>
                <w:szCs w:val="18"/>
              </w:rPr>
            </w:pPr>
            <w:r w:rsidRPr="00057E16">
              <w:rPr>
                <w:rFonts w:ascii="Calibri" w:hAnsi="Calibri" w:cs="Calibri"/>
                <w:b/>
                <w:sz w:val="18"/>
                <w:szCs w:val="18"/>
              </w:rPr>
              <w:t>ID</w:t>
            </w:r>
          </w:p>
        </w:tc>
        <w:tc>
          <w:tcPr>
            <w:tcW w:w="8928" w:type="dxa"/>
            <w:shd w:val="clear" w:color="auto" w:fill="D9EAF7"/>
            <w:vAlign w:val="center"/>
          </w:tcPr>
          <w:p w14:paraId="21533E61" w14:textId="77777777" w:rsidR="00EE69A0" w:rsidRPr="00057E16" w:rsidRDefault="00E455F5">
            <w:pPr>
              <w:rPr>
                <w:rFonts w:ascii="Calibri" w:hAnsi="Calibri" w:cs="Calibri"/>
                <w:sz w:val="18"/>
                <w:szCs w:val="18"/>
              </w:rPr>
            </w:pPr>
            <w:r w:rsidRPr="00057E16">
              <w:rPr>
                <w:rFonts w:ascii="Calibri" w:hAnsi="Calibri" w:cs="Calibri"/>
                <w:b/>
                <w:sz w:val="18"/>
                <w:szCs w:val="18"/>
              </w:rPr>
              <w:t>Requirement</w:t>
            </w:r>
          </w:p>
        </w:tc>
      </w:tr>
      <w:tr w:rsidR="00EE69A0" w:rsidRPr="00057E16" w14:paraId="66EE0BBC" w14:textId="77777777">
        <w:trPr>
          <w:jc w:val="center"/>
        </w:trPr>
        <w:tc>
          <w:tcPr>
            <w:tcW w:w="1728" w:type="dxa"/>
          </w:tcPr>
          <w:p w14:paraId="618F4735" w14:textId="77777777" w:rsidR="00EE69A0" w:rsidRPr="00057E16" w:rsidRDefault="00E455F5">
            <w:pPr>
              <w:rPr>
                <w:rFonts w:ascii="Calibri" w:hAnsi="Calibri" w:cs="Calibri"/>
                <w:sz w:val="18"/>
                <w:szCs w:val="18"/>
              </w:rPr>
            </w:pPr>
            <w:r w:rsidRPr="00057E16">
              <w:rPr>
                <w:rFonts w:ascii="Calibri" w:hAnsi="Calibri" w:cs="Calibri"/>
                <w:sz w:val="18"/>
                <w:szCs w:val="18"/>
              </w:rPr>
              <w:t>FR-TASK-SEC-001</w:t>
            </w:r>
          </w:p>
        </w:tc>
        <w:tc>
          <w:tcPr>
            <w:tcW w:w="8928" w:type="dxa"/>
          </w:tcPr>
          <w:p w14:paraId="50ABB93C" w14:textId="77777777" w:rsidR="00EE69A0" w:rsidRPr="00057E16" w:rsidRDefault="00E455F5">
            <w:pPr>
              <w:rPr>
                <w:rFonts w:ascii="Calibri" w:hAnsi="Calibri" w:cs="Calibri"/>
                <w:sz w:val="18"/>
                <w:szCs w:val="18"/>
              </w:rPr>
            </w:pPr>
            <w:r w:rsidRPr="00057E16">
              <w:rPr>
                <w:rFonts w:ascii="Calibri" w:hAnsi="Calibri" w:cs="Calibri"/>
                <w:sz w:val="18"/>
                <w:szCs w:val="18"/>
              </w:rPr>
              <w:t>Users shall access runtime tasks only within their permitted organization and patient scope.</w:t>
            </w:r>
          </w:p>
        </w:tc>
      </w:tr>
      <w:tr w:rsidR="00EE69A0" w:rsidRPr="00057E16" w14:paraId="3978105A" w14:textId="77777777">
        <w:trPr>
          <w:jc w:val="center"/>
        </w:trPr>
        <w:tc>
          <w:tcPr>
            <w:tcW w:w="1728" w:type="dxa"/>
          </w:tcPr>
          <w:p w14:paraId="55451C70" w14:textId="77777777" w:rsidR="00EE69A0" w:rsidRPr="00057E16" w:rsidRDefault="00E455F5">
            <w:pPr>
              <w:rPr>
                <w:rFonts w:ascii="Calibri" w:hAnsi="Calibri" w:cs="Calibri"/>
                <w:sz w:val="18"/>
                <w:szCs w:val="18"/>
              </w:rPr>
            </w:pPr>
            <w:r w:rsidRPr="00057E16">
              <w:rPr>
                <w:rFonts w:ascii="Calibri" w:hAnsi="Calibri" w:cs="Calibri"/>
                <w:sz w:val="18"/>
                <w:szCs w:val="18"/>
              </w:rPr>
              <w:t>FR-TASK-SEC-002</w:t>
            </w:r>
          </w:p>
        </w:tc>
        <w:tc>
          <w:tcPr>
            <w:tcW w:w="8928" w:type="dxa"/>
          </w:tcPr>
          <w:p w14:paraId="5760D92A" w14:textId="77777777" w:rsidR="00EE69A0" w:rsidRPr="00057E16" w:rsidRDefault="00E455F5">
            <w:pPr>
              <w:rPr>
                <w:rFonts w:ascii="Calibri" w:hAnsi="Calibri" w:cs="Calibri"/>
                <w:sz w:val="18"/>
                <w:szCs w:val="18"/>
              </w:rPr>
            </w:pPr>
            <w:r w:rsidRPr="00057E16">
              <w:rPr>
                <w:rFonts w:ascii="Calibri" w:hAnsi="Calibri" w:cs="Calibri"/>
                <w:sz w:val="18"/>
                <w:szCs w:val="18"/>
              </w:rPr>
              <w:t>Patient users shall see only tasks where DisplayToPatient = True and patient access is permitted.</w:t>
            </w:r>
          </w:p>
        </w:tc>
      </w:tr>
      <w:tr w:rsidR="00EE69A0" w:rsidRPr="00057E16" w14:paraId="530CB24F" w14:textId="77777777">
        <w:trPr>
          <w:jc w:val="center"/>
        </w:trPr>
        <w:tc>
          <w:tcPr>
            <w:tcW w:w="1728" w:type="dxa"/>
          </w:tcPr>
          <w:p w14:paraId="4E181C58" w14:textId="77777777" w:rsidR="00EE69A0" w:rsidRPr="00057E16" w:rsidRDefault="00E455F5">
            <w:pPr>
              <w:rPr>
                <w:rFonts w:ascii="Calibri" w:hAnsi="Calibri" w:cs="Calibri"/>
                <w:sz w:val="18"/>
                <w:szCs w:val="18"/>
              </w:rPr>
            </w:pPr>
            <w:r w:rsidRPr="00057E16">
              <w:rPr>
                <w:rFonts w:ascii="Calibri" w:hAnsi="Calibri" w:cs="Calibri"/>
                <w:sz w:val="18"/>
                <w:szCs w:val="18"/>
              </w:rPr>
              <w:t>FR-TASK-SEC-003</w:t>
            </w:r>
          </w:p>
        </w:tc>
        <w:tc>
          <w:tcPr>
            <w:tcW w:w="8928" w:type="dxa"/>
          </w:tcPr>
          <w:p w14:paraId="0E043908" w14:textId="77777777" w:rsidR="00EE69A0" w:rsidRPr="00057E16" w:rsidRDefault="00E455F5">
            <w:pPr>
              <w:rPr>
                <w:rFonts w:ascii="Calibri" w:hAnsi="Calibri" w:cs="Calibri"/>
                <w:sz w:val="18"/>
                <w:szCs w:val="18"/>
              </w:rPr>
            </w:pPr>
            <w:r w:rsidRPr="00057E16">
              <w:rPr>
                <w:rFonts w:ascii="Calibri" w:hAnsi="Calibri" w:cs="Calibri"/>
                <w:sz w:val="18"/>
                <w:szCs w:val="18"/>
              </w:rPr>
              <w:t>Staff-only tasks shall not be exposed to patient mobile views.</w:t>
            </w:r>
          </w:p>
        </w:tc>
      </w:tr>
      <w:tr w:rsidR="00EE69A0" w:rsidRPr="00057E16" w14:paraId="69CEB28F" w14:textId="77777777">
        <w:trPr>
          <w:jc w:val="center"/>
        </w:trPr>
        <w:tc>
          <w:tcPr>
            <w:tcW w:w="1728" w:type="dxa"/>
          </w:tcPr>
          <w:p w14:paraId="292168B4" w14:textId="77777777" w:rsidR="00EE69A0" w:rsidRPr="00057E16" w:rsidRDefault="00E455F5">
            <w:pPr>
              <w:rPr>
                <w:rFonts w:ascii="Calibri" w:hAnsi="Calibri" w:cs="Calibri"/>
                <w:sz w:val="18"/>
                <w:szCs w:val="18"/>
              </w:rPr>
            </w:pPr>
            <w:r w:rsidRPr="00057E16">
              <w:rPr>
                <w:rFonts w:ascii="Calibri" w:hAnsi="Calibri" w:cs="Calibri"/>
                <w:sz w:val="18"/>
                <w:szCs w:val="18"/>
              </w:rPr>
              <w:t>FR-TASK-SEC-004</w:t>
            </w:r>
          </w:p>
        </w:tc>
        <w:tc>
          <w:tcPr>
            <w:tcW w:w="8928" w:type="dxa"/>
          </w:tcPr>
          <w:p w14:paraId="01BA795E" w14:textId="77777777" w:rsidR="00EE69A0" w:rsidRPr="00057E16" w:rsidRDefault="00E455F5">
            <w:pPr>
              <w:rPr>
                <w:rFonts w:ascii="Calibri" w:hAnsi="Calibri" w:cs="Calibri"/>
                <w:sz w:val="18"/>
                <w:szCs w:val="18"/>
              </w:rPr>
            </w:pPr>
            <w:r w:rsidRPr="00057E16">
              <w:rPr>
                <w:rFonts w:ascii="Calibri" w:hAnsi="Calibri" w:cs="Calibri"/>
                <w:sz w:val="18"/>
                <w:szCs w:val="18"/>
              </w:rPr>
              <w:t>Care team/provider users shall see tasks within their permitted care-team/provider scope.</w:t>
            </w:r>
          </w:p>
        </w:tc>
      </w:tr>
      <w:tr w:rsidR="00EE69A0" w:rsidRPr="00057E16" w14:paraId="7A77FC60" w14:textId="77777777">
        <w:trPr>
          <w:jc w:val="center"/>
        </w:trPr>
        <w:tc>
          <w:tcPr>
            <w:tcW w:w="1728" w:type="dxa"/>
          </w:tcPr>
          <w:p w14:paraId="39A5069F" w14:textId="77777777" w:rsidR="00EE69A0" w:rsidRPr="00057E16" w:rsidRDefault="00E455F5">
            <w:pPr>
              <w:rPr>
                <w:rFonts w:ascii="Calibri" w:hAnsi="Calibri" w:cs="Calibri"/>
                <w:sz w:val="18"/>
                <w:szCs w:val="18"/>
              </w:rPr>
            </w:pPr>
            <w:r w:rsidRPr="00057E16">
              <w:rPr>
                <w:rFonts w:ascii="Calibri" w:hAnsi="Calibri" w:cs="Calibri"/>
                <w:sz w:val="18"/>
                <w:szCs w:val="18"/>
              </w:rPr>
              <w:t>FR-TASK-SEC-005</w:t>
            </w:r>
          </w:p>
        </w:tc>
        <w:tc>
          <w:tcPr>
            <w:tcW w:w="8928" w:type="dxa"/>
          </w:tcPr>
          <w:p w14:paraId="0AFBD71C" w14:textId="77777777" w:rsidR="00EE69A0" w:rsidRPr="00057E16" w:rsidRDefault="00E455F5">
            <w:pPr>
              <w:rPr>
                <w:rFonts w:ascii="Calibri" w:hAnsi="Calibri" w:cs="Calibri"/>
                <w:sz w:val="18"/>
                <w:szCs w:val="18"/>
              </w:rPr>
            </w:pPr>
            <w:r w:rsidRPr="00057E16">
              <w:rPr>
                <w:rFonts w:ascii="Calibri" w:hAnsi="Calibri" w:cs="Calibri"/>
                <w:sz w:val="18"/>
                <w:szCs w:val="18"/>
              </w:rPr>
              <w:t>Write actions such as completion, dismissal, cancellation, and manual creation require actor authorization.</w:t>
            </w:r>
          </w:p>
        </w:tc>
      </w:tr>
      <w:tr w:rsidR="00EE69A0" w:rsidRPr="00057E16" w14:paraId="0FDDF329" w14:textId="77777777">
        <w:trPr>
          <w:jc w:val="center"/>
        </w:trPr>
        <w:tc>
          <w:tcPr>
            <w:tcW w:w="1728" w:type="dxa"/>
          </w:tcPr>
          <w:p w14:paraId="6819D959" w14:textId="77777777" w:rsidR="00EE69A0" w:rsidRPr="00057E16" w:rsidRDefault="00E455F5">
            <w:pPr>
              <w:rPr>
                <w:rFonts w:ascii="Calibri" w:hAnsi="Calibri" w:cs="Calibri"/>
                <w:sz w:val="18"/>
                <w:szCs w:val="18"/>
              </w:rPr>
            </w:pPr>
            <w:r w:rsidRPr="00057E16">
              <w:rPr>
                <w:rFonts w:ascii="Calibri" w:hAnsi="Calibri" w:cs="Calibri"/>
                <w:sz w:val="18"/>
                <w:szCs w:val="18"/>
              </w:rPr>
              <w:t>FR-TASK-SEC-006</w:t>
            </w:r>
          </w:p>
        </w:tc>
        <w:tc>
          <w:tcPr>
            <w:tcW w:w="8928" w:type="dxa"/>
          </w:tcPr>
          <w:p w14:paraId="42B40984"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shall not bypass source-domain authorization for linked objects.</w:t>
            </w:r>
          </w:p>
        </w:tc>
      </w:tr>
    </w:tbl>
    <w:p w14:paraId="50C61614" w14:textId="77777777" w:rsidR="00EE69A0" w:rsidRPr="00057E16" w:rsidRDefault="00EE69A0">
      <w:pPr>
        <w:rPr>
          <w:rFonts w:ascii="Calibri" w:hAnsi="Calibri" w:cs="Calibri"/>
          <w:sz w:val="18"/>
          <w:szCs w:val="18"/>
        </w:rPr>
      </w:pPr>
    </w:p>
    <w:p w14:paraId="5A49E138" w14:textId="60D0485C"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Idempotency Rules</w:t>
      </w:r>
    </w:p>
    <w:p w14:paraId="6AB9E08D" w14:textId="77777777" w:rsidR="009A72D1" w:rsidRPr="009A72D1" w:rsidRDefault="009A72D1" w:rsidP="009A72D1"/>
    <w:tbl>
      <w:tblPr>
        <w:tblStyle w:val="TableGrid"/>
        <w:tblW w:w="0" w:type="auto"/>
        <w:jc w:val="center"/>
        <w:tblLook w:val="04A0" w:firstRow="1" w:lastRow="0" w:firstColumn="1" w:lastColumn="0" w:noHBand="0" w:noVBand="1"/>
      </w:tblPr>
      <w:tblGrid>
        <w:gridCol w:w="3600"/>
        <w:gridCol w:w="6912"/>
      </w:tblGrid>
      <w:tr w:rsidR="00EE69A0" w:rsidRPr="00057E16" w14:paraId="162AD281" w14:textId="77777777">
        <w:trPr>
          <w:jc w:val="center"/>
        </w:trPr>
        <w:tc>
          <w:tcPr>
            <w:tcW w:w="3600" w:type="dxa"/>
            <w:shd w:val="clear" w:color="auto" w:fill="D9EAF7"/>
            <w:vAlign w:val="center"/>
          </w:tcPr>
          <w:p w14:paraId="5F520705" w14:textId="77777777" w:rsidR="00EE69A0" w:rsidRPr="00057E16" w:rsidRDefault="00E455F5">
            <w:pPr>
              <w:rPr>
                <w:rFonts w:ascii="Calibri" w:hAnsi="Calibri" w:cs="Calibri"/>
                <w:sz w:val="18"/>
                <w:szCs w:val="18"/>
              </w:rPr>
            </w:pPr>
            <w:r w:rsidRPr="00057E16">
              <w:rPr>
                <w:rFonts w:ascii="Calibri" w:hAnsi="Calibri" w:cs="Calibri"/>
                <w:b/>
                <w:sz w:val="18"/>
                <w:szCs w:val="18"/>
              </w:rPr>
              <w:t>Scenario</w:t>
            </w:r>
          </w:p>
        </w:tc>
        <w:tc>
          <w:tcPr>
            <w:tcW w:w="6912" w:type="dxa"/>
            <w:shd w:val="clear" w:color="auto" w:fill="D9EAF7"/>
            <w:vAlign w:val="center"/>
          </w:tcPr>
          <w:p w14:paraId="68E4374F" w14:textId="77777777" w:rsidR="00EE69A0" w:rsidRPr="00057E16" w:rsidRDefault="00E455F5">
            <w:pPr>
              <w:rPr>
                <w:rFonts w:ascii="Calibri" w:hAnsi="Calibri" w:cs="Calibri"/>
                <w:sz w:val="18"/>
                <w:szCs w:val="18"/>
              </w:rPr>
            </w:pPr>
            <w:r w:rsidRPr="00057E16">
              <w:rPr>
                <w:rFonts w:ascii="Calibri" w:hAnsi="Calibri" w:cs="Calibri"/>
                <w:b/>
                <w:sz w:val="18"/>
                <w:szCs w:val="18"/>
              </w:rPr>
              <w:t>Idempotency Rule</w:t>
            </w:r>
          </w:p>
        </w:tc>
      </w:tr>
      <w:tr w:rsidR="00EE69A0" w:rsidRPr="00057E16" w14:paraId="28C74EBC" w14:textId="77777777">
        <w:trPr>
          <w:jc w:val="center"/>
        </w:trPr>
        <w:tc>
          <w:tcPr>
            <w:tcW w:w="3600" w:type="dxa"/>
          </w:tcPr>
          <w:p w14:paraId="03DA5B8F" w14:textId="77777777" w:rsidR="00EE69A0" w:rsidRPr="00057E16" w:rsidRDefault="00E455F5">
            <w:pPr>
              <w:rPr>
                <w:rFonts w:ascii="Calibri" w:hAnsi="Calibri" w:cs="Calibri"/>
                <w:sz w:val="18"/>
                <w:szCs w:val="18"/>
              </w:rPr>
            </w:pPr>
            <w:r w:rsidRPr="00057E16">
              <w:rPr>
                <w:rFonts w:ascii="Calibri" w:hAnsi="Calibri" w:cs="Calibri"/>
                <w:sz w:val="18"/>
                <w:szCs w:val="18"/>
              </w:rPr>
              <w:t>Care-plan task generation</w:t>
            </w:r>
          </w:p>
        </w:tc>
        <w:tc>
          <w:tcPr>
            <w:tcW w:w="6912" w:type="dxa"/>
          </w:tcPr>
          <w:p w14:paraId="6AF7355E" w14:textId="77777777" w:rsidR="00EE69A0" w:rsidRPr="00057E16" w:rsidRDefault="00E455F5">
            <w:pPr>
              <w:rPr>
                <w:rFonts w:ascii="Calibri" w:hAnsi="Calibri" w:cs="Calibri"/>
                <w:sz w:val="18"/>
                <w:szCs w:val="18"/>
              </w:rPr>
            </w:pPr>
            <w:r w:rsidRPr="00057E16">
              <w:rPr>
                <w:rFonts w:ascii="Calibri" w:hAnsi="Calibri" w:cs="Calibri"/>
                <w:sz w:val="18"/>
                <w:szCs w:val="18"/>
              </w:rPr>
              <w:t>PatientID + CarePlanInstanceID + CarePlanTaskLinkageID + TaskGenerationTrigger + scheduled occurrence.</w:t>
            </w:r>
          </w:p>
        </w:tc>
      </w:tr>
      <w:tr w:rsidR="00EE69A0" w:rsidRPr="00057E16" w14:paraId="1A36390B" w14:textId="77777777">
        <w:trPr>
          <w:jc w:val="center"/>
        </w:trPr>
        <w:tc>
          <w:tcPr>
            <w:tcW w:w="3600" w:type="dxa"/>
          </w:tcPr>
          <w:p w14:paraId="0124583E" w14:textId="77777777" w:rsidR="00EE69A0" w:rsidRPr="00057E16" w:rsidRDefault="00E455F5">
            <w:pPr>
              <w:rPr>
                <w:rFonts w:ascii="Calibri" w:hAnsi="Calibri" w:cs="Calibri"/>
                <w:sz w:val="18"/>
                <w:szCs w:val="18"/>
              </w:rPr>
            </w:pPr>
            <w:r w:rsidRPr="00057E16">
              <w:rPr>
                <w:rFonts w:ascii="Calibri" w:hAnsi="Calibri" w:cs="Calibri"/>
                <w:sz w:val="18"/>
                <w:szCs w:val="18"/>
              </w:rPr>
              <w:t>Monitoring task/check-in creation</w:t>
            </w:r>
          </w:p>
        </w:tc>
        <w:tc>
          <w:tcPr>
            <w:tcW w:w="6912" w:type="dxa"/>
          </w:tcPr>
          <w:p w14:paraId="6A5A031C" w14:textId="77777777" w:rsidR="00EE69A0" w:rsidRPr="00057E16" w:rsidRDefault="00E455F5">
            <w:pPr>
              <w:rPr>
                <w:rFonts w:ascii="Calibri" w:hAnsi="Calibri" w:cs="Calibri"/>
                <w:sz w:val="18"/>
                <w:szCs w:val="18"/>
              </w:rPr>
            </w:pPr>
            <w:r w:rsidRPr="00057E16">
              <w:rPr>
                <w:rFonts w:ascii="Calibri" w:hAnsi="Calibri" w:cs="Calibri"/>
                <w:sz w:val="18"/>
                <w:szCs w:val="18"/>
              </w:rPr>
              <w:t>PatientID + MonitoringInstanceID + TaskBehaviorCode + due window.</w:t>
            </w:r>
          </w:p>
        </w:tc>
      </w:tr>
      <w:tr w:rsidR="00EE69A0" w:rsidRPr="00057E16" w14:paraId="55C8A78B" w14:textId="77777777">
        <w:trPr>
          <w:jc w:val="center"/>
        </w:trPr>
        <w:tc>
          <w:tcPr>
            <w:tcW w:w="3600" w:type="dxa"/>
          </w:tcPr>
          <w:p w14:paraId="2D372135" w14:textId="77777777" w:rsidR="00EE69A0" w:rsidRPr="00057E16" w:rsidRDefault="00E455F5">
            <w:pPr>
              <w:rPr>
                <w:rFonts w:ascii="Calibri" w:hAnsi="Calibri" w:cs="Calibri"/>
                <w:sz w:val="18"/>
                <w:szCs w:val="18"/>
              </w:rPr>
            </w:pPr>
            <w:r w:rsidRPr="00057E16">
              <w:rPr>
                <w:rFonts w:ascii="Calibri" w:hAnsi="Calibri" w:cs="Calibri"/>
                <w:sz w:val="18"/>
                <w:szCs w:val="18"/>
              </w:rPr>
              <w:t>Linked source completion</w:t>
            </w:r>
          </w:p>
        </w:tc>
        <w:tc>
          <w:tcPr>
            <w:tcW w:w="6912" w:type="dxa"/>
          </w:tcPr>
          <w:p w14:paraId="3701A94C" w14:textId="77777777" w:rsidR="00EE69A0" w:rsidRPr="00057E16" w:rsidRDefault="00E455F5">
            <w:pPr>
              <w:rPr>
                <w:rFonts w:ascii="Calibri" w:hAnsi="Calibri" w:cs="Calibri"/>
                <w:sz w:val="18"/>
                <w:szCs w:val="18"/>
              </w:rPr>
            </w:pPr>
            <w:r w:rsidRPr="00057E16">
              <w:rPr>
                <w:rFonts w:ascii="Calibri" w:hAnsi="Calibri" w:cs="Calibri"/>
                <w:sz w:val="18"/>
                <w:szCs w:val="18"/>
              </w:rPr>
              <w:t>CompletionEventID, or CompletionSourceType + CompletionSourceReferenceID.</w:t>
            </w:r>
          </w:p>
        </w:tc>
      </w:tr>
      <w:tr w:rsidR="00EE69A0" w:rsidRPr="00057E16" w14:paraId="6B108DA2" w14:textId="77777777">
        <w:trPr>
          <w:jc w:val="center"/>
        </w:trPr>
        <w:tc>
          <w:tcPr>
            <w:tcW w:w="3600" w:type="dxa"/>
          </w:tcPr>
          <w:p w14:paraId="0DD05EA9" w14:textId="77777777" w:rsidR="00EE69A0" w:rsidRPr="00057E16" w:rsidRDefault="00E455F5">
            <w:pPr>
              <w:rPr>
                <w:rFonts w:ascii="Calibri" w:hAnsi="Calibri" w:cs="Calibri"/>
                <w:sz w:val="18"/>
                <w:szCs w:val="18"/>
              </w:rPr>
            </w:pPr>
            <w:r w:rsidRPr="00057E16">
              <w:rPr>
                <w:rFonts w:ascii="Calibri" w:hAnsi="Calibri" w:cs="Calibri"/>
                <w:sz w:val="18"/>
                <w:szCs w:val="18"/>
              </w:rPr>
              <w:t>Reminder registration</w:t>
            </w:r>
          </w:p>
        </w:tc>
        <w:tc>
          <w:tcPr>
            <w:tcW w:w="6912" w:type="dxa"/>
          </w:tcPr>
          <w:p w14:paraId="0DCC20BC" w14:textId="77777777" w:rsidR="00EE69A0" w:rsidRPr="00057E16" w:rsidRDefault="00E455F5">
            <w:pPr>
              <w:rPr>
                <w:rFonts w:ascii="Calibri" w:hAnsi="Calibri" w:cs="Calibri"/>
                <w:sz w:val="18"/>
                <w:szCs w:val="18"/>
              </w:rPr>
            </w:pPr>
            <w:r w:rsidRPr="00057E16">
              <w:rPr>
                <w:rFonts w:ascii="Calibri" w:hAnsi="Calibri" w:cs="Calibri"/>
                <w:sz w:val="18"/>
                <w:szCs w:val="18"/>
              </w:rPr>
              <w:t>RuntimeTaskInstanceID + scheduled reminder time + channel.</w:t>
            </w:r>
          </w:p>
        </w:tc>
      </w:tr>
      <w:tr w:rsidR="00EE69A0" w:rsidRPr="00057E16" w14:paraId="4BAD3FED" w14:textId="77777777">
        <w:trPr>
          <w:jc w:val="center"/>
        </w:trPr>
        <w:tc>
          <w:tcPr>
            <w:tcW w:w="3600" w:type="dxa"/>
          </w:tcPr>
          <w:p w14:paraId="751668AC" w14:textId="77777777" w:rsidR="00EE69A0" w:rsidRPr="00057E16" w:rsidRDefault="00E455F5">
            <w:pPr>
              <w:rPr>
                <w:rFonts w:ascii="Calibri" w:hAnsi="Calibri" w:cs="Calibri"/>
                <w:sz w:val="18"/>
                <w:szCs w:val="18"/>
              </w:rPr>
            </w:pPr>
            <w:r w:rsidRPr="00057E16">
              <w:rPr>
                <w:rFonts w:ascii="Calibri" w:hAnsi="Calibri" w:cs="Calibri"/>
                <w:sz w:val="18"/>
                <w:szCs w:val="18"/>
              </w:rPr>
              <w:t>Manual state update</w:t>
            </w:r>
          </w:p>
        </w:tc>
        <w:tc>
          <w:tcPr>
            <w:tcW w:w="6912" w:type="dxa"/>
          </w:tcPr>
          <w:p w14:paraId="77BA932E" w14:textId="77777777" w:rsidR="00EE69A0" w:rsidRPr="00057E16" w:rsidRDefault="00E455F5">
            <w:pPr>
              <w:rPr>
                <w:rFonts w:ascii="Calibri" w:hAnsi="Calibri" w:cs="Calibri"/>
                <w:sz w:val="18"/>
                <w:szCs w:val="18"/>
              </w:rPr>
            </w:pPr>
            <w:r w:rsidRPr="00057E16">
              <w:rPr>
                <w:rFonts w:ascii="Calibri" w:hAnsi="Calibri" w:cs="Calibri"/>
                <w:sz w:val="18"/>
                <w:szCs w:val="18"/>
              </w:rPr>
              <w:t>Validate ExpectedCurrentState before applying transition.</w:t>
            </w:r>
          </w:p>
        </w:tc>
      </w:tr>
    </w:tbl>
    <w:p w14:paraId="507A3672" w14:textId="77777777" w:rsidR="00EE69A0" w:rsidRPr="00057E16" w:rsidRDefault="00EE69A0">
      <w:pPr>
        <w:rPr>
          <w:rFonts w:ascii="Calibri" w:hAnsi="Calibri" w:cs="Calibri"/>
          <w:sz w:val="18"/>
          <w:szCs w:val="18"/>
        </w:rPr>
      </w:pPr>
    </w:p>
    <w:p w14:paraId="7B879AF6" w14:textId="3B1D8F0E"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Error Handling and Non-Functional Requirements</w:t>
      </w:r>
    </w:p>
    <w:p w14:paraId="1601DEE2" w14:textId="77777777" w:rsidR="004C349E" w:rsidRPr="004C349E" w:rsidRDefault="004C349E" w:rsidP="004C349E"/>
    <w:tbl>
      <w:tblPr>
        <w:tblStyle w:val="TableGrid"/>
        <w:tblW w:w="0" w:type="auto"/>
        <w:jc w:val="center"/>
        <w:tblLook w:val="04A0" w:firstRow="1" w:lastRow="0" w:firstColumn="1" w:lastColumn="0" w:noHBand="0" w:noVBand="1"/>
      </w:tblPr>
      <w:tblGrid>
        <w:gridCol w:w="1719"/>
        <w:gridCol w:w="8865"/>
      </w:tblGrid>
      <w:tr w:rsidR="00EE69A0" w:rsidRPr="00057E16" w14:paraId="7A50FAD8" w14:textId="77777777">
        <w:trPr>
          <w:jc w:val="center"/>
        </w:trPr>
        <w:tc>
          <w:tcPr>
            <w:tcW w:w="1728" w:type="dxa"/>
            <w:shd w:val="clear" w:color="auto" w:fill="D9EAF7"/>
            <w:vAlign w:val="center"/>
          </w:tcPr>
          <w:p w14:paraId="1C50D09F" w14:textId="77777777" w:rsidR="00EE69A0" w:rsidRPr="00057E16" w:rsidRDefault="00E455F5">
            <w:pPr>
              <w:rPr>
                <w:rFonts w:ascii="Calibri" w:hAnsi="Calibri" w:cs="Calibri"/>
                <w:sz w:val="18"/>
                <w:szCs w:val="18"/>
              </w:rPr>
            </w:pPr>
            <w:r w:rsidRPr="00057E16">
              <w:rPr>
                <w:rFonts w:ascii="Calibri" w:hAnsi="Calibri" w:cs="Calibri"/>
                <w:b/>
                <w:sz w:val="18"/>
                <w:szCs w:val="18"/>
              </w:rPr>
              <w:t>ID</w:t>
            </w:r>
          </w:p>
        </w:tc>
        <w:tc>
          <w:tcPr>
            <w:tcW w:w="8928" w:type="dxa"/>
            <w:shd w:val="clear" w:color="auto" w:fill="D9EAF7"/>
            <w:vAlign w:val="center"/>
          </w:tcPr>
          <w:p w14:paraId="636023F9" w14:textId="77777777" w:rsidR="00EE69A0" w:rsidRPr="00057E16" w:rsidRDefault="00E455F5">
            <w:pPr>
              <w:rPr>
                <w:rFonts w:ascii="Calibri" w:hAnsi="Calibri" w:cs="Calibri"/>
                <w:sz w:val="18"/>
                <w:szCs w:val="18"/>
              </w:rPr>
            </w:pPr>
            <w:r w:rsidRPr="00057E16">
              <w:rPr>
                <w:rFonts w:ascii="Calibri" w:hAnsi="Calibri" w:cs="Calibri"/>
                <w:b/>
                <w:sz w:val="18"/>
                <w:szCs w:val="18"/>
              </w:rPr>
              <w:t>Requirement</w:t>
            </w:r>
          </w:p>
        </w:tc>
      </w:tr>
      <w:tr w:rsidR="00EE69A0" w:rsidRPr="00057E16" w14:paraId="1012B71A" w14:textId="77777777">
        <w:trPr>
          <w:jc w:val="center"/>
        </w:trPr>
        <w:tc>
          <w:tcPr>
            <w:tcW w:w="1728" w:type="dxa"/>
          </w:tcPr>
          <w:p w14:paraId="0FB4262F" w14:textId="77777777" w:rsidR="00EE69A0" w:rsidRPr="00057E16" w:rsidRDefault="00E455F5">
            <w:pPr>
              <w:rPr>
                <w:rFonts w:ascii="Calibri" w:hAnsi="Calibri" w:cs="Calibri"/>
                <w:sz w:val="18"/>
                <w:szCs w:val="18"/>
              </w:rPr>
            </w:pPr>
            <w:r w:rsidRPr="00057E16">
              <w:rPr>
                <w:rFonts w:ascii="Calibri" w:hAnsi="Calibri" w:cs="Calibri"/>
                <w:sz w:val="18"/>
                <w:szCs w:val="18"/>
              </w:rPr>
              <w:t>FR-TASK-NFR-001</w:t>
            </w:r>
          </w:p>
        </w:tc>
        <w:tc>
          <w:tcPr>
            <w:tcW w:w="8928" w:type="dxa"/>
          </w:tcPr>
          <w:p w14:paraId="0D299A57" w14:textId="77777777" w:rsidR="00EE69A0" w:rsidRPr="00057E16" w:rsidRDefault="00E455F5">
            <w:pPr>
              <w:rPr>
                <w:rFonts w:ascii="Calibri" w:hAnsi="Calibri" w:cs="Calibri"/>
                <w:sz w:val="18"/>
                <w:szCs w:val="18"/>
              </w:rPr>
            </w:pPr>
            <w:r w:rsidRPr="00057E16">
              <w:rPr>
                <w:rFonts w:ascii="Calibri" w:hAnsi="Calibri" w:cs="Calibri"/>
                <w:sz w:val="18"/>
                <w:szCs w:val="18"/>
              </w:rPr>
              <w:t>Duplicate trigger events shall not create duplicate runtime tasks.</w:t>
            </w:r>
          </w:p>
        </w:tc>
      </w:tr>
      <w:tr w:rsidR="00EE69A0" w:rsidRPr="00057E16" w14:paraId="6A8794B4" w14:textId="77777777">
        <w:trPr>
          <w:jc w:val="center"/>
        </w:trPr>
        <w:tc>
          <w:tcPr>
            <w:tcW w:w="1728" w:type="dxa"/>
          </w:tcPr>
          <w:p w14:paraId="39071C77" w14:textId="77777777" w:rsidR="00EE69A0" w:rsidRPr="00057E16" w:rsidRDefault="00E455F5">
            <w:pPr>
              <w:rPr>
                <w:rFonts w:ascii="Calibri" w:hAnsi="Calibri" w:cs="Calibri"/>
                <w:sz w:val="18"/>
                <w:szCs w:val="18"/>
              </w:rPr>
            </w:pPr>
            <w:r w:rsidRPr="00057E16">
              <w:rPr>
                <w:rFonts w:ascii="Calibri" w:hAnsi="Calibri" w:cs="Calibri"/>
                <w:sz w:val="18"/>
                <w:szCs w:val="18"/>
              </w:rPr>
              <w:t>FR-TASK-NFR-002</w:t>
            </w:r>
          </w:p>
        </w:tc>
        <w:tc>
          <w:tcPr>
            <w:tcW w:w="8928" w:type="dxa"/>
          </w:tcPr>
          <w:p w14:paraId="60DBC7A9" w14:textId="77777777" w:rsidR="00EE69A0" w:rsidRPr="00057E16" w:rsidRDefault="00E455F5">
            <w:pPr>
              <w:rPr>
                <w:rFonts w:ascii="Calibri" w:hAnsi="Calibri" w:cs="Calibri"/>
                <w:sz w:val="18"/>
                <w:szCs w:val="18"/>
              </w:rPr>
            </w:pPr>
            <w:r w:rsidRPr="00057E16">
              <w:rPr>
                <w:rFonts w:ascii="Calibri" w:hAnsi="Calibri" w:cs="Calibri"/>
                <w:sz w:val="18"/>
                <w:szCs w:val="18"/>
              </w:rPr>
              <w:t>Event and API processing shall support retries without corrupting task state.</w:t>
            </w:r>
          </w:p>
        </w:tc>
      </w:tr>
      <w:tr w:rsidR="00EE69A0" w:rsidRPr="00057E16" w14:paraId="0F7C81E7" w14:textId="77777777">
        <w:trPr>
          <w:jc w:val="center"/>
        </w:trPr>
        <w:tc>
          <w:tcPr>
            <w:tcW w:w="1728" w:type="dxa"/>
          </w:tcPr>
          <w:p w14:paraId="6E60B653" w14:textId="77777777" w:rsidR="00EE69A0" w:rsidRPr="00057E16" w:rsidRDefault="00E455F5">
            <w:pPr>
              <w:rPr>
                <w:rFonts w:ascii="Calibri" w:hAnsi="Calibri" w:cs="Calibri"/>
                <w:sz w:val="18"/>
                <w:szCs w:val="18"/>
              </w:rPr>
            </w:pPr>
            <w:r w:rsidRPr="00057E16">
              <w:rPr>
                <w:rFonts w:ascii="Calibri" w:hAnsi="Calibri" w:cs="Calibri"/>
                <w:sz w:val="18"/>
                <w:szCs w:val="18"/>
              </w:rPr>
              <w:t>FR-TASK-NFR-003</w:t>
            </w:r>
          </w:p>
        </w:tc>
        <w:tc>
          <w:tcPr>
            <w:tcW w:w="8928" w:type="dxa"/>
          </w:tcPr>
          <w:p w14:paraId="0F3F6E70"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records, history, reminder references, and completion evidence shall be durably stored.</w:t>
            </w:r>
          </w:p>
        </w:tc>
      </w:tr>
      <w:tr w:rsidR="00EE69A0" w:rsidRPr="00057E16" w14:paraId="22041101" w14:textId="77777777">
        <w:trPr>
          <w:jc w:val="center"/>
        </w:trPr>
        <w:tc>
          <w:tcPr>
            <w:tcW w:w="1728" w:type="dxa"/>
          </w:tcPr>
          <w:p w14:paraId="36902BC6" w14:textId="77777777" w:rsidR="00EE69A0" w:rsidRPr="00057E16" w:rsidRDefault="00E455F5">
            <w:pPr>
              <w:rPr>
                <w:rFonts w:ascii="Calibri" w:hAnsi="Calibri" w:cs="Calibri"/>
                <w:sz w:val="18"/>
                <w:szCs w:val="18"/>
              </w:rPr>
            </w:pPr>
            <w:r w:rsidRPr="00057E16">
              <w:rPr>
                <w:rFonts w:ascii="Calibri" w:hAnsi="Calibri" w:cs="Calibri"/>
                <w:sz w:val="18"/>
                <w:szCs w:val="18"/>
              </w:rPr>
              <w:t>FR-TASK-NFR-004</w:t>
            </w:r>
          </w:p>
        </w:tc>
        <w:tc>
          <w:tcPr>
            <w:tcW w:w="8928" w:type="dxa"/>
          </w:tcPr>
          <w:p w14:paraId="53EC0EE4" w14:textId="77777777" w:rsidR="00EE69A0" w:rsidRPr="00057E16" w:rsidRDefault="00E455F5">
            <w:pPr>
              <w:rPr>
                <w:rFonts w:ascii="Calibri" w:hAnsi="Calibri" w:cs="Calibri"/>
                <w:sz w:val="18"/>
                <w:szCs w:val="18"/>
              </w:rPr>
            </w:pPr>
            <w:r w:rsidRPr="00057E16">
              <w:rPr>
                <w:rFonts w:ascii="Calibri" w:hAnsi="Calibri" w:cs="Calibri"/>
                <w:sz w:val="18"/>
                <w:szCs w:val="18"/>
              </w:rPr>
              <w:t>List APIs shall support filtering and pagination.</w:t>
            </w:r>
          </w:p>
        </w:tc>
      </w:tr>
      <w:tr w:rsidR="00EE69A0" w:rsidRPr="00057E16" w14:paraId="0A93EEC9" w14:textId="77777777">
        <w:trPr>
          <w:jc w:val="center"/>
        </w:trPr>
        <w:tc>
          <w:tcPr>
            <w:tcW w:w="1728" w:type="dxa"/>
          </w:tcPr>
          <w:p w14:paraId="110D147B" w14:textId="77777777" w:rsidR="00EE69A0" w:rsidRPr="00057E16" w:rsidRDefault="00E455F5">
            <w:pPr>
              <w:rPr>
                <w:rFonts w:ascii="Calibri" w:hAnsi="Calibri" w:cs="Calibri"/>
                <w:sz w:val="18"/>
                <w:szCs w:val="18"/>
              </w:rPr>
            </w:pPr>
            <w:r w:rsidRPr="00057E16">
              <w:rPr>
                <w:rFonts w:ascii="Calibri" w:hAnsi="Calibri" w:cs="Calibri"/>
                <w:sz w:val="18"/>
                <w:szCs w:val="18"/>
              </w:rPr>
              <w:t>FR-TASK-NFR-005</w:t>
            </w:r>
          </w:p>
        </w:tc>
        <w:tc>
          <w:tcPr>
            <w:tcW w:w="8928" w:type="dxa"/>
          </w:tcPr>
          <w:p w14:paraId="3DD7603E"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shall remain pinned to the source snapshot used at creation unless explicit migration/resync is designed.</w:t>
            </w:r>
          </w:p>
        </w:tc>
      </w:tr>
      <w:tr w:rsidR="00EE69A0" w:rsidRPr="00057E16" w14:paraId="6D46BF04" w14:textId="77777777">
        <w:trPr>
          <w:jc w:val="center"/>
        </w:trPr>
        <w:tc>
          <w:tcPr>
            <w:tcW w:w="1728" w:type="dxa"/>
          </w:tcPr>
          <w:p w14:paraId="683C5AB3" w14:textId="77777777" w:rsidR="00EE69A0" w:rsidRPr="00057E16" w:rsidRDefault="00E455F5">
            <w:pPr>
              <w:rPr>
                <w:rFonts w:ascii="Calibri" w:hAnsi="Calibri" w:cs="Calibri"/>
                <w:sz w:val="18"/>
                <w:szCs w:val="18"/>
              </w:rPr>
            </w:pPr>
            <w:r w:rsidRPr="00057E16">
              <w:rPr>
                <w:rFonts w:ascii="Calibri" w:hAnsi="Calibri" w:cs="Calibri"/>
                <w:sz w:val="18"/>
                <w:szCs w:val="18"/>
              </w:rPr>
              <w:t>FR-TASK-NFR-006</w:t>
            </w:r>
          </w:p>
        </w:tc>
        <w:tc>
          <w:tcPr>
            <w:tcW w:w="8928" w:type="dxa"/>
          </w:tcPr>
          <w:p w14:paraId="6E708261" w14:textId="77777777" w:rsidR="00EE69A0" w:rsidRPr="00057E16" w:rsidRDefault="00E455F5">
            <w:pPr>
              <w:rPr>
                <w:rFonts w:ascii="Calibri" w:hAnsi="Calibri" w:cs="Calibri"/>
                <w:sz w:val="18"/>
                <w:szCs w:val="18"/>
              </w:rPr>
            </w:pPr>
            <w:r w:rsidRPr="00057E16">
              <w:rPr>
                <w:rFonts w:ascii="Calibri" w:hAnsi="Calibri" w:cs="Calibri"/>
                <w:sz w:val="18"/>
                <w:szCs w:val="18"/>
              </w:rPr>
              <w:t>Failures in task creation, state transition, completion-event handling, reminder registration, or summary generation shall remain traceable.</w:t>
            </w:r>
          </w:p>
        </w:tc>
      </w:tr>
      <w:tr w:rsidR="00EE69A0" w:rsidRPr="00057E16" w14:paraId="60CEB8B7" w14:textId="77777777">
        <w:trPr>
          <w:jc w:val="center"/>
        </w:trPr>
        <w:tc>
          <w:tcPr>
            <w:tcW w:w="1728" w:type="dxa"/>
          </w:tcPr>
          <w:p w14:paraId="4E1AFF5A" w14:textId="77777777" w:rsidR="00EE69A0" w:rsidRPr="00057E16" w:rsidRDefault="00E455F5">
            <w:pPr>
              <w:rPr>
                <w:rFonts w:ascii="Calibri" w:hAnsi="Calibri" w:cs="Calibri"/>
                <w:sz w:val="18"/>
                <w:szCs w:val="18"/>
              </w:rPr>
            </w:pPr>
            <w:r w:rsidRPr="00057E16">
              <w:rPr>
                <w:rFonts w:ascii="Calibri" w:hAnsi="Calibri" w:cs="Calibri"/>
                <w:sz w:val="18"/>
                <w:szCs w:val="18"/>
              </w:rPr>
              <w:t>FR-TASK-NFR-007</w:t>
            </w:r>
          </w:p>
        </w:tc>
        <w:tc>
          <w:tcPr>
            <w:tcW w:w="8928" w:type="dxa"/>
          </w:tcPr>
          <w:p w14:paraId="7CC3061E" w14:textId="77777777" w:rsidR="00EE69A0" w:rsidRPr="00057E16" w:rsidRDefault="00E455F5">
            <w:pPr>
              <w:rPr>
                <w:rFonts w:ascii="Calibri" w:hAnsi="Calibri" w:cs="Calibri"/>
                <w:sz w:val="18"/>
                <w:szCs w:val="18"/>
              </w:rPr>
            </w:pPr>
            <w:r w:rsidRPr="00057E16">
              <w:rPr>
                <w:rFonts w:ascii="Calibri" w:hAnsi="Calibri" w:cs="Calibri"/>
                <w:sz w:val="18"/>
                <w:szCs w:val="18"/>
              </w:rPr>
              <w:t>Runtime Task shall not hard delete task records after creation.</w:t>
            </w:r>
          </w:p>
        </w:tc>
      </w:tr>
      <w:tr w:rsidR="00EE69A0" w:rsidRPr="00057E16" w14:paraId="15157C8A" w14:textId="77777777">
        <w:trPr>
          <w:jc w:val="center"/>
        </w:trPr>
        <w:tc>
          <w:tcPr>
            <w:tcW w:w="1728" w:type="dxa"/>
          </w:tcPr>
          <w:p w14:paraId="75911C12" w14:textId="77777777" w:rsidR="00EE69A0" w:rsidRPr="00057E16" w:rsidRDefault="00E455F5">
            <w:pPr>
              <w:rPr>
                <w:rFonts w:ascii="Calibri" w:hAnsi="Calibri" w:cs="Calibri"/>
                <w:sz w:val="18"/>
                <w:szCs w:val="18"/>
              </w:rPr>
            </w:pPr>
            <w:r w:rsidRPr="00057E16">
              <w:rPr>
                <w:rFonts w:ascii="Calibri" w:hAnsi="Calibri" w:cs="Calibri"/>
                <w:sz w:val="18"/>
                <w:szCs w:val="18"/>
              </w:rPr>
              <w:t>FR-TASK-NFR-008</w:t>
            </w:r>
          </w:p>
        </w:tc>
        <w:tc>
          <w:tcPr>
            <w:tcW w:w="8928" w:type="dxa"/>
          </w:tcPr>
          <w:p w14:paraId="5AEEC557" w14:textId="77777777" w:rsidR="00EE69A0" w:rsidRPr="00057E16" w:rsidRDefault="00E455F5">
            <w:pPr>
              <w:rPr>
                <w:rFonts w:ascii="Calibri" w:hAnsi="Calibri" w:cs="Calibri"/>
                <w:sz w:val="18"/>
                <w:szCs w:val="18"/>
              </w:rPr>
            </w:pPr>
            <w:r w:rsidRPr="00057E16">
              <w:rPr>
                <w:rFonts w:ascii="Calibri" w:hAnsi="Calibri" w:cs="Calibri"/>
                <w:sz w:val="18"/>
                <w:szCs w:val="18"/>
              </w:rPr>
              <w:t>Patient-related task data shall be protected according to platform privacy and security standards.</w:t>
            </w:r>
          </w:p>
        </w:tc>
      </w:tr>
    </w:tbl>
    <w:p w14:paraId="74577D1E" w14:textId="77777777" w:rsidR="00EE69A0" w:rsidRPr="00057E16" w:rsidRDefault="00EE69A0">
      <w:pPr>
        <w:rPr>
          <w:rFonts w:ascii="Calibri" w:hAnsi="Calibri" w:cs="Calibri"/>
          <w:sz w:val="18"/>
          <w:szCs w:val="18"/>
        </w:rPr>
      </w:pPr>
    </w:p>
    <w:p w14:paraId="5B67D092" w14:textId="2C32250B" w:rsidR="00EE69A0" w:rsidRPr="004C349E" w:rsidRDefault="009A72D1" w:rsidP="004C349E">
      <w:pPr>
        <w:pStyle w:val="Heading1"/>
        <w:numPr>
          <w:ilvl w:val="0"/>
          <w:numId w:val="12"/>
        </w:numPr>
        <w:rPr>
          <w:rFonts w:ascii="Calibri" w:hAnsi="Calibri" w:cs="Calibri"/>
          <w:sz w:val="24"/>
          <w:szCs w:val="24"/>
        </w:rPr>
      </w:pPr>
      <w:r>
        <w:rPr>
          <w:rFonts w:ascii="Calibri" w:hAnsi="Calibri" w:cs="Calibri"/>
          <w:sz w:val="24"/>
          <w:szCs w:val="24"/>
        </w:rPr>
        <w:t>UX</w:t>
      </w:r>
    </w:p>
    <w:p w14:paraId="38B967CD" w14:textId="6E1CB749"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Mobile Action Center and Portal Surfaces</w:t>
      </w:r>
    </w:p>
    <w:p w14:paraId="2D6FB46E" w14:textId="77777777" w:rsidR="004C349E" w:rsidRPr="004C349E" w:rsidRDefault="004C349E" w:rsidP="004C349E"/>
    <w:tbl>
      <w:tblPr>
        <w:tblStyle w:val="TableGrid"/>
        <w:tblW w:w="0" w:type="auto"/>
        <w:jc w:val="center"/>
        <w:tblLook w:val="04A0" w:firstRow="1" w:lastRow="0" w:firstColumn="1" w:lastColumn="0" w:noHBand="0" w:noVBand="1"/>
      </w:tblPr>
      <w:tblGrid>
        <w:gridCol w:w="2880"/>
        <w:gridCol w:w="7488"/>
      </w:tblGrid>
      <w:tr w:rsidR="00EE69A0" w:rsidRPr="00057E16" w14:paraId="70CF6843" w14:textId="77777777">
        <w:trPr>
          <w:jc w:val="center"/>
        </w:trPr>
        <w:tc>
          <w:tcPr>
            <w:tcW w:w="2880" w:type="dxa"/>
            <w:shd w:val="clear" w:color="auto" w:fill="D9EAF7"/>
            <w:vAlign w:val="center"/>
          </w:tcPr>
          <w:p w14:paraId="3BCFF97E" w14:textId="77777777" w:rsidR="00EE69A0" w:rsidRPr="00057E16" w:rsidRDefault="00E455F5">
            <w:pPr>
              <w:rPr>
                <w:rFonts w:ascii="Calibri" w:hAnsi="Calibri" w:cs="Calibri"/>
                <w:sz w:val="18"/>
                <w:szCs w:val="18"/>
              </w:rPr>
            </w:pPr>
            <w:r w:rsidRPr="00057E16">
              <w:rPr>
                <w:rFonts w:ascii="Calibri" w:hAnsi="Calibri" w:cs="Calibri"/>
                <w:b/>
                <w:sz w:val="18"/>
                <w:szCs w:val="18"/>
              </w:rPr>
              <w:t>Surface</w:t>
            </w:r>
          </w:p>
        </w:tc>
        <w:tc>
          <w:tcPr>
            <w:tcW w:w="7488" w:type="dxa"/>
            <w:shd w:val="clear" w:color="auto" w:fill="D9EAF7"/>
            <w:vAlign w:val="center"/>
          </w:tcPr>
          <w:p w14:paraId="34A31E55" w14:textId="77777777" w:rsidR="00EE69A0" w:rsidRPr="00057E16" w:rsidRDefault="00E455F5">
            <w:pPr>
              <w:rPr>
                <w:rFonts w:ascii="Calibri" w:hAnsi="Calibri" w:cs="Calibri"/>
                <w:sz w:val="18"/>
                <w:szCs w:val="18"/>
              </w:rPr>
            </w:pPr>
            <w:r w:rsidRPr="00057E16">
              <w:rPr>
                <w:rFonts w:ascii="Calibri" w:hAnsi="Calibri" w:cs="Calibri"/>
                <w:b/>
                <w:sz w:val="18"/>
                <w:szCs w:val="18"/>
              </w:rPr>
              <w:t>Expected Behavior</w:t>
            </w:r>
          </w:p>
        </w:tc>
      </w:tr>
      <w:tr w:rsidR="00EE69A0" w:rsidRPr="00057E16" w14:paraId="0AF3C3B7" w14:textId="77777777">
        <w:trPr>
          <w:jc w:val="center"/>
        </w:trPr>
        <w:tc>
          <w:tcPr>
            <w:tcW w:w="2880" w:type="dxa"/>
          </w:tcPr>
          <w:p w14:paraId="5FDFB3D2" w14:textId="77777777" w:rsidR="00EE69A0" w:rsidRPr="00057E16" w:rsidRDefault="00E455F5">
            <w:pPr>
              <w:rPr>
                <w:rFonts w:ascii="Calibri" w:hAnsi="Calibri" w:cs="Calibri"/>
                <w:sz w:val="18"/>
                <w:szCs w:val="18"/>
              </w:rPr>
            </w:pPr>
            <w:r w:rsidRPr="00057E16">
              <w:rPr>
                <w:rFonts w:ascii="Calibri" w:hAnsi="Calibri" w:cs="Calibri"/>
                <w:sz w:val="18"/>
                <w:szCs w:val="18"/>
              </w:rPr>
              <w:t>NeedsAttention</w:t>
            </w:r>
          </w:p>
        </w:tc>
        <w:tc>
          <w:tcPr>
            <w:tcW w:w="7488" w:type="dxa"/>
          </w:tcPr>
          <w:p w14:paraId="24026545" w14:textId="77777777" w:rsidR="00EE69A0" w:rsidRPr="00057E16" w:rsidRDefault="00E455F5">
            <w:pPr>
              <w:rPr>
                <w:rFonts w:ascii="Calibri" w:hAnsi="Calibri" w:cs="Calibri"/>
                <w:sz w:val="18"/>
                <w:szCs w:val="18"/>
              </w:rPr>
            </w:pPr>
            <w:r w:rsidRPr="00057E16">
              <w:rPr>
                <w:rFonts w:ascii="Calibri" w:hAnsi="Calibri" w:cs="Calibri"/>
                <w:sz w:val="18"/>
                <w:szCs w:val="18"/>
              </w:rPr>
              <w:t>Missed, blocked, overdue, or still-actionable items requiring attention.</w:t>
            </w:r>
          </w:p>
        </w:tc>
      </w:tr>
      <w:tr w:rsidR="00EE69A0" w:rsidRPr="00057E16" w14:paraId="7683A36A" w14:textId="77777777">
        <w:trPr>
          <w:jc w:val="center"/>
        </w:trPr>
        <w:tc>
          <w:tcPr>
            <w:tcW w:w="2880" w:type="dxa"/>
          </w:tcPr>
          <w:p w14:paraId="44A7E712" w14:textId="77777777" w:rsidR="00EE69A0" w:rsidRPr="00057E16" w:rsidRDefault="00E455F5">
            <w:pPr>
              <w:rPr>
                <w:rFonts w:ascii="Calibri" w:hAnsi="Calibri" w:cs="Calibri"/>
                <w:sz w:val="18"/>
                <w:szCs w:val="18"/>
              </w:rPr>
            </w:pPr>
            <w:r w:rsidRPr="00057E16">
              <w:rPr>
                <w:rFonts w:ascii="Calibri" w:hAnsi="Calibri" w:cs="Calibri"/>
                <w:sz w:val="18"/>
                <w:szCs w:val="18"/>
              </w:rPr>
              <w:t>Today</w:t>
            </w:r>
          </w:p>
        </w:tc>
        <w:tc>
          <w:tcPr>
            <w:tcW w:w="7488" w:type="dxa"/>
          </w:tcPr>
          <w:p w14:paraId="78588217" w14:textId="77777777" w:rsidR="00EE69A0" w:rsidRPr="00057E16" w:rsidRDefault="00E455F5">
            <w:pPr>
              <w:rPr>
                <w:rFonts w:ascii="Calibri" w:hAnsi="Calibri" w:cs="Calibri"/>
                <w:sz w:val="18"/>
                <w:szCs w:val="18"/>
              </w:rPr>
            </w:pPr>
            <w:r w:rsidRPr="00057E16">
              <w:rPr>
                <w:rFonts w:ascii="Calibri" w:hAnsi="Calibri" w:cs="Calibri"/>
                <w:sz w:val="18"/>
                <w:szCs w:val="18"/>
              </w:rPr>
              <w:t>Items actionable today.</w:t>
            </w:r>
          </w:p>
        </w:tc>
      </w:tr>
      <w:tr w:rsidR="00EE69A0" w:rsidRPr="00057E16" w14:paraId="4F57636B" w14:textId="77777777">
        <w:trPr>
          <w:jc w:val="center"/>
        </w:trPr>
        <w:tc>
          <w:tcPr>
            <w:tcW w:w="2880" w:type="dxa"/>
          </w:tcPr>
          <w:p w14:paraId="33210B7A" w14:textId="77777777" w:rsidR="00EE69A0" w:rsidRPr="00057E16" w:rsidRDefault="00E455F5">
            <w:pPr>
              <w:rPr>
                <w:rFonts w:ascii="Calibri" w:hAnsi="Calibri" w:cs="Calibri"/>
                <w:sz w:val="18"/>
                <w:szCs w:val="18"/>
              </w:rPr>
            </w:pPr>
            <w:r w:rsidRPr="00057E16">
              <w:rPr>
                <w:rFonts w:ascii="Calibri" w:hAnsi="Calibri" w:cs="Calibri"/>
                <w:sz w:val="18"/>
                <w:szCs w:val="18"/>
              </w:rPr>
              <w:t>Upcoming</w:t>
            </w:r>
          </w:p>
        </w:tc>
        <w:tc>
          <w:tcPr>
            <w:tcW w:w="7488" w:type="dxa"/>
          </w:tcPr>
          <w:p w14:paraId="15C20570" w14:textId="77777777" w:rsidR="00EE69A0" w:rsidRPr="00057E16" w:rsidRDefault="00E455F5">
            <w:pPr>
              <w:rPr>
                <w:rFonts w:ascii="Calibri" w:hAnsi="Calibri" w:cs="Calibri"/>
                <w:sz w:val="18"/>
                <w:szCs w:val="18"/>
              </w:rPr>
            </w:pPr>
            <w:r w:rsidRPr="00057E16">
              <w:rPr>
                <w:rFonts w:ascii="Calibri" w:hAnsi="Calibri" w:cs="Calibri"/>
                <w:sz w:val="18"/>
                <w:szCs w:val="18"/>
              </w:rPr>
              <w:t>Scheduled future items.</w:t>
            </w:r>
          </w:p>
        </w:tc>
      </w:tr>
      <w:tr w:rsidR="00EE69A0" w:rsidRPr="00057E16" w14:paraId="7C5199A4" w14:textId="77777777">
        <w:trPr>
          <w:jc w:val="center"/>
        </w:trPr>
        <w:tc>
          <w:tcPr>
            <w:tcW w:w="2880" w:type="dxa"/>
          </w:tcPr>
          <w:p w14:paraId="668DCF85" w14:textId="77777777" w:rsidR="00EE69A0" w:rsidRPr="00057E16" w:rsidRDefault="00E455F5">
            <w:pPr>
              <w:rPr>
                <w:rFonts w:ascii="Calibri" w:hAnsi="Calibri" w:cs="Calibri"/>
                <w:sz w:val="18"/>
                <w:szCs w:val="18"/>
              </w:rPr>
            </w:pPr>
            <w:r w:rsidRPr="00057E16">
              <w:rPr>
                <w:rFonts w:ascii="Calibri" w:hAnsi="Calibri" w:cs="Calibri"/>
                <w:sz w:val="18"/>
                <w:szCs w:val="18"/>
              </w:rPr>
              <w:t>History</w:t>
            </w:r>
          </w:p>
        </w:tc>
        <w:tc>
          <w:tcPr>
            <w:tcW w:w="7488" w:type="dxa"/>
          </w:tcPr>
          <w:p w14:paraId="695EFE60" w14:textId="77777777" w:rsidR="00EE69A0" w:rsidRPr="00057E16" w:rsidRDefault="00E455F5">
            <w:pPr>
              <w:rPr>
                <w:rFonts w:ascii="Calibri" w:hAnsi="Calibri" w:cs="Calibri"/>
                <w:sz w:val="18"/>
                <w:szCs w:val="18"/>
              </w:rPr>
            </w:pPr>
            <w:r w:rsidRPr="00057E16">
              <w:rPr>
                <w:rFonts w:ascii="Calibri" w:hAnsi="Calibri" w:cs="Calibri"/>
                <w:sz w:val="18"/>
                <w:szCs w:val="18"/>
              </w:rPr>
              <w:t>Completed, dismissed, cancelled, and historical missed items.</w:t>
            </w:r>
          </w:p>
        </w:tc>
      </w:tr>
      <w:tr w:rsidR="00EE69A0" w:rsidRPr="00057E16" w14:paraId="33F09F39" w14:textId="77777777">
        <w:trPr>
          <w:jc w:val="center"/>
        </w:trPr>
        <w:tc>
          <w:tcPr>
            <w:tcW w:w="2880" w:type="dxa"/>
          </w:tcPr>
          <w:p w14:paraId="61801094" w14:textId="77777777" w:rsidR="00EE69A0" w:rsidRPr="00057E16" w:rsidRDefault="00E455F5">
            <w:pPr>
              <w:rPr>
                <w:rFonts w:ascii="Calibri" w:hAnsi="Calibri" w:cs="Calibri"/>
                <w:sz w:val="18"/>
                <w:szCs w:val="18"/>
              </w:rPr>
            </w:pPr>
            <w:r w:rsidRPr="00057E16">
              <w:rPr>
                <w:rFonts w:ascii="Calibri" w:hAnsi="Calibri" w:cs="Calibri"/>
                <w:sz w:val="18"/>
                <w:szCs w:val="18"/>
              </w:rPr>
              <w:t>CarePlanChecklist</w:t>
            </w:r>
          </w:p>
        </w:tc>
        <w:tc>
          <w:tcPr>
            <w:tcW w:w="7488" w:type="dxa"/>
          </w:tcPr>
          <w:p w14:paraId="0908DC1B" w14:textId="77777777" w:rsidR="00EE69A0" w:rsidRPr="00057E16" w:rsidRDefault="00E455F5">
            <w:pPr>
              <w:rPr>
                <w:rFonts w:ascii="Calibri" w:hAnsi="Calibri" w:cs="Calibri"/>
                <w:sz w:val="18"/>
                <w:szCs w:val="18"/>
              </w:rPr>
            </w:pPr>
            <w:r w:rsidRPr="00057E16">
              <w:rPr>
                <w:rFonts w:ascii="Calibri" w:hAnsi="Calibri" w:cs="Calibri"/>
                <w:sz w:val="18"/>
                <w:szCs w:val="18"/>
              </w:rPr>
              <w:t>Checklist view for onboarding/review/closure where DisplayAsChecklistItem is configured.</w:t>
            </w:r>
          </w:p>
        </w:tc>
      </w:tr>
      <w:tr w:rsidR="00EE69A0" w:rsidRPr="00057E16" w14:paraId="65DE2B61" w14:textId="77777777">
        <w:trPr>
          <w:jc w:val="center"/>
        </w:trPr>
        <w:tc>
          <w:tcPr>
            <w:tcW w:w="2880" w:type="dxa"/>
          </w:tcPr>
          <w:p w14:paraId="31191604" w14:textId="77777777" w:rsidR="00EE69A0" w:rsidRPr="00057E16" w:rsidRDefault="00E455F5">
            <w:pPr>
              <w:rPr>
                <w:rFonts w:ascii="Calibri" w:hAnsi="Calibri" w:cs="Calibri"/>
                <w:sz w:val="18"/>
                <w:szCs w:val="18"/>
              </w:rPr>
            </w:pPr>
            <w:r w:rsidRPr="00057E16">
              <w:rPr>
                <w:rFonts w:ascii="Calibri" w:hAnsi="Calibri" w:cs="Calibri"/>
                <w:sz w:val="18"/>
                <w:szCs w:val="18"/>
              </w:rPr>
              <w:t>StaffTaskList</w:t>
            </w:r>
          </w:p>
        </w:tc>
        <w:tc>
          <w:tcPr>
            <w:tcW w:w="7488" w:type="dxa"/>
          </w:tcPr>
          <w:p w14:paraId="2A6E55CC" w14:textId="77777777" w:rsidR="00EE69A0" w:rsidRPr="00057E16" w:rsidRDefault="00E455F5">
            <w:pPr>
              <w:rPr>
                <w:rFonts w:ascii="Calibri" w:hAnsi="Calibri" w:cs="Calibri"/>
                <w:sz w:val="18"/>
                <w:szCs w:val="18"/>
              </w:rPr>
            </w:pPr>
            <w:r w:rsidRPr="00057E16">
              <w:rPr>
                <w:rFonts w:ascii="Calibri" w:hAnsi="Calibri" w:cs="Calibri"/>
                <w:sz w:val="18"/>
                <w:szCs w:val="18"/>
              </w:rPr>
              <w:t>Portal view for care-team/provider operational tasks.</w:t>
            </w:r>
          </w:p>
        </w:tc>
      </w:tr>
    </w:tbl>
    <w:p w14:paraId="173311E4" w14:textId="77777777" w:rsidR="00EE69A0" w:rsidRDefault="00EE69A0">
      <w:pPr>
        <w:rPr>
          <w:ins w:id="134" w:author="Sumeet" w:date="2026-06-03T17:09:00Z" w16du:dateUtc="2026-06-03T22:09:00Z"/>
          <w:rFonts w:ascii="Calibri" w:hAnsi="Calibri" w:cs="Calibri"/>
          <w:sz w:val="18"/>
          <w:szCs w:val="18"/>
        </w:rPr>
      </w:pPr>
    </w:p>
    <w:p w14:paraId="25C3E540" w14:textId="738FEA84" w:rsidR="00FE4212" w:rsidRPr="00057E16" w:rsidRDefault="00FE4212">
      <w:pPr>
        <w:rPr>
          <w:rFonts w:ascii="Calibri" w:hAnsi="Calibri" w:cs="Calibri"/>
          <w:sz w:val="18"/>
          <w:szCs w:val="18"/>
        </w:rPr>
      </w:pPr>
      <w:ins w:id="135" w:author="Sumeet" w:date="2026-06-03T17:09:00Z" w16du:dateUtc="2026-06-03T22:09:00Z">
        <w:r w:rsidRPr="00FE4212">
          <w:rPr>
            <w:rFonts w:ascii="Calibri" w:hAnsi="Calibri" w:cs="Calibri"/>
            <w:sz w:val="18"/>
            <w:szCs w:val="18"/>
          </w:rPr>
          <w:t>Reminder settings may be editable in authorized portal/task detail UI where permitted. Patient mobile does not need to show reminder change history. Standard task detail UI should show only the current reminder setting, if applicable.</w:t>
        </w:r>
      </w:ins>
    </w:p>
    <w:p w14:paraId="1D420FA7" w14:textId="5100AF3D"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Task Card Fields</w:t>
      </w:r>
    </w:p>
    <w:p w14:paraId="636328AF" w14:textId="77777777" w:rsidR="004C349E" w:rsidRPr="004C349E" w:rsidRDefault="004C349E" w:rsidP="004C349E"/>
    <w:tbl>
      <w:tblPr>
        <w:tblStyle w:val="TableGrid"/>
        <w:tblW w:w="0" w:type="auto"/>
        <w:jc w:val="center"/>
        <w:tblLook w:val="04A0" w:firstRow="1" w:lastRow="0" w:firstColumn="1" w:lastColumn="0" w:noHBand="0" w:noVBand="1"/>
      </w:tblPr>
      <w:tblGrid>
        <w:gridCol w:w="3600"/>
        <w:gridCol w:w="6912"/>
      </w:tblGrid>
      <w:tr w:rsidR="00EE69A0" w:rsidRPr="00057E16" w14:paraId="39E08FE2" w14:textId="77777777">
        <w:trPr>
          <w:jc w:val="center"/>
        </w:trPr>
        <w:tc>
          <w:tcPr>
            <w:tcW w:w="3600" w:type="dxa"/>
            <w:shd w:val="clear" w:color="auto" w:fill="D9EAF7"/>
            <w:vAlign w:val="center"/>
          </w:tcPr>
          <w:p w14:paraId="0A5F3983" w14:textId="77777777" w:rsidR="00EE69A0" w:rsidRPr="00057E16" w:rsidRDefault="00E455F5">
            <w:pPr>
              <w:rPr>
                <w:rFonts w:ascii="Calibri" w:hAnsi="Calibri" w:cs="Calibri"/>
                <w:sz w:val="18"/>
                <w:szCs w:val="18"/>
              </w:rPr>
            </w:pPr>
            <w:r w:rsidRPr="00057E16">
              <w:rPr>
                <w:rFonts w:ascii="Calibri" w:hAnsi="Calibri" w:cs="Calibri"/>
                <w:b/>
                <w:sz w:val="18"/>
                <w:szCs w:val="18"/>
              </w:rPr>
              <w:t>UI Field</w:t>
            </w:r>
          </w:p>
        </w:tc>
        <w:tc>
          <w:tcPr>
            <w:tcW w:w="6912" w:type="dxa"/>
            <w:shd w:val="clear" w:color="auto" w:fill="D9EAF7"/>
            <w:vAlign w:val="center"/>
          </w:tcPr>
          <w:p w14:paraId="022E00C7" w14:textId="77777777" w:rsidR="00EE69A0" w:rsidRPr="00057E16" w:rsidRDefault="00E455F5">
            <w:pPr>
              <w:rPr>
                <w:rFonts w:ascii="Calibri" w:hAnsi="Calibri" w:cs="Calibri"/>
                <w:sz w:val="18"/>
                <w:szCs w:val="18"/>
              </w:rPr>
            </w:pPr>
            <w:r w:rsidRPr="00057E16">
              <w:rPr>
                <w:rFonts w:ascii="Calibri" w:hAnsi="Calibri" w:cs="Calibri"/>
                <w:b/>
                <w:sz w:val="18"/>
                <w:szCs w:val="18"/>
              </w:rPr>
              <w:t>Source / Runtime Field</w:t>
            </w:r>
          </w:p>
        </w:tc>
      </w:tr>
      <w:tr w:rsidR="00EE69A0" w:rsidRPr="00057E16" w14:paraId="1E218432" w14:textId="77777777">
        <w:trPr>
          <w:jc w:val="center"/>
        </w:trPr>
        <w:tc>
          <w:tcPr>
            <w:tcW w:w="3600" w:type="dxa"/>
          </w:tcPr>
          <w:p w14:paraId="76FCB6C7" w14:textId="77777777" w:rsidR="00EE69A0" w:rsidRPr="00057E16" w:rsidRDefault="00E455F5">
            <w:pPr>
              <w:rPr>
                <w:rFonts w:ascii="Calibri" w:hAnsi="Calibri" w:cs="Calibri"/>
                <w:sz w:val="18"/>
                <w:szCs w:val="18"/>
              </w:rPr>
            </w:pPr>
            <w:r w:rsidRPr="00057E16">
              <w:rPr>
                <w:rFonts w:ascii="Calibri" w:hAnsi="Calibri" w:cs="Calibri"/>
                <w:sz w:val="18"/>
                <w:szCs w:val="18"/>
              </w:rPr>
              <w:t>Title</w:t>
            </w:r>
          </w:p>
        </w:tc>
        <w:tc>
          <w:tcPr>
            <w:tcW w:w="6912" w:type="dxa"/>
          </w:tcPr>
          <w:p w14:paraId="57FCF3CA" w14:textId="77777777" w:rsidR="00EE69A0" w:rsidRPr="00057E16" w:rsidRDefault="00E455F5">
            <w:pPr>
              <w:rPr>
                <w:rFonts w:ascii="Calibri" w:hAnsi="Calibri" w:cs="Calibri"/>
                <w:sz w:val="18"/>
                <w:szCs w:val="18"/>
              </w:rPr>
            </w:pPr>
            <w:r w:rsidRPr="00057E16">
              <w:rPr>
                <w:rFonts w:ascii="Calibri" w:hAnsi="Calibri" w:cs="Calibri"/>
                <w:sz w:val="18"/>
                <w:szCs w:val="18"/>
              </w:rPr>
              <w:t>DisplayTitle</w:t>
            </w:r>
          </w:p>
        </w:tc>
      </w:tr>
      <w:tr w:rsidR="00EE69A0" w:rsidRPr="00057E16" w14:paraId="18E913D3" w14:textId="77777777">
        <w:trPr>
          <w:jc w:val="center"/>
        </w:trPr>
        <w:tc>
          <w:tcPr>
            <w:tcW w:w="3600" w:type="dxa"/>
          </w:tcPr>
          <w:p w14:paraId="06D936A7" w14:textId="77777777" w:rsidR="00EE69A0" w:rsidRPr="00057E16" w:rsidRDefault="00E455F5">
            <w:pPr>
              <w:rPr>
                <w:rFonts w:ascii="Calibri" w:hAnsi="Calibri" w:cs="Calibri"/>
                <w:sz w:val="18"/>
                <w:szCs w:val="18"/>
              </w:rPr>
            </w:pPr>
            <w:r w:rsidRPr="00057E16">
              <w:rPr>
                <w:rFonts w:ascii="Calibri" w:hAnsi="Calibri" w:cs="Calibri"/>
                <w:sz w:val="18"/>
                <w:szCs w:val="18"/>
              </w:rPr>
              <w:t>Description / instruction</w:t>
            </w:r>
          </w:p>
        </w:tc>
        <w:tc>
          <w:tcPr>
            <w:tcW w:w="6912" w:type="dxa"/>
          </w:tcPr>
          <w:p w14:paraId="561258E4" w14:textId="77777777" w:rsidR="00EE69A0" w:rsidRPr="00057E16" w:rsidRDefault="00E455F5">
            <w:pPr>
              <w:rPr>
                <w:rFonts w:ascii="Calibri" w:hAnsi="Calibri" w:cs="Calibri"/>
                <w:sz w:val="18"/>
                <w:szCs w:val="18"/>
              </w:rPr>
            </w:pPr>
            <w:r w:rsidRPr="00057E16">
              <w:rPr>
                <w:rFonts w:ascii="Calibri" w:hAnsi="Calibri" w:cs="Calibri"/>
                <w:sz w:val="18"/>
                <w:szCs w:val="18"/>
              </w:rPr>
              <w:t>Description</w:t>
            </w:r>
          </w:p>
        </w:tc>
      </w:tr>
      <w:tr w:rsidR="00EE69A0" w:rsidRPr="00057E16" w14:paraId="182D9199" w14:textId="77777777">
        <w:trPr>
          <w:jc w:val="center"/>
        </w:trPr>
        <w:tc>
          <w:tcPr>
            <w:tcW w:w="3600" w:type="dxa"/>
          </w:tcPr>
          <w:p w14:paraId="40AA35D5" w14:textId="77777777" w:rsidR="00EE69A0" w:rsidRPr="00057E16" w:rsidRDefault="00E455F5">
            <w:pPr>
              <w:rPr>
                <w:rFonts w:ascii="Calibri" w:hAnsi="Calibri" w:cs="Calibri"/>
                <w:sz w:val="18"/>
                <w:szCs w:val="18"/>
              </w:rPr>
            </w:pPr>
            <w:r w:rsidRPr="00057E16">
              <w:rPr>
                <w:rFonts w:ascii="Calibri" w:hAnsi="Calibri" w:cs="Calibri"/>
                <w:sz w:val="18"/>
                <w:szCs w:val="18"/>
              </w:rPr>
              <w:t>Group label</w:t>
            </w:r>
          </w:p>
        </w:tc>
        <w:tc>
          <w:tcPr>
            <w:tcW w:w="6912" w:type="dxa"/>
          </w:tcPr>
          <w:p w14:paraId="5CDFFE59" w14:textId="77777777" w:rsidR="00EE69A0" w:rsidRPr="00057E16" w:rsidRDefault="00E455F5">
            <w:pPr>
              <w:rPr>
                <w:rFonts w:ascii="Calibri" w:hAnsi="Calibri" w:cs="Calibri"/>
                <w:sz w:val="18"/>
                <w:szCs w:val="18"/>
              </w:rPr>
            </w:pPr>
            <w:r w:rsidRPr="00057E16">
              <w:rPr>
                <w:rFonts w:ascii="Calibri" w:hAnsi="Calibri" w:cs="Calibri"/>
                <w:sz w:val="18"/>
                <w:szCs w:val="18"/>
              </w:rPr>
              <w:t>TaskDisplayGroup</w:t>
            </w:r>
          </w:p>
        </w:tc>
      </w:tr>
      <w:tr w:rsidR="00EE69A0" w:rsidRPr="00057E16" w14:paraId="00C194AD" w14:textId="77777777">
        <w:trPr>
          <w:jc w:val="center"/>
        </w:trPr>
        <w:tc>
          <w:tcPr>
            <w:tcW w:w="3600" w:type="dxa"/>
          </w:tcPr>
          <w:p w14:paraId="27375853" w14:textId="77777777" w:rsidR="00EE69A0" w:rsidRPr="00057E16" w:rsidRDefault="00E455F5">
            <w:pPr>
              <w:rPr>
                <w:rFonts w:ascii="Calibri" w:hAnsi="Calibri" w:cs="Calibri"/>
                <w:sz w:val="18"/>
                <w:szCs w:val="18"/>
              </w:rPr>
            </w:pPr>
            <w:r w:rsidRPr="00057E16">
              <w:rPr>
                <w:rFonts w:ascii="Calibri" w:hAnsi="Calibri" w:cs="Calibri"/>
                <w:sz w:val="18"/>
                <w:szCs w:val="18"/>
              </w:rPr>
              <w:t>Route / behavior</w:t>
            </w:r>
          </w:p>
        </w:tc>
        <w:tc>
          <w:tcPr>
            <w:tcW w:w="6912" w:type="dxa"/>
          </w:tcPr>
          <w:p w14:paraId="11443568" w14:textId="77777777" w:rsidR="00EE69A0" w:rsidRPr="00057E16" w:rsidRDefault="00E455F5">
            <w:pPr>
              <w:rPr>
                <w:rFonts w:ascii="Calibri" w:hAnsi="Calibri" w:cs="Calibri"/>
                <w:sz w:val="18"/>
                <w:szCs w:val="18"/>
              </w:rPr>
            </w:pPr>
            <w:r w:rsidRPr="00057E16">
              <w:rPr>
                <w:rFonts w:ascii="Calibri" w:hAnsi="Calibri" w:cs="Calibri"/>
                <w:sz w:val="18"/>
                <w:szCs w:val="18"/>
              </w:rPr>
              <w:t>TaskBehaviorCode</w:t>
            </w:r>
          </w:p>
        </w:tc>
      </w:tr>
      <w:tr w:rsidR="00EE69A0" w:rsidRPr="00057E16" w14:paraId="64CE1693" w14:textId="77777777">
        <w:trPr>
          <w:jc w:val="center"/>
        </w:trPr>
        <w:tc>
          <w:tcPr>
            <w:tcW w:w="3600" w:type="dxa"/>
          </w:tcPr>
          <w:p w14:paraId="1D7165AD" w14:textId="77777777" w:rsidR="00EE69A0" w:rsidRPr="00057E16" w:rsidRDefault="00E455F5">
            <w:pPr>
              <w:rPr>
                <w:rFonts w:ascii="Calibri" w:hAnsi="Calibri" w:cs="Calibri"/>
                <w:sz w:val="18"/>
                <w:szCs w:val="18"/>
              </w:rPr>
            </w:pPr>
            <w:r w:rsidRPr="00057E16">
              <w:rPr>
                <w:rFonts w:ascii="Calibri" w:hAnsi="Calibri" w:cs="Calibri"/>
                <w:sz w:val="18"/>
                <w:szCs w:val="18"/>
              </w:rPr>
              <w:t>Due text</w:t>
            </w:r>
          </w:p>
        </w:tc>
        <w:tc>
          <w:tcPr>
            <w:tcW w:w="6912" w:type="dxa"/>
          </w:tcPr>
          <w:p w14:paraId="22565380" w14:textId="77777777" w:rsidR="00EE69A0" w:rsidRPr="00057E16" w:rsidRDefault="00E455F5">
            <w:pPr>
              <w:rPr>
                <w:rFonts w:ascii="Calibri" w:hAnsi="Calibri" w:cs="Calibri"/>
                <w:sz w:val="18"/>
                <w:szCs w:val="18"/>
              </w:rPr>
            </w:pPr>
            <w:r w:rsidRPr="00057E16">
              <w:rPr>
                <w:rFonts w:ascii="Calibri" w:hAnsi="Calibri" w:cs="Calibri"/>
                <w:sz w:val="18"/>
                <w:szCs w:val="18"/>
              </w:rPr>
              <w:t>DueDisplayText, derived</w:t>
            </w:r>
          </w:p>
        </w:tc>
      </w:tr>
      <w:tr w:rsidR="00EE69A0" w:rsidRPr="00057E16" w14:paraId="79E10538" w14:textId="77777777">
        <w:trPr>
          <w:jc w:val="center"/>
        </w:trPr>
        <w:tc>
          <w:tcPr>
            <w:tcW w:w="3600" w:type="dxa"/>
          </w:tcPr>
          <w:p w14:paraId="5144E905" w14:textId="77777777" w:rsidR="00EE69A0" w:rsidRPr="00057E16" w:rsidRDefault="00E455F5">
            <w:pPr>
              <w:rPr>
                <w:rFonts w:ascii="Calibri" w:hAnsi="Calibri" w:cs="Calibri"/>
                <w:sz w:val="18"/>
                <w:szCs w:val="18"/>
              </w:rPr>
            </w:pPr>
            <w:r w:rsidRPr="00057E16">
              <w:rPr>
                <w:rFonts w:ascii="Calibri" w:hAnsi="Calibri" w:cs="Calibri"/>
                <w:sz w:val="18"/>
                <w:szCs w:val="18"/>
              </w:rPr>
              <w:t>Context text</w:t>
            </w:r>
          </w:p>
        </w:tc>
        <w:tc>
          <w:tcPr>
            <w:tcW w:w="6912" w:type="dxa"/>
          </w:tcPr>
          <w:p w14:paraId="5BAC3E5B" w14:textId="77777777" w:rsidR="00EE69A0" w:rsidRPr="00057E16" w:rsidRDefault="00E455F5">
            <w:pPr>
              <w:rPr>
                <w:rFonts w:ascii="Calibri" w:hAnsi="Calibri" w:cs="Calibri"/>
                <w:sz w:val="18"/>
                <w:szCs w:val="18"/>
              </w:rPr>
            </w:pPr>
            <w:r w:rsidRPr="00057E16">
              <w:rPr>
                <w:rFonts w:ascii="Calibri" w:hAnsi="Calibri" w:cs="Calibri"/>
                <w:sz w:val="18"/>
                <w:szCs w:val="18"/>
              </w:rPr>
              <w:t>ContextDisplayText, derived</w:t>
            </w:r>
          </w:p>
        </w:tc>
      </w:tr>
      <w:tr w:rsidR="00EE69A0" w:rsidRPr="00057E16" w14:paraId="13A89040" w14:textId="77777777">
        <w:trPr>
          <w:jc w:val="center"/>
        </w:trPr>
        <w:tc>
          <w:tcPr>
            <w:tcW w:w="3600" w:type="dxa"/>
          </w:tcPr>
          <w:p w14:paraId="48921F38" w14:textId="77777777" w:rsidR="00EE69A0" w:rsidRPr="00057E16" w:rsidRDefault="00E455F5">
            <w:pPr>
              <w:rPr>
                <w:rFonts w:ascii="Calibri" w:hAnsi="Calibri" w:cs="Calibri"/>
                <w:sz w:val="18"/>
                <w:szCs w:val="18"/>
              </w:rPr>
            </w:pPr>
            <w:r w:rsidRPr="00057E16">
              <w:rPr>
                <w:rFonts w:ascii="Calibri" w:hAnsi="Calibri" w:cs="Calibri"/>
                <w:sz w:val="18"/>
                <w:szCs w:val="18"/>
              </w:rPr>
              <w:t>Primary button</w:t>
            </w:r>
          </w:p>
        </w:tc>
        <w:tc>
          <w:tcPr>
            <w:tcW w:w="6912" w:type="dxa"/>
          </w:tcPr>
          <w:p w14:paraId="28C47426" w14:textId="77777777" w:rsidR="00EE69A0" w:rsidRPr="00057E16" w:rsidRDefault="00E455F5">
            <w:pPr>
              <w:rPr>
                <w:rFonts w:ascii="Calibri" w:hAnsi="Calibri" w:cs="Calibri"/>
                <w:sz w:val="18"/>
                <w:szCs w:val="18"/>
              </w:rPr>
            </w:pPr>
            <w:r w:rsidRPr="00057E16">
              <w:rPr>
                <w:rFonts w:ascii="Calibri" w:hAnsi="Calibri" w:cs="Calibri"/>
                <w:sz w:val="18"/>
                <w:szCs w:val="18"/>
              </w:rPr>
              <w:t>PrimaryActionLabel, derived</w:t>
            </w:r>
          </w:p>
        </w:tc>
      </w:tr>
      <w:tr w:rsidR="00EE69A0" w:rsidRPr="00057E16" w14:paraId="1CC94CDE" w14:textId="77777777">
        <w:trPr>
          <w:jc w:val="center"/>
        </w:trPr>
        <w:tc>
          <w:tcPr>
            <w:tcW w:w="3600" w:type="dxa"/>
          </w:tcPr>
          <w:p w14:paraId="44B2B4CD" w14:textId="77777777" w:rsidR="00EE69A0" w:rsidRPr="00057E16" w:rsidRDefault="00E455F5">
            <w:pPr>
              <w:rPr>
                <w:rFonts w:ascii="Calibri" w:hAnsi="Calibri" w:cs="Calibri"/>
                <w:sz w:val="18"/>
                <w:szCs w:val="18"/>
              </w:rPr>
            </w:pPr>
            <w:r w:rsidRPr="00057E16">
              <w:rPr>
                <w:rFonts w:ascii="Calibri" w:hAnsi="Calibri" w:cs="Calibri"/>
                <w:sz w:val="18"/>
                <w:szCs w:val="18"/>
              </w:rPr>
              <w:t>Surface section</w:t>
            </w:r>
          </w:p>
        </w:tc>
        <w:tc>
          <w:tcPr>
            <w:tcW w:w="6912" w:type="dxa"/>
          </w:tcPr>
          <w:p w14:paraId="16CEF63D" w14:textId="77777777" w:rsidR="00EE69A0" w:rsidRPr="00057E16" w:rsidRDefault="00E455F5">
            <w:pPr>
              <w:rPr>
                <w:rFonts w:ascii="Calibri" w:hAnsi="Calibri" w:cs="Calibri"/>
                <w:sz w:val="18"/>
                <w:szCs w:val="18"/>
              </w:rPr>
            </w:pPr>
            <w:r w:rsidRPr="00057E16">
              <w:rPr>
                <w:rFonts w:ascii="Calibri" w:hAnsi="Calibri" w:cs="Calibri"/>
                <w:sz w:val="18"/>
                <w:szCs w:val="18"/>
              </w:rPr>
              <w:t>SurfaceSection</w:t>
            </w:r>
          </w:p>
        </w:tc>
      </w:tr>
      <w:tr w:rsidR="00EE69A0" w:rsidRPr="00057E16" w14:paraId="6FC4BEB7" w14:textId="77777777">
        <w:trPr>
          <w:jc w:val="center"/>
        </w:trPr>
        <w:tc>
          <w:tcPr>
            <w:tcW w:w="3600" w:type="dxa"/>
          </w:tcPr>
          <w:p w14:paraId="719697CB" w14:textId="77777777" w:rsidR="00EE69A0" w:rsidRPr="00057E16" w:rsidRDefault="00E455F5">
            <w:pPr>
              <w:rPr>
                <w:rFonts w:ascii="Calibri" w:hAnsi="Calibri" w:cs="Calibri"/>
                <w:sz w:val="18"/>
                <w:szCs w:val="18"/>
              </w:rPr>
            </w:pPr>
            <w:r w:rsidRPr="00057E16">
              <w:rPr>
                <w:rFonts w:ascii="Calibri" w:hAnsi="Calibri" w:cs="Calibri"/>
                <w:sz w:val="18"/>
                <w:szCs w:val="18"/>
              </w:rPr>
              <w:lastRenderedPageBreak/>
              <w:t>Patient visibility</w:t>
            </w:r>
          </w:p>
        </w:tc>
        <w:tc>
          <w:tcPr>
            <w:tcW w:w="6912" w:type="dxa"/>
          </w:tcPr>
          <w:p w14:paraId="394A3AF6" w14:textId="77777777" w:rsidR="00EE69A0" w:rsidRPr="00057E16" w:rsidRDefault="00E455F5">
            <w:pPr>
              <w:rPr>
                <w:rFonts w:ascii="Calibri" w:hAnsi="Calibri" w:cs="Calibri"/>
                <w:sz w:val="18"/>
                <w:szCs w:val="18"/>
              </w:rPr>
            </w:pPr>
            <w:r w:rsidRPr="00057E16">
              <w:rPr>
                <w:rFonts w:ascii="Calibri" w:hAnsi="Calibri" w:cs="Calibri"/>
                <w:sz w:val="18"/>
                <w:szCs w:val="18"/>
              </w:rPr>
              <w:t>DisplayToPatient</w:t>
            </w:r>
          </w:p>
        </w:tc>
      </w:tr>
      <w:tr w:rsidR="00EE69A0" w:rsidRPr="00057E16" w14:paraId="4729B53F" w14:textId="77777777">
        <w:trPr>
          <w:jc w:val="center"/>
        </w:trPr>
        <w:tc>
          <w:tcPr>
            <w:tcW w:w="3600" w:type="dxa"/>
          </w:tcPr>
          <w:p w14:paraId="69D55A07" w14:textId="77777777" w:rsidR="00EE69A0" w:rsidRPr="00057E16" w:rsidRDefault="00E455F5">
            <w:pPr>
              <w:rPr>
                <w:rFonts w:ascii="Calibri" w:hAnsi="Calibri" w:cs="Calibri"/>
                <w:sz w:val="18"/>
                <w:szCs w:val="18"/>
              </w:rPr>
            </w:pPr>
            <w:r w:rsidRPr="00057E16">
              <w:rPr>
                <w:rFonts w:ascii="Calibri" w:hAnsi="Calibri" w:cs="Calibri"/>
                <w:sz w:val="18"/>
                <w:szCs w:val="18"/>
              </w:rPr>
              <w:t>Checklist flag</w:t>
            </w:r>
          </w:p>
        </w:tc>
        <w:tc>
          <w:tcPr>
            <w:tcW w:w="6912" w:type="dxa"/>
          </w:tcPr>
          <w:p w14:paraId="38EBBFCC" w14:textId="77777777" w:rsidR="00EE69A0" w:rsidRPr="00057E16" w:rsidRDefault="00E455F5">
            <w:pPr>
              <w:rPr>
                <w:rFonts w:ascii="Calibri" w:hAnsi="Calibri" w:cs="Calibri"/>
                <w:sz w:val="18"/>
                <w:szCs w:val="18"/>
              </w:rPr>
            </w:pPr>
            <w:r w:rsidRPr="00057E16">
              <w:rPr>
                <w:rFonts w:ascii="Calibri" w:hAnsi="Calibri" w:cs="Calibri"/>
                <w:sz w:val="18"/>
                <w:szCs w:val="18"/>
              </w:rPr>
              <w:t>DisplayAsChecklistItem</w:t>
            </w:r>
          </w:p>
        </w:tc>
      </w:tr>
    </w:tbl>
    <w:p w14:paraId="261B1E4F" w14:textId="77777777" w:rsidR="00EE69A0" w:rsidRPr="00057E16" w:rsidRDefault="00EE69A0">
      <w:pPr>
        <w:rPr>
          <w:rFonts w:ascii="Calibri" w:hAnsi="Calibri" w:cs="Calibri"/>
          <w:sz w:val="18"/>
          <w:szCs w:val="18"/>
        </w:rPr>
      </w:pPr>
    </w:p>
    <w:p w14:paraId="7966902B" w14:textId="4D534140"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Landing Behavio</w:t>
      </w:r>
      <w:r w:rsidR="004C349E">
        <w:rPr>
          <w:rFonts w:ascii="Calibri" w:hAnsi="Calibri" w:cs="Calibri"/>
          <w:sz w:val="22"/>
          <w:szCs w:val="22"/>
        </w:rPr>
        <w:t>r</w:t>
      </w:r>
    </w:p>
    <w:p w14:paraId="71C5EC21" w14:textId="77777777" w:rsidR="004C349E" w:rsidRPr="004C349E" w:rsidRDefault="004C349E" w:rsidP="004C349E"/>
    <w:tbl>
      <w:tblPr>
        <w:tblStyle w:val="TableGrid"/>
        <w:tblW w:w="0" w:type="auto"/>
        <w:jc w:val="center"/>
        <w:tblLook w:val="04A0" w:firstRow="1" w:lastRow="0" w:firstColumn="1" w:lastColumn="0" w:noHBand="0" w:noVBand="1"/>
      </w:tblPr>
      <w:tblGrid>
        <w:gridCol w:w="2880"/>
        <w:gridCol w:w="3744"/>
        <w:gridCol w:w="3744"/>
      </w:tblGrid>
      <w:tr w:rsidR="00EE69A0" w:rsidRPr="00057E16" w14:paraId="44C882C2" w14:textId="77777777">
        <w:trPr>
          <w:jc w:val="center"/>
        </w:trPr>
        <w:tc>
          <w:tcPr>
            <w:tcW w:w="2880" w:type="dxa"/>
            <w:shd w:val="clear" w:color="auto" w:fill="D9EAF7"/>
            <w:vAlign w:val="center"/>
          </w:tcPr>
          <w:p w14:paraId="6EB5A8CB" w14:textId="77777777" w:rsidR="00EE69A0" w:rsidRPr="00057E16" w:rsidRDefault="00E455F5">
            <w:pPr>
              <w:rPr>
                <w:rFonts w:ascii="Calibri" w:hAnsi="Calibri" w:cs="Calibri"/>
                <w:sz w:val="18"/>
                <w:szCs w:val="18"/>
              </w:rPr>
            </w:pPr>
            <w:r w:rsidRPr="00057E16">
              <w:rPr>
                <w:rFonts w:ascii="Calibri" w:hAnsi="Calibri" w:cs="Calibri"/>
                <w:b/>
                <w:sz w:val="18"/>
                <w:szCs w:val="18"/>
              </w:rPr>
              <w:t>TaskBehaviorCode</w:t>
            </w:r>
          </w:p>
        </w:tc>
        <w:tc>
          <w:tcPr>
            <w:tcW w:w="3744" w:type="dxa"/>
            <w:shd w:val="clear" w:color="auto" w:fill="D9EAF7"/>
            <w:vAlign w:val="center"/>
          </w:tcPr>
          <w:p w14:paraId="4A197898" w14:textId="77777777" w:rsidR="00EE69A0" w:rsidRPr="00057E16" w:rsidRDefault="00E455F5">
            <w:pPr>
              <w:rPr>
                <w:rFonts w:ascii="Calibri" w:hAnsi="Calibri" w:cs="Calibri"/>
                <w:sz w:val="18"/>
                <w:szCs w:val="18"/>
              </w:rPr>
            </w:pPr>
            <w:r w:rsidRPr="00057E16">
              <w:rPr>
                <w:rFonts w:ascii="Calibri" w:hAnsi="Calibri" w:cs="Calibri"/>
                <w:b/>
                <w:sz w:val="18"/>
                <w:szCs w:val="18"/>
              </w:rPr>
              <w:t>Mobile Landing</w:t>
            </w:r>
          </w:p>
        </w:tc>
        <w:tc>
          <w:tcPr>
            <w:tcW w:w="3744" w:type="dxa"/>
            <w:shd w:val="clear" w:color="auto" w:fill="D9EAF7"/>
            <w:vAlign w:val="center"/>
          </w:tcPr>
          <w:p w14:paraId="4E343B01" w14:textId="77777777" w:rsidR="00EE69A0" w:rsidRPr="00057E16" w:rsidRDefault="00E455F5">
            <w:pPr>
              <w:rPr>
                <w:rFonts w:ascii="Calibri" w:hAnsi="Calibri" w:cs="Calibri"/>
                <w:sz w:val="18"/>
                <w:szCs w:val="18"/>
              </w:rPr>
            </w:pPr>
            <w:r w:rsidRPr="00057E16">
              <w:rPr>
                <w:rFonts w:ascii="Calibri" w:hAnsi="Calibri" w:cs="Calibri"/>
                <w:b/>
                <w:sz w:val="18"/>
                <w:szCs w:val="18"/>
              </w:rPr>
              <w:t>Portal Landing</w:t>
            </w:r>
          </w:p>
        </w:tc>
      </w:tr>
      <w:tr w:rsidR="00EE69A0" w:rsidRPr="00057E16" w14:paraId="0F309776" w14:textId="77777777">
        <w:trPr>
          <w:jc w:val="center"/>
        </w:trPr>
        <w:tc>
          <w:tcPr>
            <w:tcW w:w="2880" w:type="dxa"/>
          </w:tcPr>
          <w:p w14:paraId="5B4D2DCF" w14:textId="77777777" w:rsidR="00EE69A0" w:rsidRPr="00057E16" w:rsidRDefault="00E455F5">
            <w:pPr>
              <w:rPr>
                <w:rFonts w:ascii="Calibri" w:hAnsi="Calibri" w:cs="Calibri"/>
                <w:sz w:val="18"/>
                <w:szCs w:val="18"/>
              </w:rPr>
            </w:pPr>
            <w:r w:rsidRPr="00057E16">
              <w:rPr>
                <w:rFonts w:ascii="Calibri" w:hAnsi="Calibri" w:cs="Calibri"/>
                <w:sz w:val="18"/>
                <w:szCs w:val="18"/>
              </w:rPr>
              <w:t>DOCUMENT_FORM</w:t>
            </w:r>
          </w:p>
        </w:tc>
        <w:tc>
          <w:tcPr>
            <w:tcW w:w="3744" w:type="dxa"/>
          </w:tcPr>
          <w:p w14:paraId="3AE3362A" w14:textId="77777777" w:rsidR="00EE69A0" w:rsidRPr="00057E16" w:rsidRDefault="00E455F5">
            <w:pPr>
              <w:rPr>
                <w:rFonts w:ascii="Calibri" w:hAnsi="Calibri" w:cs="Calibri"/>
                <w:sz w:val="18"/>
                <w:szCs w:val="18"/>
              </w:rPr>
            </w:pPr>
            <w:r w:rsidRPr="00057E16">
              <w:rPr>
                <w:rFonts w:ascii="Calibri" w:hAnsi="Calibri" w:cs="Calibri"/>
                <w:sz w:val="18"/>
                <w:szCs w:val="18"/>
              </w:rPr>
              <w:t>Document/Form flow</w:t>
            </w:r>
          </w:p>
        </w:tc>
        <w:tc>
          <w:tcPr>
            <w:tcW w:w="3744" w:type="dxa"/>
          </w:tcPr>
          <w:p w14:paraId="39A1CC8A" w14:textId="77777777" w:rsidR="00EE69A0" w:rsidRPr="00057E16" w:rsidRDefault="00E455F5">
            <w:pPr>
              <w:rPr>
                <w:rFonts w:ascii="Calibri" w:hAnsi="Calibri" w:cs="Calibri"/>
                <w:sz w:val="18"/>
                <w:szCs w:val="18"/>
              </w:rPr>
            </w:pPr>
            <w:r w:rsidRPr="00057E16">
              <w:rPr>
                <w:rFonts w:ascii="Calibri" w:hAnsi="Calibri" w:cs="Calibri"/>
                <w:sz w:val="18"/>
                <w:szCs w:val="18"/>
              </w:rPr>
              <w:t>Form/document detail</w:t>
            </w:r>
          </w:p>
        </w:tc>
      </w:tr>
      <w:tr w:rsidR="00EE69A0" w:rsidRPr="00057E16" w14:paraId="19B6DD70" w14:textId="77777777">
        <w:trPr>
          <w:jc w:val="center"/>
        </w:trPr>
        <w:tc>
          <w:tcPr>
            <w:tcW w:w="2880" w:type="dxa"/>
          </w:tcPr>
          <w:p w14:paraId="562F4EBA" w14:textId="77777777" w:rsidR="00EE69A0" w:rsidRPr="00057E16" w:rsidRDefault="00E455F5">
            <w:pPr>
              <w:rPr>
                <w:rFonts w:ascii="Calibri" w:hAnsi="Calibri" w:cs="Calibri"/>
                <w:sz w:val="18"/>
                <w:szCs w:val="18"/>
              </w:rPr>
            </w:pPr>
            <w:r w:rsidRPr="00057E16">
              <w:rPr>
                <w:rFonts w:ascii="Calibri" w:hAnsi="Calibri" w:cs="Calibri"/>
                <w:sz w:val="18"/>
                <w:szCs w:val="18"/>
              </w:rPr>
              <w:t>UPLOAD_DOCUMENT</w:t>
            </w:r>
          </w:p>
        </w:tc>
        <w:tc>
          <w:tcPr>
            <w:tcW w:w="3744" w:type="dxa"/>
          </w:tcPr>
          <w:p w14:paraId="6FEC0CA2" w14:textId="77777777" w:rsidR="00EE69A0" w:rsidRPr="00057E16" w:rsidRDefault="00E455F5">
            <w:pPr>
              <w:rPr>
                <w:rFonts w:ascii="Calibri" w:hAnsi="Calibri" w:cs="Calibri"/>
                <w:sz w:val="18"/>
                <w:szCs w:val="18"/>
              </w:rPr>
            </w:pPr>
            <w:r w:rsidRPr="00057E16">
              <w:rPr>
                <w:rFonts w:ascii="Calibri" w:hAnsi="Calibri" w:cs="Calibri"/>
                <w:sz w:val="18"/>
                <w:szCs w:val="18"/>
              </w:rPr>
              <w:t>Upload flow</w:t>
            </w:r>
          </w:p>
        </w:tc>
        <w:tc>
          <w:tcPr>
            <w:tcW w:w="3744" w:type="dxa"/>
          </w:tcPr>
          <w:p w14:paraId="4DADA59A" w14:textId="77777777" w:rsidR="00EE69A0" w:rsidRPr="00057E16" w:rsidRDefault="00E455F5">
            <w:pPr>
              <w:rPr>
                <w:rFonts w:ascii="Calibri" w:hAnsi="Calibri" w:cs="Calibri"/>
                <w:sz w:val="18"/>
                <w:szCs w:val="18"/>
              </w:rPr>
            </w:pPr>
            <w:r w:rsidRPr="00057E16">
              <w:rPr>
                <w:rFonts w:ascii="Calibri" w:hAnsi="Calibri" w:cs="Calibri"/>
                <w:sz w:val="18"/>
                <w:szCs w:val="18"/>
              </w:rPr>
              <w:t>Upload/request detail</w:t>
            </w:r>
          </w:p>
        </w:tc>
      </w:tr>
      <w:tr w:rsidR="00EE69A0" w:rsidRPr="00057E16" w14:paraId="5093EB27" w14:textId="77777777">
        <w:trPr>
          <w:jc w:val="center"/>
        </w:trPr>
        <w:tc>
          <w:tcPr>
            <w:tcW w:w="2880" w:type="dxa"/>
          </w:tcPr>
          <w:p w14:paraId="1759D906" w14:textId="77777777" w:rsidR="00EE69A0" w:rsidRPr="00057E16" w:rsidRDefault="00E455F5">
            <w:pPr>
              <w:rPr>
                <w:rFonts w:ascii="Calibri" w:hAnsi="Calibri" w:cs="Calibri"/>
                <w:sz w:val="18"/>
                <w:szCs w:val="18"/>
              </w:rPr>
            </w:pPr>
            <w:r w:rsidRPr="00057E16">
              <w:rPr>
                <w:rFonts w:ascii="Calibri" w:hAnsi="Calibri" w:cs="Calibri"/>
                <w:sz w:val="18"/>
                <w:szCs w:val="18"/>
              </w:rPr>
              <w:t>DEVICE_SETUP</w:t>
            </w:r>
          </w:p>
        </w:tc>
        <w:tc>
          <w:tcPr>
            <w:tcW w:w="3744" w:type="dxa"/>
          </w:tcPr>
          <w:p w14:paraId="6CE76BA8" w14:textId="77777777" w:rsidR="00EE69A0" w:rsidRPr="00057E16" w:rsidRDefault="00E455F5">
            <w:pPr>
              <w:rPr>
                <w:rFonts w:ascii="Calibri" w:hAnsi="Calibri" w:cs="Calibri"/>
                <w:sz w:val="18"/>
                <w:szCs w:val="18"/>
              </w:rPr>
            </w:pPr>
            <w:r w:rsidRPr="00057E16">
              <w:rPr>
                <w:rFonts w:ascii="Calibri" w:hAnsi="Calibri" w:cs="Calibri"/>
                <w:sz w:val="18"/>
                <w:szCs w:val="18"/>
              </w:rPr>
              <w:t>Device setup flow</w:t>
            </w:r>
          </w:p>
        </w:tc>
        <w:tc>
          <w:tcPr>
            <w:tcW w:w="3744" w:type="dxa"/>
          </w:tcPr>
          <w:p w14:paraId="0519F9E1" w14:textId="77777777" w:rsidR="00EE69A0" w:rsidRPr="00057E16" w:rsidRDefault="00E455F5">
            <w:pPr>
              <w:rPr>
                <w:rFonts w:ascii="Calibri" w:hAnsi="Calibri" w:cs="Calibri"/>
                <w:sz w:val="18"/>
                <w:szCs w:val="18"/>
              </w:rPr>
            </w:pPr>
            <w:r w:rsidRPr="00057E16">
              <w:rPr>
                <w:rFonts w:ascii="Calibri" w:hAnsi="Calibri" w:cs="Calibri"/>
                <w:sz w:val="18"/>
                <w:szCs w:val="18"/>
              </w:rPr>
              <w:t>Device setup detail</w:t>
            </w:r>
          </w:p>
        </w:tc>
      </w:tr>
      <w:tr w:rsidR="00EE69A0" w:rsidRPr="00057E16" w14:paraId="7A5F5078" w14:textId="77777777">
        <w:trPr>
          <w:jc w:val="center"/>
        </w:trPr>
        <w:tc>
          <w:tcPr>
            <w:tcW w:w="2880" w:type="dxa"/>
          </w:tcPr>
          <w:p w14:paraId="55B11CC5" w14:textId="77777777" w:rsidR="00EE69A0" w:rsidRPr="00057E16" w:rsidRDefault="00E455F5">
            <w:pPr>
              <w:rPr>
                <w:rFonts w:ascii="Calibri" w:hAnsi="Calibri" w:cs="Calibri"/>
                <w:sz w:val="18"/>
                <w:szCs w:val="18"/>
              </w:rPr>
            </w:pPr>
            <w:r w:rsidRPr="00057E16">
              <w:rPr>
                <w:rFonts w:ascii="Calibri" w:hAnsi="Calibri" w:cs="Calibri"/>
                <w:sz w:val="18"/>
                <w:szCs w:val="18"/>
              </w:rPr>
              <w:t>EDUCATION_VIDEO</w:t>
            </w:r>
          </w:p>
        </w:tc>
        <w:tc>
          <w:tcPr>
            <w:tcW w:w="3744" w:type="dxa"/>
          </w:tcPr>
          <w:p w14:paraId="06A99719" w14:textId="77777777" w:rsidR="00EE69A0" w:rsidRPr="00057E16" w:rsidRDefault="00E455F5">
            <w:pPr>
              <w:rPr>
                <w:rFonts w:ascii="Calibri" w:hAnsi="Calibri" w:cs="Calibri"/>
                <w:sz w:val="18"/>
                <w:szCs w:val="18"/>
              </w:rPr>
            </w:pPr>
            <w:r w:rsidRPr="00057E16">
              <w:rPr>
                <w:rFonts w:ascii="Calibri" w:hAnsi="Calibri" w:cs="Calibri"/>
                <w:sz w:val="18"/>
                <w:szCs w:val="18"/>
              </w:rPr>
              <w:t>Video player</w:t>
            </w:r>
          </w:p>
        </w:tc>
        <w:tc>
          <w:tcPr>
            <w:tcW w:w="3744" w:type="dxa"/>
          </w:tcPr>
          <w:p w14:paraId="33165248" w14:textId="77777777" w:rsidR="00EE69A0" w:rsidRPr="00057E16" w:rsidRDefault="00E455F5">
            <w:pPr>
              <w:rPr>
                <w:rFonts w:ascii="Calibri" w:hAnsi="Calibri" w:cs="Calibri"/>
                <w:sz w:val="18"/>
                <w:szCs w:val="18"/>
              </w:rPr>
            </w:pPr>
            <w:r w:rsidRPr="00057E16">
              <w:rPr>
                <w:rFonts w:ascii="Calibri" w:hAnsi="Calibri" w:cs="Calibri"/>
                <w:sz w:val="18"/>
                <w:szCs w:val="18"/>
              </w:rPr>
              <w:t>Education content detail</w:t>
            </w:r>
          </w:p>
        </w:tc>
      </w:tr>
      <w:tr w:rsidR="00EE69A0" w:rsidRPr="00057E16" w14:paraId="61533D7F" w14:textId="77777777">
        <w:trPr>
          <w:jc w:val="center"/>
        </w:trPr>
        <w:tc>
          <w:tcPr>
            <w:tcW w:w="2880" w:type="dxa"/>
          </w:tcPr>
          <w:p w14:paraId="359F1444" w14:textId="77777777" w:rsidR="00EE69A0" w:rsidRPr="00057E16" w:rsidRDefault="00E455F5">
            <w:pPr>
              <w:rPr>
                <w:rFonts w:ascii="Calibri" w:hAnsi="Calibri" w:cs="Calibri"/>
                <w:sz w:val="18"/>
                <w:szCs w:val="18"/>
              </w:rPr>
            </w:pPr>
            <w:r w:rsidRPr="00057E16">
              <w:rPr>
                <w:rFonts w:ascii="Calibri" w:hAnsi="Calibri" w:cs="Calibri"/>
                <w:sz w:val="18"/>
                <w:szCs w:val="18"/>
              </w:rPr>
              <w:t>EDUCATION_ARTICLE</w:t>
            </w:r>
          </w:p>
        </w:tc>
        <w:tc>
          <w:tcPr>
            <w:tcW w:w="3744" w:type="dxa"/>
          </w:tcPr>
          <w:p w14:paraId="32D9342B" w14:textId="77777777" w:rsidR="00EE69A0" w:rsidRPr="00057E16" w:rsidRDefault="00E455F5">
            <w:pPr>
              <w:rPr>
                <w:rFonts w:ascii="Calibri" w:hAnsi="Calibri" w:cs="Calibri"/>
                <w:sz w:val="18"/>
                <w:szCs w:val="18"/>
              </w:rPr>
            </w:pPr>
            <w:r w:rsidRPr="00057E16">
              <w:rPr>
                <w:rFonts w:ascii="Calibri" w:hAnsi="Calibri" w:cs="Calibri"/>
                <w:sz w:val="18"/>
                <w:szCs w:val="18"/>
              </w:rPr>
              <w:t>Article/content view</w:t>
            </w:r>
          </w:p>
        </w:tc>
        <w:tc>
          <w:tcPr>
            <w:tcW w:w="3744" w:type="dxa"/>
          </w:tcPr>
          <w:p w14:paraId="51B329B1" w14:textId="77777777" w:rsidR="00EE69A0" w:rsidRPr="00057E16" w:rsidRDefault="00E455F5">
            <w:pPr>
              <w:rPr>
                <w:rFonts w:ascii="Calibri" w:hAnsi="Calibri" w:cs="Calibri"/>
                <w:sz w:val="18"/>
                <w:szCs w:val="18"/>
              </w:rPr>
            </w:pPr>
            <w:r w:rsidRPr="00057E16">
              <w:rPr>
                <w:rFonts w:ascii="Calibri" w:hAnsi="Calibri" w:cs="Calibri"/>
                <w:sz w:val="18"/>
                <w:szCs w:val="18"/>
              </w:rPr>
              <w:t>Education content detail</w:t>
            </w:r>
          </w:p>
        </w:tc>
      </w:tr>
      <w:tr w:rsidR="00EE69A0" w:rsidRPr="00057E16" w14:paraId="088B6D74" w14:textId="77777777">
        <w:trPr>
          <w:jc w:val="center"/>
        </w:trPr>
        <w:tc>
          <w:tcPr>
            <w:tcW w:w="2880" w:type="dxa"/>
          </w:tcPr>
          <w:p w14:paraId="516B14F1" w14:textId="77777777" w:rsidR="00EE69A0" w:rsidRPr="00057E16" w:rsidRDefault="00E455F5">
            <w:pPr>
              <w:rPr>
                <w:rFonts w:ascii="Calibri" w:hAnsi="Calibri" w:cs="Calibri"/>
                <w:sz w:val="18"/>
                <w:szCs w:val="18"/>
              </w:rPr>
            </w:pPr>
            <w:r w:rsidRPr="00057E16">
              <w:rPr>
                <w:rFonts w:ascii="Calibri" w:hAnsi="Calibri" w:cs="Calibri"/>
                <w:sz w:val="18"/>
                <w:szCs w:val="18"/>
              </w:rPr>
              <w:t>METRIC_CHECKIN</w:t>
            </w:r>
          </w:p>
        </w:tc>
        <w:tc>
          <w:tcPr>
            <w:tcW w:w="3744" w:type="dxa"/>
          </w:tcPr>
          <w:p w14:paraId="140F394B" w14:textId="77777777" w:rsidR="00EE69A0" w:rsidRPr="00057E16" w:rsidRDefault="00E455F5">
            <w:pPr>
              <w:rPr>
                <w:rFonts w:ascii="Calibri" w:hAnsi="Calibri" w:cs="Calibri"/>
                <w:sz w:val="18"/>
                <w:szCs w:val="18"/>
              </w:rPr>
            </w:pPr>
            <w:r w:rsidRPr="00057E16">
              <w:rPr>
                <w:rFonts w:ascii="Calibri" w:hAnsi="Calibri" w:cs="Calibri"/>
                <w:sz w:val="18"/>
                <w:szCs w:val="18"/>
              </w:rPr>
              <w:t>Metric capture screen</w:t>
            </w:r>
          </w:p>
        </w:tc>
        <w:tc>
          <w:tcPr>
            <w:tcW w:w="3744" w:type="dxa"/>
          </w:tcPr>
          <w:p w14:paraId="2715C09F" w14:textId="77777777" w:rsidR="00EE69A0" w:rsidRPr="00057E16" w:rsidRDefault="00E455F5">
            <w:pPr>
              <w:rPr>
                <w:rFonts w:ascii="Calibri" w:hAnsi="Calibri" w:cs="Calibri"/>
                <w:sz w:val="18"/>
                <w:szCs w:val="18"/>
              </w:rPr>
            </w:pPr>
            <w:r w:rsidRPr="00057E16">
              <w:rPr>
                <w:rFonts w:ascii="Calibri" w:hAnsi="Calibri" w:cs="Calibri"/>
                <w:sz w:val="18"/>
                <w:szCs w:val="18"/>
              </w:rPr>
              <w:t>Monitoring item/detail</w:t>
            </w:r>
          </w:p>
        </w:tc>
      </w:tr>
      <w:tr w:rsidR="00EE69A0" w:rsidRPr="00057E16" w14:paraId="164010B0" w14:textId="77777777">
        <w:trPr>
          <w:jc w:val="center"/>
        </w:trPr>
        <w:tc>
          <w:tcPr>
            <w:tcW w:w="2880" w:type="dxa"/>
          </w:tcPr>
          <w:p w14:paraId="67F2BEE0" w14:textId="77777777" w:rsidR="00EE69A0" w:rsidRPr="00057E16" w:rsidRDefault="00E455F5">
            <w:pPr>
              <w:rPr>
                <w:rFonts w:ascii="Calibri" w:hAnsi="Calibri" w:cs="Calibri"/>
                <w:sz w:val="18"/>
                <w:szCs w:val="18"/>
              </w:rPr>
            </w:pPr>
            <w:r w:rsidRPr="00057E16">
              <w:rPr>
                <w:rFonts w:ascii="Calibri" w:hAnsi="Calibri" w:cs="Calibri"/>
                <w:sz w:val="18"/>
                <w:szCs w:val="18"/>
              </w:rPr>
              <w:t>SYMPTOM_CHECKIN</w:t>
            </w:r>
          </w:p>
        </w:tc>
        <w:tc>
          <w:tcPr>
            <w:tcW w:w="3744" w:type="dxa"/>
          </w:tcPr>
          <w:p w14:paraId="66917901" w14:textId="77777777" w:rsidR="00EE69A0" w:rsidRPr="00057E16" w:rsidRDefault="00E455F5">
            <w:pPr>
              <w:rPr>
                <w:rFonts w:ascii="Calibri" w:hAnsi="Calibri" w:cs="Calibri"/>
                <w:sz w:val="18"/>
                <w:szCs w:val="18"/>
              </w:rPr>
            </w:pPr>
            <w:r w:rsidRPr="00057E16">
              <w:rPr>
                <w:rFonts w:ascii="Calibri" w:hAnsi="Calibri" w:cs="Calibri"/>
                <w:sz w:val="18"/>
                <w:szCs w:val="18"/>
              </w:rPr>
              <w:t>Symptom/check-in form</w:t>
            </w:r>
          </w:p>
        </w:tc>
        <w:tc>
          <w:tcPr>
            <w:tcW w:w="3744" w:type="dxa"/>
          </w:tcPr>
          <w:p w14:paraId="75DC0F33" w14:textId="77777777" w:rsidR="00EE69A0" w:rsidRPr="00057E16" w:rsidRDefault="00E455F5">
            <w:pPr>
              <w:rPr>
                <w:rFonts w:ascii="Calibri" w:hAnsi="Calibri" w:cs="Calibri"/>
                <w:sz w:val="18"/>
                <w:szCs w:val="18"/>
              </w:rPr>
            </w:pPr>
            <w:r w:rsidRPr="00057E16">
              <w:rPr>
                <w:rFonts w:ascii="Calibri" w:hAnsi="Calibri" w:cs="Calibri"/>
                <w:sz w:val="18"/>
                <w:szCs w:val="18"/>
              </w:rPr>
              <w:t>Symptom response/detail</w:t>
            </w:r>
          </w:p>
        </w:tc>
      </w:tr>
      <w:tr w:rsidR="00EE69A0" w:rsidRPr="00057E16" w14:paraId="055126F6" w14:textId="77777777">
        <w:trPr>
          <w:jc w:val="center"/>
        </w:trPr>
        <w:tc>
          <w:tcPr>
            <w:tcW w:w="2880" w:type="dxa"/>
          </w:tcPr>
          <w:p w14:paraId="32CCFED7" w14:textId="77777777" w:rsidR="00EE69A0" w:rsidRPr="00057E16" w:rsidRDefault="00E455F5">
            <w:pPr>
              <w:rPr>
                <w:rFonts w:ascii="Calibri" w:hAnsi="Calibri" w:cs="Calibri"/>
                <w:sz w:val="18"/>
                <w:szCs w:val="18"/>
              </w:rPr>
            </w:pPr>
            <w:r w:rsidRPr="00057E16">
              <w:rPr>
                <w:rFonts w:ascii="Calibri" w:hAnsi="Calibri" w:cs="Calibri"/>
                <w:sz w:val="18"/>
                <w:szCs w:val="18"/>
              </w:rPr>
              <w:t>INSTRUCTION</w:t>
            </w:r>
          </w:p>
        </w:tc>
        <w:tc>
          <w:tcPr>
            <w:tcW w:w="3744" w:type="dxa"/>
          </w:tcPr>
          <w:p w14:paraId="7D593BD8" w14:textId="77777777" w:rsidR="00EE69A0" w:rsidRPr="00057E16" w:rsidRDefault="00E455F5">
            <w:pPr>
              <w:rPr>
                <w:rFonts w:ascii="Calibri" w:hAnsi="Calibri" w:cs="Calibri"/>
                <w:sz w:val="18"/>
                <w:szCs w:val="18"/>
              </w:rPr>
            </w:pPr>
            <w:r w:rsidRPr="00057E16">
              <w:rPr>
                <w:rFonts w:ascii="Calibri" w:hAnsi="Calibri" w:cs="Calibri"/>
                <w:sz w:val="18"/>
                <w:szCs w:val="18"/>
              </w:rPr>
              <w:t>Task detail screen</w:t>
            </w:r>
          </w:p>
        </w:tc>
        <w:tc>
          <w:tcPr>
            <w:tcW w:w="3744" w:type="dxa"/>
          </w:tcPr>
          <w:p w14:paraId="6359C115" w14:textId="77777777" w:rsidR="00EE69A0" w:rsidRPr="00057E16" w:rsidRDefault="00E455F5">
            <w:pPr>
              <w:rPr>
                <w:rFonts w:ascii="Calibri" w:hAnsi="Calibri" w:cs="Calibri"/>
                <w:sz w:val="18"/>
                <w:szCs w:val="18"/>
              </w:rPr>
            </w:pPr>
            <w:r w:rsidRPr="00057E16">
              <w:rPr>
                <w:rFonts w:ascii="Calibri" w:hAnsi="Calibri" w:cs="Calibri"/>
                <w:sz w:val="18"/>
                <w:szCs w:val="18"/>
              </w:rPr>
              <w:t>Task detail</w:t>
            </w:r>
          </w:p>
        </w:tc>
      </w:tr>
      <w:tr w:rsidR="00EE69A0" w:rsidRPr="00057E16" w14:paraId="44F69C53" w14:textId="77777777">
        <w:trPr>
          <w:jc w:val="center"/>
        </w:trPr>
        <w:tc>
          <w:tcPr>
            <w:tcW w:w="2880" w:type="dxa"/>
          </w:tcPr>
          <w:p w14:paraId="1550672A" w14:textId="77777777" w:rsidR="00EE69A0" w:rsidRPr="00057E16" w:rsidRDefault="00E455F5">
            <w:pPr>
              <w:rPr>
                <w:rFonts w:ascii="Calibri" w:hAnsi="Calibri" w:cs="Calibri"/>
                <w:sz w:val="18"/>
                <w:szCs w:val="18"/>
              </w:rPr>
            </w:pPr>
            <w:r w:rsidRPr="00057E16">
              <w:rPr>
                <w:rFonts w:ascii="Calibri" w:hAnsi="Calibri" w:cs="Calibri"/>
                <w:sz w:val="18"/>
                <w:szCs w:val="18"/>
              </w:rPr>
              <w:t>CARE_TEAM_TASK</w:t>
            </w:r>
          </w:p>
        </w:tc>
        <w:tc>
          <w:tcPr>
            <w:tcW w:w="3744" w:type="dxa"/>
          </w:tcPr>
          <w:p w14:paraId="489267C9" w14:textId="77777777" w:rsidR="00EE69A0" w:rsidRPr="00057E16" w:rsidRDefault="00E455F5">
            <w:pPr>
              <w:rPr>
                <w:rFonts w:ascii="Calibri" w:hAnsi="Calibri" w:cs="Calibri"/>
                <w:sz w:val="18"/>
                <w:szCs w:val="18"/>
              </w:rPr>
            </w:pPr>
            <w:r w:rsidRPr="00057E16">
              <w:rPr>
                <w:rFonts w:ascii="Calibri" w:hAnsi="Calibri" w:cs="Calibri"/>
                <w:sz w:val="18"/>
                <w:szCs w:val="18"/>
              </w:rPr>
              <w:t>Not patient-facing unless allowed</w:t>
            </w:r>
          </w:p>
        </w:tc>
        <w:tc>
          <w:tcPr>
            <w:tcW w:w="3744" w:type="dxa"/>
          </w:tcPr>
          <w:p w14:paraId="33A46655" w14:textId="77777777" w:rsidR="00EE69A0" w:rsidRPr="00057E16" w:rsidRDefault="00E455F5">
            <w:pPr>
              <w:rPr>
                <w:rFonts w:ascii="Calibri" w:hAnsi="Calibri" w:cs="Calibri"/>
                <w:sz w:val="18"/>
                <w:szCs w:val="18"/>
              </w:rPr>
            </w:pPr>
            <w:r w:rsidRPr="00057E16">
              <w:rPr>
                <w:rFonts w:ascii="Calibri" w:hAnsi="Calibri" w:cs="Calibri"/>
                <w:sz w:val="18"/>
                <w:szCs w:val="18"/>
              </w:rPr>
              <w:t>Portal task detail</w:t>
            </w:r>
          </w:p>
        </w:tc>
      </w:tr>
    </w:tbl>
    <w:p w14:paraId="43D80700" w14:textId="77777777" w:rsidR="00EE69A0" w:rsidRPr="00057E16" w:rsidRDefault="00EE69A0">
      <w:pPr>
        <w:rPr>
          <w:rFonts w:ascii="Calibri" w:hAnsi="Calibri" w:cs="Calibri"/>
          <w:sz w:val="18"/>
          <w:szCs w:val="18"/>
        </w:rPr>
      </w:pPr>
    </w:p>
    <w:p w14:paraId="5B34FEAC" w14:textId="76D75AF1" w:rsidR="00EE69A0" w:rsidRDefault="00E455F5" w:rsidP="004C349E">
      <w:pPr>
        <w:pStyle w:val="Heading1"/>
        <w:numPr>
          <w:ilvl w:val="1"/>
          <w:numId w:val="12"/>
        </w:numPr>
        <w:ind w:left="450" w:hanging="450"/>
        <w:rPr>
          <w:rFonts w:ascii="Calibri" w:hAnsi="Calibri" w:cs="Calibri"/>
          <w:sz w:val="22"/>
          <w:szCs w:val="22"/>
        </w:rPr>
      </w:pPr>
      <w:r w:rsidRPr="004C349E">
        <w:rPr>
          <w:rFonts w:ascii="Calibri" w:hAnsi="Calibri" w:cs="Calibri"/>
          <w:sz w:val="22"/>
          <w:szCs w:val="22"/>
        </w:rPr>
        <w:t>UX Open Items</w:t>
      </w:r>
    </w:p>
    <w:p w14:paraId="3991C861" w14:textId="77777777" w:rsidR="004C349E" w:rsidRPr="004C349E" w:rsidRDefault="004C349E" w:rsidP="004C349E"/>
    <w:tbl>
      <w:tblPr>
        <w:tblStyle w:val="TableGrid"/>
        <w:tblW w:w="0" w:type="auto"/>
        <w:jc w:val="center"/>
        <w:tblLook w:val="04A0" w:firstRow="1" w:lastRow="0" w:firstColumn="1" w:lastColumn="0" w:noHBand="0" w:noVBand="1"/>
      </w:tblPr>
      <w:tblGrid>
        <w:gridCol w:w="3456"/>
        <w:gridCol w:w="6912"/>
      </w:tblGrid>
      <w:tr w:rsidR="00EE69A0" w:rsidRPr="00057E16" w14:paraId="7ACB76AE" w14:textId="77777777">
        <w:trPr>
          <w:jc w:val="center"/>
        </w:trPr>
        <w:tc>
          <w:tcPr>
            <w:tcW w:w="3456" w:type="dxa"/>
            <w:shd w:val="clear" w:color="auto" w:fill="D9EAF7"/>
            <w:vAlign w:val="center"/>
          </w:tcPr>
          <w:p w14:paraId="1B1AE534" w14:textId="77777777" w:rsidR="00EE69A0" w:rsidRPr="00057E16" w:rsidRDefault="00E455F5">
            <w:pPr>
              <w:rPr>
                <w:rFonts w:ascii="Calibri" w:hAnsi="Calibri" w:cs="Calibri"/>
                <w:sz w:val="18"/>
                <w:szCs w:val="18"/>
              </w:rPr>
            </w:pPr>
            <w:r w:rsidRPr="00057E16">
              <w:rPr>
                <w:rFonts w:ascii="Calibri" w:hAnsi="Calibri" w:cs="Calibri"/>
                <w:b/>
                <w:sz w:val="18"/>
                <w:szCs w:val="18"/>
              </w:rPr>
              <w:t>Open Item</w:t>
            </w:r>
          </w:p>
        </w:tc>
        <w:tc>
          <w:tcPr>
            <w:tcW w:w="6912" w:type="dxa"/>
            <w:shd w:val="clear" w:color="auto" w:fill="D9EAF7"/>
            <w:vAlign w:val="center"/>
          </w:tcPr>
          <w:p w14:paraId="71D7B1C3" w14:textId="77777777" w:rsidR="00EE69A0" w:rsidRPr="00057E16" w:rsidRDefault="00E455F5">
            <w:pPr>
              <w:rPr>
                <w:rFonts w:ascii="Calibri" w:hAnsi="Calibri" w:cs="Calibri"/>
                <w:sz w:val="18"/>
                <w:szCs w:val="18"/>
              </w:rPr>
            </w:pPr>
            <w:r w:rsidRPr="00057E16">
              <w:rPr>
                <w:rFonts w:ascii="Calibri" w:hAnsi="Calibri" w:cs="Calibri"/>
                <w:b/>
                <w:sz w:val="18"/>
                <w:szCs w:val="18"/>
              </w:rPr>
              <w:t>Decision Needed</w:t>
            </w:r>
          </w:p>
        </w:tc>
      </w:tr>
      <w:tr w:rsidR="00EE69A0" w:rsidRPr="00057E16" w14:paraId="17D7181F" w14:textId="77777777">
        <w:trPr>
          <w:jc w:val="center"/>
        </w:trPr>
        <w:tc>
          <w:tcPr>
            <w:tcW w:w="3456" w:type="dxa"/>
          </w:tcPr>
          <w:p w14:paraId="6A94E02D" w14:textId="77777777" w:rsidR="00EE69A0" w:rsidRPr="00057E16" w:rsidRDefault="00E455F5">
            <w:pPr>
              <w:rPr>
                <w:rFonts w:ascii="Calibri" w:hAnsi="Calibri" w:cs="Calibri"/>
                <w:sz w:val="18"/>
                <w:szCs w:val="18"/>
              </w:rPr>
            </w:pPr>
            <w:r w:rsidRPr="00057E16">
              <w:rPr>
                <w:rFonts w:ascii="Calibri" w:hAnsi="Calibri" w:cs="Calibri"/>
                <w:sz w:val="18"/>
                <w:szCs w:val="18"/>
              </w:rPr>
              <w:t>Mobile route map</w:t>
            </w:r>
          </w:p>
        </w:tc>
        <w:tc>
          <w:tcPr>
            <w:tcW w:w="6912" w:type="dxa"/>
          </w:tcPr>
          <w:p w14:paraId="6C691EFF" w14:textId="77777777" w:rsidR="00EE69A0" w:rsidRPr="00057E16" w:rsidRDefault="00E455F5">
            <w:pPr>
              <w:rPr>
                <w:rFonts w:ascii="Calibri" w:hAnsi="Calibri" w:cs="Calibri"/>
                <w:sz w:val="18"/>
                <w:szCs w:val="18"/>
              </w:rPr>
            </w:pPr>
            <w:r w:rsidRPr="00057E16">
              <w:rPr>
                <w:rFonts w:ascii="Calibri" w:hAnsi="Calibri" w:cs="Calibri"/>
                <w:sz w:val="18"/>
                <w:szCs w:val="18"/>
              </w:rPr>
              <w:t>Confirm route names/parameters for each TaskBehaviorCode.</w:t>
            </w:r>
          </w:p>
        </w:tc>
      </w:tr>
      <w:tr w:rsidR="00EE69A0" w:rsidRPr="00057E16" w14:paraId="65560706" w14:textId="77777777">
        <w:trPr>
          <w:jc w:val="center"/>
        </w:trPr>
        <w:tc>
          <w:tcPr>
            <w:tcW w:w="3456" w:type="dxa"/>
          </w:tcPr>
          <w:p w14:paraId="31C51DED" w14:textId="77777777" w:rsidR="00EE69A0" w:rsidRPr="00057E16" w:rsidRDefault="00E455F5">
            <w:pPr>
              <w:rPr>
                <w:rFonts w:ascii="Calibri" w:hAnsi="Calibri" w:cs="Calibri"/>
                <w:sz w:val="18"/>
                <w:szCs w:val="18"/>
              </w:rPr>
            </w:pPr>
            <w:r w:rsidRPr="00057E16">
              <w:rPr>
                <w:rFonts w:ascii="Calibri" w:hAnsi="Calibri" w:cs="Calibri"/>
                <w:sz w:val="18"/>
                <w:szCs w:val="18"/>
              </w:rPr>
              <w:t>Portal route map</w:t>
            </w:r>
          </w:p>
        </w:tc>
        <w:tc>
          <w:tcPr>
            <w:tcW w:w="6912" w:type="dxa"/>
          </w:tcPr>
          <w:p w14:paraId="7219DD91" w14:textId="77777777" w:rsidR="00EE69A0" w:rsidRPr="00057E16" w:rsidRDefault="00E455F5">
            <w:pPr>
              <w:rPr>
                <w:rFonts w:ascii="Calibri" w:hAnsi="Calibri" w:cs="Calibri"/>
                <w:sz w:val="18"/>
                <w:szCs w:val="18"/>
              </w:rPr>
            </w:pPr>
            <w:r w:rsidRPr="00057E16">
              <w:rPr>
                <w:rFonts w:ascii="Calibri" w:hAnsi="Calibri" w:cs="Calibri"/>
                <w:sz w:val="18"/>
                <w:szCs w:val="18"/>
              </w:rPr>
              <w:t>Confirm portal destination for each TaskBehaviorCode.</w:t>
            </w:r>
          </w:p>
        </w:tc>
      </w:tr>
      <w:tr w:rsidR="00EE69A0" w:rsidRPr="00057E16" w14:paraId="3B21A967" w14:textId="77777777">
        <w:trPr>
          <w:jc w:val="center"/>
        </w:trPr>
        <w:tc>
          <w:tcPr>
            <w:tcW w:w="3456" w:type="dxa"/>
          </w:tcPr>
          <w:p w14:paraId="30585B0E" w14:textId="77777777" w:rsidR="00EE69A0" w:rsidRPr="00057E16" w:rsidRDefault="00E455F5">
            <w:pPr>
              <w:rPr>
                <w:rFonts w:ascii="Calibri" w:hAnsi="Calibri" w:cs="Calibri"/>
                <w:sz w:val="18"/>
                <w:szCs w:val="18"/>
              </w:rPr>
            </w:pPr>
            <w:r w:rsidRPr="00057E16">
              <w:rPr>
                <w:rFonts w:ascii="Calibri" w:hAnsi="Calibri" w:cs="Calibri"/>
                <w:sz w:val="18"/>
                <w:szCs w:val="18"/>
              </w:rPr>
              <w:t>Task card labels</w:t>
            </w:r>
          </w:p>
        </w:tc>
        <w:tc>
          <w:tcPr>
            <w:tcW w:w="6912" w:type="dxa"/>
          </w:tcPr>
          <w:p w14:paraId="48A9F4D0" w14:textId="77777777" w:rsidR="00EE69A0" w:rsidRPr="00057E16" w:rsidRDefault="00E455F5">
            <w:pPr>
              <w:rPr>
                <w:rFonts w:ascii="Calibri" w:hAnsi="Calibri" w:cs="Calibri"/>
                <w:sz w:val="18"/>
                <w:szCs w:val="18"/>
              </w:rPr>
            </w:pPr>
            <w:r w:rsidRPr="00057E16">
              <w:rPr>
                <w:rFonts w:ascii="Calibri" w:hAnsi="Calibri" w:cs="Calibri"/>
                <w:sz w:val="18"/>
                <w:szCs w:val="18"/>
              </w:rPr>
              <w:t>Confirm standard PrimaryActionLabel text per TaskBehaviorCode.</w:t>
            </w:r>
          </w:p>
        </w:tc>
      </w:tr>
      <w:tr w:rsidR="00EE69A0" w:rsidRPr="00057E16" w14:paraId="3E13029D" w14:textId="77777777">
        <w:trPr>
          <w:jc w:val="center"/>
        </w:trPr>
        <w:tc>
          <w:tcPr>
            <w:tcW w:w="3456" w:type="dxa"/>
          </w:tcPr>
          <w:p w14:paraId="156CA618" w14:textId="77777777" w:rsidR="00EE69A0" w:rsidRPr="00057E16" w:rsidRDefault="00E455F5">
            <w:pPr>
              <w:rPr>
                <w:rFonts w:ascii="Calibri" w:hAnsi="Calibri" w:cs="Calibri"/>
                <w:sz w:val="18"/>
                <w:szCs w:val="18"/>
              </w:rPr>
            </w:pPr>
            <w:r w:rsidRPr="00057E16">
              <w:rPr>
                <w:rFonts w:ascii="Calibri" w:hAnsi="Calibri" w:cs="Calibri"/>
                <w:sz w:val="18"/>
                <w:szCs w:val="18"/>
              </w:rPr>
              <w:t>NeedsAttention behavior</w:t>
            </w:r>
          </w:p>
        </w:tc>
        <w:tc>
          <w:tcPr>
            <w:tcW w:w="6912" w:type="dxa"/>
          </w:tcPr>
          <w:p w14:paraId="042C99C0" w14:textId="77777777" w:rsidR="00EE69A0" w:rsidRPr="00057E16" w:rsidRDefault="00E455F5">
            <w:pPr>
              <w:rPr>
                <w:rFonts w:ascii="Calibri" w:hAnsi="Calibri" w:cs="Calibri"/>
                <w:sz w:val="18"/>
                <w:szCs w:val="18"/>
              </w:rPr>
            </w:pPr>
            <w:r w:rsidRPr="00057E16">
              <w:rPr>
                <w:rFonts w:ascii="Calibri" w:hAnsi="Calibri" w:cs="Calibri"/>
                <w:sz w:val="18"/>
                <w:szCs w:val="18"/>
              </w:rPr>
              <w:t>Confirm how long missed tasks remain actionable before moving to History.</w:t>
            </w:r>
          </w:p>
        </w:tc>
      </w:tr>
      <w:tr w:rsidR="00EE69A0" w:rsidRPr="00057E16" w14:paraId="6243434D" w14:textId="77777777">
        <w:trPr>
          <w:jc w:val="center"/>
        </w:trPr>
        <w:tc>
          <w:tcPr>
            <w:tcW w:w="3456" w:type="dxa"/>
          </w:tcPr>
          <w:p w14:paraId="7A580CC9" w14:textId="77777777" w:rsidR="00EE69A0" w:rsidRPr="00057E16" w:rsidRDefault="00E455F5">
            <w:pPr>
              <w:rPr>
                <w:rFonts w:ascii="Calibri" w:hAnsi="Calibri" w:cs="Calibri"/>
                <w:sz w:val="18"/>
                <w:szCs w:val="18"/>
              </w:rPr>
            </w:pPr>
            <w:r w:rsidRPr="00057E16">
              <w:rPr>
                <w:rFonts w:ascii="Calibri" w:hAnsi="Calibri" w:cs="Calibri"/>
                <w:sz w:val="18"/>
                <w:szCs w:val="18"/>
              </w:rPr>
              <w:t>Staff-only tasks</w:t>
            </w:r>
          </w:p>
        </w:tc>
        <w:tc>
          <w:tcPr>
            <w:tcW w:w="6912" w:type="dxa"/>
          </w:tcPr>
          <w:p w14:paraId="1EEF6D5D" w14:textId="77777777" w:rsidR="00EE69A0" w:rsidRPr="00057E16" w:rsidRDefault="00E455F5">
            <w:pPr>
              <w:rPr>
                <w:rFonts w:ascii="Calibri" w:hAnsi="Calibri" w:cs="Calibri"/>
                <w:sz w:val="18"/>
                <w:szCs w:val="18"/>
              </w:rPr>
            </w:pPr>
            <w:r w:rsidRPr="00057E16">
              <w:rPr>
                <w:rFonts w:ascii="Calibri" w:hAnsi="Calibri" w:cs="Calibri"/>
                <w:sz w:val="18"/>
                <w:szCs w:val="18"/>
              </w:rPr>
              <w:t>Confirm portal list and visibility rules for care-team tasks.</w:t>
            </w:r>
          </w:p>
        </w:tc>
      </w:tr>
    </w:tbl>
    <w:p w14:paraId="4979DBDB" w14:textId="77777777" w:rsidR="00EE69A0" w:rsidRPr="00057E16" w:rsidRDefault="00EE69A0">
      <w:pPr>
        <w:rPr>
          <w:rFonts w:ascii="Calibri" w:hAnsi="Calibri" w:cs="Calibri"/>
          <w:sz w:val="18"/>
          <w:szCs w:val="18"/>
        </w:rPr>
      </w:pPr>
    </w:p>
    <w:p w14:paraId="39C97957" w14:textId="4A7EA045" w:rsidR="00A9442C" w:rsidRPr="00A9442C" w:rsidRDefault="00A9442C" w:rsidP="004C349E">
      <w:pPr>
        <w:pStyle w:val="Heading1"/>
        <w:numPr>
          <w:ilvl w:val="1"/>
          <w:numId w:val="12"/>
        </w:numPr>
        <w:ind w:left="450" w:hanging="450"/>
        <w:rPr>
          <w:rFonts w:ascii="Calibri" w:hAnsi="Calibri" w:cs="Calibri"/>
          <w:sz w:val="22"/>
          <w:szCs w:val="22"/>
        </w:rPr>
      </w:pPr>
      <w:r w:rsidRPr="00A9442C">
        <w:rPr>
          <w:rFonts w:ascii="Calibri" w:hAnsi="Calibri" w:cs="Calibri"/>
          <w:sz w:val="22"/>
          <w:szCs w:val="22"/>
        </w:rPr>
        <w:t>Task Behavior and Target Selection</w:t>
      </w:r>
    </w:p>
    <w:p w14:paraId="0140DC32" w14:textId="77777777" w:rsidR="00A9442C" w:rsidRPr="00A9442C" w:rsidRDefault="00A9442C" w:rsidP="00A9442C">
      <w:pPr>
        <w:spacing w:before="100" w:beforeAutospacing="1" w:after="100" w:afterAutospacing="1"/>
        <w:rPr>
          <w:rFonts w:ascii="Calibri" w:hAnsi="Calibri" w:cs="Calibri"/>
          <w:sz w:val="18"/>
          <w:szCs w:val="18"/>
        </w:rPr>
      </w:pPr>
      <w:r w:rsidRPr="00A9442C">
        <w:rPr>
          <w:rFonts w:ascii="Calibri" w:hAnsi="Calibri" w:cs="Calibri"/>
          <w:sz w:val="18"/>
          <w:szCs w:val="18"/>
        </w:rPr>
        <w:t xml:space="preserve">When creating an Org Task Template, the user shall select a user-friendly </w:t>
      </w:r>
      <w:r w:rsidRPr="00A9442C">
        <w:rPr>
          <w:rFonts w:ascii="Calibri" w:hAnsi="Calibri" w:cs="Calibri"/>
          <w:b/>
          <w:bCs/>
          <w:sz w:val="18"/>
          <w:szCs w:val="18"/>
        </w:rPr>
        <w:t>Task Behavior</w:t>
      </w:r>
      <w:r w:rsidRPr="00A9442C">
        <w:rPr>
          <w:rFonts w:ascii="Calibri" w:hAnsi="Calibri" w:cs="Calibri"/>
          <w:sz w:val="18"/>
          <w:szCs w:val="18"/>
        </w:rPr>
        <w:t>.</w:t>
      </w:r>
    </w:p>
    <w:p w14:paraId="304C189F" w14:textId="77777777" w:rsidR="00A9442C" w:rsidRPr="00A9442C" w:rsidRDefault="00A9442C" w:rsidP="00A9442C">
      <w:pPr>
        <w:spacing w:before="100" w:beforeAutospacing="1" w:after="100" w:afterAutospacing="1"/>
        <w:rPr>
          <w:rFonts w:ascii="Calibri" w:hAnsi="Calibri" w:cs="Calibri"/>
          <w:sz w:val="18"/>
          <w:szCs w:val="18"/>
        </w:rPr>
      </w:pPr>
      <w:r w:rsidRPr="00A9442C">
        <w:rPr>
          <w:rFonts w:ascii="Calibri" w:hAnsi="Calibri" w:cs="Calibri"/>
          <w:sz w:val="18"/>
          <w:szCs w:val="18"/>
        </w:rPr>
        <w:t>Examples:</w:t>
      </w:r>
    </w:p>
    <w:tbl>
      <w:tblPr>
        <w:tblStyle w:val="TableGrid"/>
        <w:tblW w:w="0" w:type="auto"/>
        <w:tblLook w:val="04A0" w:firstRow="1" w:lastRow="0" w:firstColumn="1" w:lastColumn="0" w:noHBand="0" w:noVBand="1"/>
      </w:tblPr>
      <w:tblGrid>
        <w:gridCol w:w="1549"/>
        <w:gridCol w:w="3332"/>
      </w:tblGrid>
      <w:tr w:rsidR="00A9442C" w:rsidRPr="00A9442C" w14:paraId="01BE2E68" w14:textId="77777777" w:rsidTr="00A9442C">
        <w:tc>
          <w:tcPr>
            <w:tcW w:w="0" w:type="auto"/>
            <w:hideMark/>
          </w:tcPr>
          <w:p w14:paraId="725956EA" w14:textId="77777777" w:rsidR="00A9442C" w:rsidRPr="00A9442C" w:rsidRDefault="00A9442C" w:rsidP="00A9442C">
            <w:pPr>
              <w:jc w:val="center"/>
              <w:rPr>
                <w:rFonts w:ascii="Calibri" w:hAnsi="Calibri" w:cs="Calibri"/>
                <w:b/>
                <w:bCs/>
                <w:sz w:val="18"/>
                <w:szCs w:val="18"/>
              </w:rPr>
            </w:pPr>
            <w:r w:rsidRPr="00A9442C">
              <w:rPr>
                <w:rFonts w:ascii="Calibri" w:hAnsi="Calibri" w:cs="Calibri"/>
                <w:b/>
                <w:bCs/>
                <w:sz w:val="18"/>
                <w:szCs w:val="18"/>
              </w:rPr>
              <w:t>User sees</w:t>
            </w:r>
          </w:p>
        </w:tc>
        <w:tc>
          <w:tcPr>
            <w:tcW w:w="0" w:type="auto"/>
            <w:hideMark/>
          </w:tcPr>
          <w:p w14:paraId="68683B77" w14:textId="77777777" w:rsidR="00A9442C" w:rsidRPr="00A9442C" w:rsidRDefault="00A9442C" w:rsidP="00A9442C">
            <w:pPr>
              <w:jc w:val="center"/>
              <w:rPr>
                <w:rFonts w:ascii="Calibri" w:hAnsi="Calibri" w:cs="Calibri"/>
                <w:b/>
                <w:bCs/>
                <w:sz w:val="18"/>
                <w:szCs w:val="18"/>
              </w:rPr>
            </w:pPr>
            <w:r w:rsidRPr="00A9442C">
              <w:rPr>
                <w:rFonts w:ascii="Calibri" w:hAnsi="Calibri" w:cs="Calibri"/>
                <w:b/>
                <w:bCs/>
                <w:sz w:val="18"/>
                <w:szCs w:val="18"/>
              </w:rPr>
              <w:t>Stored as</w:t>
            </w:r>
          </w:p>
        </w:tc>
      </w:tr>
      <w:tr w:rsidR="00A9442C" w:rsidRPr="00A9442C" w14:paraId="56344528" w14:textId="77777777" w:rsidTr="00A9442C">
        <w:tc>
          <w:tcPr>
            <w:tcW w:w="0" w:type="auto"/>
            <w:hideMark/>
          </w:tcPr>
          <w:p w14:paraId="78070E04"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Education Video</w:t>
            </w:r>
          </w:p>
        </w:tc>
        <w:tc>
          <w:tcPr>
            <w:tcW w:w="0" w:type="auto"/>
            <w:hideMark/>
          </w:tcPr>
          <w:p w14:paraId="41B19F2C"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TaskBehaviorCode = EDUCATION_VIDEO</w:t>
            </w:r>
          </w:p>
        </w:tc>
      </w:tr>
      <w:tr w:rsidR="00A9442C" w:rsidRPr="00A9442C" w14:paraId="0B5C67EE" w14:textId="77777777" w:rsidTr="00A9442C">
        <w:tc>
          <w:tcPr>
            <w:tcW w:w="0" w:type="auto"/>
            <w:hideMark/>
          </w:tcPr>
          <w:p w14:paraId="2E4DF822"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Document Form</w:t>
            </w:r>
          </w:p>
        </w:tc>
        <w:tc>
          <w:tcPr>
            <w:tcW w:w="0" w:type="auto"/>
            <w:hideMark/>
          </w:tcPr>
          <w:p w14:paraId="0034F9B6"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TaskBehaviorCode = DOCUMENT_FORM</w:t>
            </w:r>
          </w:p>
        </w:tc>
      </w:tr>
      <w:tr w:rsidR="00A9442C" w:rsidRPr="00A9442C" w14:paraId="6949CDAE" w14:textId="77777777" w:rsidTr="00A9442C">
        <w:tc>
          <w:tcPr>
            <w:tcW w:w="0" w:type="auto"/>
            <w:hideMark/>
          </w:tcPr>
          <w:p w14:paraId="730BBA66"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Upload Document</w:t>
            </w:r>
          </w:p>
        </w:tc>
        <w:tc>
          <w:tcPr>
            <w:tcW w:w="0" w:type="auto"/>
            <w:hideMark/>
          </w:tcPr>
          <w:p w14:paraId="23FAD854"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TaskBehaviorCode = UPLOAD_DOCUMENT</w:t>
            </w:r>
          </w:p>
        </w:tc>
      </w:tr>
      <w:tr w:rsidR="00A9442C" w:rsidRPr="00A9442C" w14:paraId="53075531" w14:textId="77777777" w:rsidTr="00A9442C">
        <w:tc>
          <w:tcPr>
            <w:tcW w:w="0" w:type="auto"/>
            <w:hideMark/>
          </w:tcPr>
          <w:p w14:paraId="4F646AC5"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Device Setup</w:t>
            </w:r>
          </w:p>
        </w:tc>
        <w:tc>
          <w:tcPr>
            <w:tcW w:w="0" w:type="auto"/>
            <w:hideMark/>
          </w:tcPr>
          <w:p w14:paraId="5A60EA3F"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TaskBehaviorCode = DEVICE_SETUP</w:t>
            </w:r>
          </w:p>
        </w:tc>
      </w:tr>
      <w:tr w:rsidR="00A9442C" w:rsidRPr="00A9442C" w14:paraId="13407226" w14:textId="77777777" w:rsidTr="00A9442C">
        <w:tc>
          <w:tcPr>
            <w:tcW w:w="0" w:type="auto"/>
            <w:hideMark/>
          </w:tcPr>
          <w:p w14:paraId="5B5C1EA1"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Instruction</w:t>
            </w:r>
          </w:p>
        </w:tc>
        <w:tc>
          <w:tcPr>
            <w:tcW w:w="0" w:type="auto"/>
            <w:hideMark/>
          </w:tcPr>
          <w:p w14:paraId="780FDA8E"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TaskBehaviorCode = INSTRUCTION</w:t>
            </w:r>
          </w:p>
        </w:tc>
      </w:tr>
    </w:tbl>
    <w:p w14:paraId="2A67D953" w14:textId="77777777" w:rsidR="00A9442C" w:rsidRPr="00A9442C" w:rsidRDefault="00A9442C" w:rsidP="00A9442C">
      <w:pPr>
        <w:spacing w:before="100" w:beforeAutospacing="1" w:after="100" w:afterAutospacing="1"/>
        <w:rPr>
          <w:rFonts w:ascii="Calibri" w:hAnsi="Calibri" w:cs="Calibri"/>
          <w:sz w:val="18"/>
          <w:szCs w:val="18"/>
        </w:rPr>
      </w:pPr>
      <w:r w:rsidRPr="00A9442C">
        <w:rPr>
          <w:rFonts w:ascii="Calibri" w:hAnsi="Calibri" w:cs="Calibri"/>
          <w:sz w:val="18"/>
          <w:szCs w:val="18"/>
        </w:rPr>
        <w:t>If the selected task behavior requires a specific target, the UI shall show the appropriate picker.</w:t>
      </w:r>
    </w:p>
    <w:tbl>
      <w:tblPr>
        <w:tblStyle w:val="TableGrid"/>
        <w:tblW w:w="0" w:type="auto"/>
        <w:tblLook w:val="04A0" w:firstRow="1" w:lastRow="0" w:firstColumn="1" w:lastColumn="0" w:noHBand="0" w:noVBand="1"/>
      </w:tblPr>
      <w:tblGrid>
        <w:gridCol w:w="1549"/>
        <w:gridCol w:w="3070"/>
      </w:tblGrid>
      <w:tr w:rsidR="00A9442C" w:rsidRPr="00A9442C" w14:paraId="366E8341" w14:textId="77777777" w:rsidTr="00A9442C">
        <w:tc>
          <w:tcPr>
            <w:tcW w:w="0" w:type="auto"/>
            <w:hideMark/>
          </w:tcPr>
          <w:p w14:paraId="6D08FD7F" w14:textId="77777777" w:rsidR="00A9442C" w:rsidRPr="00A9442C" w:rsidRDefault="00A9442C" w:rsidP="00A9442C">
            <w:pPr>
              <w:jc w:val="center"/>
              <w:rPr>
                <w:rFonts w:ascii="Calibri" w:hAnsi="Calibri" w:cs="Calibri"/>
                <w:b/>
                <w:bCs/>
                <w:sz w:val="18"/>
                <w:szCs w:val="18"/>
              </w:rPr>
            </w:pPr>
            <w:r w:rsidRPr="00A9442C">
              <w:rPr>
                <w:rFonts w:ascii="Calibri" w:hAnsi="Calibri" w:cs="Calibri"/>
                <w:b/>
                <w:bCs/>
                <w:sz w:val="18"/>
                <w:szCs w:val="18"/>
              </w:rPr>
              <w:t>Task Behavior</w:t>
            </w:r>
          </w:p>
        </w:tc>
        <w:tc>
          <w:tcPr>
            <w:tcW w:w="0" w:type="auto"/>
            <w:hideMark/>
          </w:tcPr>
          <w:p w14:paraId="0CF1E1C2" w14:textId="77777777" w:rsidR="00A9442C" w:rsidRPr="00A9442C" w:rsidRDefault="00A9442C" w:rsidP="00A9442C">
            <w:pPr>
              <w:jc w:val="center"/>
              <w:rPr>
                <w:rFonts w:ascii="Calibri" w:hAnsi="Calibri" w:cs="Calibri"/>
                <w:b/>
                <w:bCs/>
                <w:sz w:val="18"/>
                <w:szCs w:val="18"/>
              </w:rPr>
            </w:pPr>
            <w:r w:rsidRPr="00A9442C">
              <w:rPr>
                <w:rFonts w:ascii="Calibri" w:hAnsi="Calibri" w:cs="Calibri"/>
                <w:b/>
                <w:bCs/>
                <w:sz w:val="18"/>
                <w:szCs w:val="18"/>
              </w:rPr>
              <w:t>UI shows</w:t>
            </w:r>
          </w:p>
        </w:tc>
      </w:tr>
      <w:tr w:rsidR="00A9442C" w:rsidRPr="00A9442C" w14:paraId="28F1AB2E" w14:textId="77777777" w:rsidTr="00A9442C">
        <w:tc>
          <w:tcPr>
            <w:tcW w:w="0" w:type="auto"/>
            <w:hideMark/>
          </w:tcPr>
          <w:p w14:paraId="48AE1BCC"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Education Video</w:t>
            </w:r>
          </w:p>
        </w:tc>
        <w:tc>
          <w:tcPr>
            <w:tcW w:w="0" w:type="auto"/>
            <w:hideMark/>
          </w:tcPr>
          <w:p w14:paraId="5A6D2A03"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Select Education Video</w:t>
            </w:r>
          </w:p>
        </w:tc>
      </w:tr>
      <w:tr w:rsidR="00A9442C" w:rsidRPr="00A9442C" w14:paraId="2C1B12B1" w14:textId="77777777" w:rsidTr="00A9442C">
        <w:tc>
          <w:tcPr>
            <w:tcW w:w="0" w:type="auto"/>
            <w:hideMark/>
          </w:tcPr>
          <w:p w14:paraId="5A40C160"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Education Article</w:t>
            </w:r>
          </w:p>
        </w:tc>
        <w:tc>
          <w:tcPr>
            <w:tcW w:w="0" w:type="auto"/>
            <w:hideMark/>
          </w:tcPr>
          <w:p w14:paraId="01476C86"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Select Education Article</w:t>
            </w:r>
          </w:p>
        </w:tc>
      </w:tr>
      <w:tr w:rsidR="00A9442C" w:rsidRPr="00A9442C" w14:paraId="1C7993DE" w14:textId="77777777" w:rsidTr="00A9442C">
        <w:tc>
          <w:tcPr>
            <w:tcW w:w="0" w:type="auto"/>
            <w:hideMark/>
          </w:tcPr>
          <w:p w14:paraId="25A8EB1E"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Document Form</w:t>
            </w:r>
          </w:p>
        </w:tc>
        <w:tc>
          <w:tcPr>
            <w:tcW w:w="0" w:type="auto"/>
            <w:hideMark/>
          </w:tcPr>
          <w:p w14:paraId="5C50A292"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Select Form / Document</w:t>
            </w:r>
          </w:p>
        </w:tc>
      </w:tr>
      <w:tr w:rsidR="00A9442C" w:rsidRPr="00A9442C" w14:paraId="6CECE633" w14:textId="77777777" w:rsidTr="00A9442C">
        <w:tc>
          <w:tcPr>
            <w:tcW w:w="0" w:type="auto"/>
            <w:hideMark/>
          </w:tcPr>
          <w:p w14:paraId="7F2A7F31"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Upload Document</w:t>
            </w:r>
          </w:p>
        </w:tc>
        <w:tc>
          <w:tcPr>
            <w:tcW w:w="0" w:type="auto"/>
            <w:hideMark/>
          </w:tcPr>
          <w:p w14:paraId="1C5E68F3"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Select Upload Type / Upload Config</w:t>
            </w:r>
          </w:p>
        </w:tc>
      </w:tr>
      <w:tr w:rsidR="00A9442C" w:rsidRPr="00A9442C" w14:paraId="08296197" w14:textId="77777777" w:rsidTr="00A9442C">
        <w:tc>
          <w:tcPr>
            <w:tcW w:w="0" w:type="auto"/>
            <w:hideMark/>
          </w:tcPr>
          <w:p w14:paraId="57482E02"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Device Setup</w:t>
            </w:r>
          </w:p>
        </w:tc>
        <w:tc>
          <w:tcPr>
            <w:tcW w:w="0" w:type="auto"/>
            <w:hideMark/>
          </w:tcPr>
          <w:p w14:paraId="0719E9C2"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Select Device Setup Flow / Device Type</w:t>
            </w:r>
          </w:p>
        </w:tc>
      </w:tr>
      <w:tr w:rsidR="00A9442C" w:rsidRPr="00A9442C" w14:paraId="5563C905" w14:textId="77777777" w:rsidTr="00A9442C">
        <w:tc>
          <w:tcPr>
            <w:tcW w:w="0" w:type="auto"/>
            <w:hideMark/>
          </w:tcPr>
          <w:p w14:paraId="3691947B"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Instruction</w:t>
            </w:r>
          </w:p>
        </w:tc>
        <w:tc>
          <w:tcPr>
            <w:tcW w:w="0" w:type="auto"/>
            <w:hideMark/>
          </w:tcPr>
          <w:p w14:paraId="09F9F61F"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No target selection required</w:t>
            </w:r>
          </w:p>
        </w:tc>
      </w:tr>
      <w:tr w:rsidR="00A9442C" w:rsidRPr="00A9442C" w14:paraId="0666E6D8" w14:textId="77777777" w:rsidTr="00A9442C">
        <w:tc>
          <w:tcPr>
            <w:tcW w:w="0" w:type="auto"/>
            <w:hideMark/>
          </w:tcPr>
          <w:p w14:paraId="7023A2C6"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Care Team Task</w:t>
            </w:r>
          </w:p>
        </w:tc>
        <w:tc>
          <w:tcPr>
            <w:tcW w:w="0" w:type="auto"/>
            <w:hideMark/>
          </w:tcPr>
          <w:p w14:paraId="22287D98" w14:textId="77777777" w:rsidR="00A9442C" w:rsidRPr="00A9442C" w:rsidRDefault="00A9442C" w:rsidP="00A9442C">
            <w:pPr>
              <w:rPr>
                <w:rFonts w:ascii="Calibri" w:hAnsi="Calibri" w:cs="Calibri"/>
                <w:sz w:val="18"/>
                <w:szCs w:val="18"/>
              </w:rPr>
            </w:pPr>
            <w:r w:rsidRPr="00A9442C">
              <w:rPr>
                <w:rFonts w:ascii="Calibri" w:hAnsi="Calibri" w:cs="Calibri"/>
                <w:sz w:val="18"/>
                <w:szCs w:val="18"/>
              </w:rPr>
              <w:t>No target selection required</w:t>
            </w:r>
          </w:p>
        </w:tc>
      </w:tr>
    </w:tbl>
    <w:p w14:paraId="62F43633" w14:textId="3967F390" w:rsidR="00EE69A0" w:rsidRPr="00057E16" w:rsidRDefault="00A9442C" w:rsidP="00DB0EED">
      <w:pPr>
        <w:spacing w:before="100" w:beforeAutospacing="1" w:after="100" w:afterAutospacing="1"/>
        <w:rPr>
          <w:rFonts w:ascii="Calibri" w:hAnsi="Calibri" w:cs="Calibri"/>
          <w:sz w:val="18"/>
          <w:szCs w:val="18"/>
        </w:rPr>
      </w:pPr>
      <w:r w:rsidRPr="00A9442C">
        <w:rPr>
          <w:rFonts w:ascii="Calibri" w:hAnsi="Calibri" w:cs="Calibri"/>
          <w:sz w:val="18"/>
          <w:szCs w:val="18"/>
        </w:rPr>
        <w:t>The selected target is stored as ActionTargetID.</w:t>
      </w:r>
    </w:p>
    <w:p w14:paraId="4DD033F8" w14:textId="77777777" w:rsidR="00EE69A0" w:rsidRPr="00057E16" w:rsidRDefault="00E455F5">
      <w:pPr>
        <w:jc w:val="center"/>
        <w:rPr>
          <w:rFonts w:ascii="Calibri" w:hAnsi="Calibri" w:cs="Calibri"/>
          <w:sz w:val="18"/>
          <w:szCs w:val="18"/>
        </w:rPr>
      </w:pPr>
      <w:r w:rsidRPr="00057E16">
        <w:rPr>
          <w:rFonts w:ascii="Calibri" w:hAnsi="Calibri" w:cs="Calibri"/>
          <w:i/>
          <w:color w:val="595959"/>
          <w:sz w:val="18"/>
          <w:szCs w:val="18"/>
        </w:rPr>
        <w:t>End of Document</w:t>
      </w:r>
    </w:p>
    <w:sectPr w:rsidR="00EE69A0" w:rsidRPr="00057E16"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A47697"/>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503F536D"/>
    <w:multiLevelType w:val="hybridMultilevel"/>
    <w:tmpl w:val="8550F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DD44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CEC45F7"/>
    <w:multiLevelType w:val="hybridMultilevel"/>
    <w:tmpl w:val="BB809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7305300">
    <w:abstractNumId w:val="8"/>
  </w:num>
  <w:num w:numId="2" w16cid:durableId="260453505">
    <w:abstractNumId w:val="6"/>
  </w:num>
  <w:num w:numId="3" w16cid:durableId="1440182938">
    <w:abstractNumId w:val="5"/>
  </w:num>
  <w:num w:numId="4" w16cid:durableId="1908539673">
    <w:abstractNumId w:val="4"/>
  </w:num>
  <w:num w:numId="5" w16cid:durableId="1060130915">
    <w:abstractNumId w:val="7"/>
  </w:num>
  <w:num w:numId="6" w16cid:durableId="371734574">
    <w:abstractNumId w:val="3"/>
  </w:num>
  <w:num w:numId="7" w16cid:durableId="1289043368">
    <w:abstractNumId w:val="2"/>
  </w:num>
  <w:num w:numId="8" w16cid:durableId="1016226469">
    <w:abstractNumId w:val="1"/>
  </w:num>
  <w:num w:numId="9" w16cid:durableId="2136630909">
    <w:abstractNumId w:val="0"/>
  </w:num>
  <w:num w:numId="10" w16cid:durableId="1580290806">
    <w:abstractNumId w:val="12"/>
  </w:num>
  <w:num w:numId="11" w16cid:durableId="1717703976">
    <w:abstractNumId w:val="10"/>
  </w:num>
  <w:num w:numId="12" w16cid:durableId="1059552710">
    <w:abstractNumId w:val="11"/>
  </w:num>
  <w:num w:numId="13" w16cid:durableId="59594455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meet">
    <w15:presenceInfo w15:providerId="None" w15:userId="Sumee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602"/>
    <w:rsid w:val="00034616"/>
    <w:rsid w:val="00057E16"/>
    <w:rsid w:val="0006063C"/>
    <w:rsid w:val="000731D8"/>
    <w:rsid w:val="000B242C"/>
    <w:rsid w:val="000F4CB0"/>
    <w:rsid w:val="00147CB6"/>
    <w:rsid w:val="0015074B"/>
    <w:rsid w:val="001E0B7E"/>
    <w:rsid w:val="001F7184"/>
    <w:rsid w:val="0029639D"/>
    <w:rsid w:val="00304422"/>
    <w:rsid w:val="00326F90"/>
    <w:rsid w:val="004B46AE"/>
    <w:rsid w:val="004C349E"/>
    <w:rsid w:val="004D1A34"/>
    <w:rsid w:val="004D637A"/>
    <w:rsid w:val="0055306D"/>
    <w:rsid w:val="006E3B67"/>
    <w:rsid w:val="006E5927"/>
    <w:rsid w:val="00764B73"/>
    <w:rsid w:val="0078296E"/>
    <w:rsid w:val="00796396"/>
    <w:rsid w:val="008035DC"/>
    <w:rsid w:val="00840C4F"/>
    <w:rsid w:val="008D0685"/>
    <w:rsid w:val="008D7582"/>
    <w:rsid w:val="00973949"/>
    <w:rsid w:val="009834AB"/>
    <w:rsid w:val="009A72D1"/>
    <w:rsid w:val="009C6A2B"/>
    <w:rsid w:val="009D7242"/>
    <w:rsid w:val="00A11273"/>
    <w:rsid w:val="00A72DEB"/>
    <w:rsid w:val="00A9442C"/>
    <w:rsid w:val="00AA1D8D"/>
    <w:rsid w:val="00AA782F"/>
    <w:rsid w:val="00B47730"/>
    <w:rsid w:val="00B83377"/>
    <w:rsid w:val="00BF2537"/>
    <w:rsid w:val="00CB0664"/>
    <w:rsid w:val="00DA236F"/>
    <w:rsid w:val="00DB0EED"/>
    <w:rsid w:val="00DB1097"/>
    <w:rsid w:val="00E455F5"/>
    <w:rsid w:val="00E647A7"/>
    <w:rsid w:val="00E72046"/>
    <w:rsid w:val="00E73E41"/>
    <w:rsid w:val="00EB2394"/>
    <w:rsid w:val="00EC1F2B"/>
    <w:rsid w:val="00EE502D"/>
    <w:rsid w:val="00EE69A0"/>
    <w:rsid w:val="00F304B6"/>
    <w:rsid w:val="00FC693F"/>
    <w:rsid w:val="00FE20E1"/>
    <w:rsid w:val="00FE421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4E4AAD"/>
  <w14:defaultImageDpi w14:val="300"/>
  <w15:docId w15:val="{788C10F2-F29A-C844-91A0-F89725308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42C"/>
    <w:pPr>
      <w:spacing w:after="0" w:line="240" w:lineRule="auto"/>
    </w:pPr>
    <w:rPr>
      <w:rFonts w:ascii="Times New Roman" w:eastAsia="Times New Roman" w:hAnsi="Times New Roman" w:cs="Times New Roman"/>
      <w:sz w:val="24"/>
      <w:szCs w:val="24"/>
      <w:lang w:bidi="hi-I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F4E79"/>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A9442C"/>
    <w:rPr>
      <w:rFonts w:ascii="Courier New" w:eastAsia="Times New Roman" w:hAnsi="Courier New" w:cs="Courier New"/>
      <w:sz w:val="20"/>
      <w:szCs w:val="20"/>
    </w:rPr>
  </w:style>
  <w:style w:type="paragraph" w:styleId="NormalWeb">
    <w:name w:val="Normal (Web)"/>
    <w:basedOn w:val="Normal"/>
    <w:uiPriority w:val="99"/>
    <w:unhideWhenUsed/>
    <w:rsid w:val="00A9442C"/>
    <w:pPr>
      <w:spacing w:before="100" w:beforeAutospacing="1" w:after="100" w:afterAutospacing="1"/>
    </w:pPr>
  </w:style>
  <w:style w:type="paragraph" w:styleId="Revision">
    <w:name w:val="Revision"/>
    <w:hidden/>
    <w:uiPriority w:val="99"/>
    <w:semiHidden/>
    <w:rsid w:val="00BF2537"/>
    <w:pPr>
      <w:spacing w:after="0" w:line="240" w:lineRule="auto"/>
    </w:pPr>
    <w:rPr>
      <w:rFonts w:ascii="Times New Roman" w:eastAsia="Times New Roman" w:hAnsi="Times New Roman" w:cs="Mangal"/>
      <w:sz w:val="24"/>
      <w:szCs w:val="21"/>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12</Pages>
  <Words>4711</Words>
  <Characters>30016</Characters>
  <Application>Microsoft Office Word</Application>
  <DocSecurity>0</DocSecurity>
  <Lines>1305</Lines>
  <Paragraphs>992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Sumeet</cp:lastModifiedBy>
  <cp:revision>57</cp:revision>
  <cp:lastPrinted>2026-06-02T16:45:00Z</cp:lastPrinted>
  <dcterms:created xsi:type="dcterms:W3CDTF">2013-12-23T23:15:00Z</dcterms:created>
  <dcterms:modified xsi:type="dcterms:W3CDTF">2026-06-03T22:20:00Z</dcterms:modified>
  <cp:category/>
</cp:coreProperties>
</file>