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EastAsia" w:hAnsi="Calibri" w:cs="Calibri"/>
          <w:b w:val="0"/>
          <w:bCs w:val="0"/>
          <w:color w:val="auto"/>
          <w:kern w:val="2"/>
          <w:sz w:val="16"/>
          <w:szCs w:val="16"/>
          <w:lang w:bidi="hi-IN"/>
          <w14:ligatures w14:val="standardContextual"/>
        </w:rPr>
        <w:id w:val="1822381777"/>
        <w:docPartObj>
          <w:docPartGallery w:val="Table of Contents"/>
          <w:docPartUnique/>
        </w:docPartObj>
      </w:sdtPr>
      <w:sdtEndPr>
        <w:rPr>
          <w:kern w:val="0"/>
          <w14:ligatures w14:val="none"/>
        </w:rPr>
      </w:sdtEndPr>
      <w:sdtContent>
        <w:p w14:paraId="6C01AC68" w14:textId="77777777" w:rsidR="006932D8" w:rsidRPr="00D11370" w:rsidRDefault="006932D8" w:rsidP="006932D8">
          <w:pPr>
            <w:pStyle w:val="TOCHeading"/>
            <w:rPr>
              <w:rFonts w:ascii="Calibri" w:hAnsi="Calibri" w:cs="Calibri"/>
              <w:sz w:val="16"/>
              <w:szCs w:val="16"/>
            </w:rPr>
          </w:pPr>
          <w:r w:rsidRPr="000B2097">
            <w:rPr>
              <w:rFonts w:ascii="Calibri" w:hAnsi="Calibri" w:cs="Calibri"/>
              <w:sz w:val="15"/>
              <w:szCs w:val="15"/>
            </w:rPr>
            <w:t xml:space="preserve">Table </w:t>
          </w:r>
          <w:r w:rsidRPr="00D11370">
            <w:rPr>
              <w:rFonts w:ascii="Calibri" w:hAnsi="Calibri" w:cs="Calibri"/>
              <w:sz w:val="16"/>
              <w:szCs w:val="16"/>
            </w:rPr>
            <w:t>of Contents</w:t>
          </w:r>
        </w:p>
        <w:p w14:paraId="4C30C72C" w14:textId="106F5948" w:rsidR="00D11370" w:rsidRPr="000B2097" w:rsidRDefault="006932D8">
          <w:pPr>
            <w:pStyle w:val="TOC1"/>
            <w:tabs>
              <w:tab w:val="left" w:pos="480"/>
              <w:tab w:val="right" w:leader="dot" w:pos="9350"/>
            </w:tabs>
            <w:rPr>
              <w:rFonts w:asciiTheme="minorHAnsi" w:eastAsiaTheme="minorEastAsia" w:hAnsiTheme="minorHAnsi" w:cs="Mangal"/>
              <w:b w:val="0"/>
              <w:bCs w:val="0"/>
              <w:i w:val="0"/>
              <w:iCs w:val="0"/>
              <w:noProof/>
              <w:kern w:val="2"/>
              <w:sz w:val="16"/>
              <w:szCs w:val="16"/>
              <w14:ligatures w14:val="standardContextual"/>
            </w:rPr>
          </w:pPr>
          <w:r w:rsidRPr="00D11370">
            <w:rPr>
              <w:rFonts w:ascii="Calibri" w:hAnsi="Calibri" w:cs="Calibri"/>
              <w:b w:val="0"/>
              <w:bCs w:val="0"/>
              <w:sz w:val="16"/>
              <w:szCs w:val="16"/>
            </w:rPr>
            <w:fldChar w:fldCharType="begin"/>
          </w:r>
          <w:r w:rsidRPr="00D11370">
            <w:rPr>
              <w:rFonts w:ascii="Calibri" w:hAnsi="Calibri" w:cs="Calibri"/>
              <w:sz w:val="16"/>
              <w:szCs w:val="16"/>
            </w:rPr>
            <w:instrText xml:space="preserve"> TOC \o "1-3" \h \z \u </w:instrText>
          </w:r>
          <w:r w:rsidRPr="00D11370">
            <w:rPr>
              <w:rFonts w:ascii="Calibri" w:hAnsi="Calibri" w:cs="Calibri"/>
              <w:b w:val="0"/>
              <w:bCs w:val="0"/>
              <w:sz w:val="16"/>
              <w:szCs w:val="16"/>
            </w:rPr>
            <w:fldChar w:fldCharType="separate"/>
          </w:r>
          <w:hyperlink w:anchor="_Toc228300228" w:history="1">
            <w:r w:rsidR="00D11370" w:rsidRPr="000B2097">
              <w:rPr>
                <w:rStyle w:val="Hyperlink"/>
                <w:rFonts w:ascii="Calibri" w:hAnsi="Calibri" w:cs="Calibri"/>
                <w:noProof/>
                <w:sz w:val="16"/>
                <w:szCs w:val="16"/>
              </w:rPr>
              <w:t>1</w:t>
            </w:r>
            <w:r w:rsidR="00D11370" w:rsidRPr="000B2097">
              <w:rPr>
                <w:rFonts w:asciiTheme="minorHAnsi" w:eastAsiaTheme="minorEastAsia" w:hAnsiTheme="minorHAnsi" w:cs="Mangal"/>
                <w:b w:val="0"/>
                <w:bCs w:val="0"/>
                <w:i w:val="0"/>
                <w:iCs w:val="0"/>
                <w:noProof/>
                <w:kern w:val="2"/>
                <w:sz w:val="16"/>
                <w:szCs w:val="16"/>
                <w14:ligatures w14:val="standardContextual"/>
              </w:rPr>
              <w:tab/>
            </w:r>
            <w:r w:rsidR="00D11370" w:rsidRPr="000B2097">
              <w:rPr>
                <w:rStyle w:val="Hyperlink"/>
                <w:rFonts w:ascii="Calibri" w:hAnsi="Calibri" w:cs="Calibri"/>
                <w:noProof/>
                <w:sz w:val="16"/>
                <w:szCs w:val="16"/>
              </w:rPr>
              <w:t>CONCEPT OF TEMPLATE ARCHITECTURE</w:t>
            </w:r>
            <w:r w:rsidR="00D11370" w:rsidRPr="000B2097">
              <w:rPr>
                <w:noProof/>
                <w:webHidden/>
                <w:sz w:val="16"/>
                <w:szCs w:val="16"/>
              </w:rPr>
              <w:tab/>
            </w:r>
            <w:r w:rsidR="00D11370" w:rsidRPr="000B2097">
              <w:rPr>
                <w:noProof/>
                <w:webHidden/>
                <w:sz w:val="16"/>
                <w:szCs w:val="16"/>
              </w:rPr>
              <w:fldChar w:fldCharType="begin"/>
            </w:r>
            <w:r w:rsidR="00D11370" w:rsidRPr="000B2097">
              <w:rPr>
                <w:noProof/>
                <w:webHidden/>
                <w:sz w:val="16"/>
                <w:szCs w:val="16"/>
              </w:rPr>
              <w:instrText xml:space="preserve"> PAGEREF _Toc228300228 \h </w:instrText>
            </w:r>
            <w:r w:rsidR="00D11370" w:rsidRPr="000B2097">
              <w:rPr>
                <w:noProof/>
                <w:webHidden/>
                <w:sz w:val="16"/>
                <w:szCs w:val="16"/>
              </w:rPr>
            </w:r>
            <w:r w:rsidR="00D11370" w:rsidRPr="000B2097">
              <w:rPr>
                <w:noProof/>
                <w:webHidden/>
                <w:sz w:val="16"/>
                <w:szCs w:val="16"/>
              </w:rPr>
              <w:fldChar w:fldCharType="separate"/>
            </w:r>
            <w:r w:rsidR="000B2097">
              <w:rPr>
                <w:noProof/>
                <w:webHidden/>
                <w:sz w:val="16"/>
                <w:szCs w:val="16"/>
              </w:rPr>
              <w:t>3</w:t>
            </w:r>
            <w:r w:rsidR="00D11370" w:rsidRPr="000B2097">
              <w:rPr>
                <w:noProof/>
                <w:webHidden/>
                <w:sz w:val="16"/>
                <w:szCs w:val="16"/>
              </w:rPr>
              <w:fldChar w:fldCharType="end"/>
            </w:r>
          </w:hyperlink>
        </w:p>
        <w:p w14:paraId="0655D3C1" w14:textId="75A79CA1"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29" w:history="1">
            <w:r w:rsidRPr="000B2097">
              <w:rPr>
                <w:rStyle w:val="Hyperlink"/>
                <w:rFonts w:ascii="Calibri" w:hAnsi="Calibri" w:cs="Calibri"/>
                <w:noProof/>
                <w:sz w:val="16"/>
                <w:szCs w:val="16"/>
              </w:rPr>
              <w:t>1.1</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Template Engine Concept</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_Toc228300229 \h </w:instrText>
            </w:r>
            <w:r w:rsidRPr="000B2097">
              <w:rPr>
                <w:noProof/>
                <w:webHidden/>
                <w:sz w:val="16"/>
                <w:szCs w:val="16"/>
              </w:rPr>
            </w:r>
            <w:r w:rsidRPr="000B2097">
              <w:rPr>
                <w:noProof/>
                <w:webHidden/>
                <w:sz w:val="16"/>
                <w:szCs w:val="16"/>
              </w:rPr>
              <w:fldChar w:fldCharType="separate"/>
            </w:r>
            <w:r w:rsidR="000B2097">
              <w:rPr>
                <w:noProof/>
                <w:webHidden/>
                <w:sz w:val="16"/>
                <w:szCs w:val="16"/>
              </w:rPr>
              <w:t>3</w:t>
            </w:r>
            <w:r w:rsidRPr="000B2097">
              <w:rPr>
                <w:noProof/>
                <w:webHidden/>
                <w:sz w:val="16"/>
                <w:szCs w:val="16"/>
              </w:rPr>
              <w:fldChar w:fldCharType="end"/>
            </w:r>
          </w:hyperlink>
        </w:p>
        <w:p w14:paraId="25A954C1" w14:textId="7A5DB42C"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30" w:history="1">
            <w:r w:rsidRPr="000B2097">
              <w:rPr>
                <w:rStyle w:val="Hyperlink"/>
                <w:rFonts w:ascii="Calibri" w:hAnsi="Calibri" w:cs="Calibri"/>
                <w:noProof/>
                <w:sz w:val="16"/>
                <w:szCs w:val="16"/>
              </w:rPr>
              <w:t>1.2</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Template Types Managed by Template Service</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_Toc228300230 \h </w:instrText>
            </w:r>
            <w:r w:rsidRPr="000B2097">
              <w:rPr>
                <w:noProof/>
                <w:webHidden/>
                <w:sz w:val="16"/>
                <w:szCs w:val="16"/>
              </w:rPr>
            </w:r>
            <w:r w:rsidRPr="000B2097">
              <w:rPr>
                <w:noProof/>
                <w:webHidden/>
                <w:sz w:val="16"/>
                <w:szCs w:val="16"/>
              </w:rPr>
              <w:fldChar w:fldCharType="separate"/>
            </w:r>
            <w:r w:rsidR="000B2097">
              <w:rPr>
                <w:noProof/>
                <w:webHidden/>
                <w:sz w:val="16"/>
                <w:szCs w:val="16"/>
              </w:rPr>
              <w:t>4</w:t>
            </w:r>
            <w:r w:rsidRPr="000B2097">
              <w:rPr>
                <w:noProof/>
                <w:webHidden/>
                <w:sz w:val="16"/>
                <w:szCs w:val="16"/>
              </w:rPr>
              <w:fldChar w:fldCharType="end"/>
            </w:r>
          </w:hyperlink>
        </w:p>
        <w:p w14:paraId="6C252815" w14:textId="65B48091"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31" w:history="1">
            <w:r w:rsidRPr="000B2097">
              <w:rPr>
                <w:rStyle w:val="Hyperlink"/>
                <w:rFonts w:ascii="Calibri" w:hAnsi="Calibri" w:cs="Calibri"/>
                <w:noProof/>
                <w:sz w:val="16"/>
                <w:szCs w:val="16"/>
              </w:rPr>
              <w:t>1.3</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Template Hierarchy</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_Toc228300231 \h </w:instrText>
            </w:r>
            <w:r w:rsidRPr="000B2097">
              <w:rPr>
                <w:noProof/>
                <w:webHidden/>
                <w:sz w:val="16"/>
                <w:szCs w:val="16"/>
              </w:rPr>
            </w:r>
            <w:r w:rsidRPr="000B2097">
              <w:rPr>
                <w:noProof/>
                <w:webHidden/>
                <w:sz w:val="16"/>
                <w:szCs w:val="16"/>
              </w:rPr>
              <w:fldChar w:fldCharType="separate"/>
            </w:r>
            <w:r w:rsidR="000B2097">
              <w:rPr>
                <w:noProof/>
                <w:webHidden/>
                <w:sz w:val="16"/>
                <w:szCs w:val="16"/>
              </w:rPr>
              <w:t>4</w:t>
            </w:r>
            <w:r w:rsidRPr="000B2097">
              <w:rPr>
                <w:noProof/>
                <w:webHidden/>
                <w:sz w:val="16"/>
                <w:szCs w:val="16"/>
              </w:rPr>
              <w:fldChar w:fldCharType="end"/>
            </w:r>
          </w:hyperlink>
        </w:p>
        <w:p w14:paraId="687FA1C4" w14:textId="38B53D09" w:rsidR="00D11370" w:rsidRPr="000B2097" w:rsidRDefault="00D11370">
          <w:pPr>
            <w:pStyle w:val="TOC3"/>
            <w:tabs>
              <w:tab w:val="left" w:pos="1200"/>
              <w:tab w:val="right" w:leader="dot" w:pos="9350"/>
            </w:tabs>
            <w:rPr>
              <w:rFonts w:asciiTheme="minorHAnsi" w:eastAsiaTheme="minorEastAsia" w:hAnsiTheme="minorHAnsi" w:cs="Mangal"/>
              <w:noProof/>
              <w:kern w:val="2"/>
              <w:sz w:val="16"/>
              <w14:ligatures w14:val="standardContextual"/>
            </w:rPr>
          </w:pPr>
          <w:hyperlink w:anchor="_Toc228300232" w:history="1">
            <w:r w:rsidRPr="000B2097">
              <w:rPr>
                <w:rStyle w:val="Hyperlink"/>
                <w:rFonts w:ascii="Calibri" w:hAnsi="Calibri" w:cs="Calibri"/>
                <w:b/>
                <w:bCs/>
                <w:noProof/>
                <w:sz w:val="16"/>
              </w:rPr>
              <w:t>1.3.1</w:t>
            </w:r>
            <w:r w:rsidRPr="000B2097">
              <w:rPr>
                <w:rFonts w:asciiTheme="minorHAnsi" w:eastAsiaTheme="minorEastAsia" w:hAnsiTheme="minorHAnsi" w:cs="Mangal"/>
                <w:noProof/>
                <w:kern w:val="2"/>
                <w:sz w:val="16"/>
                <w14:ligatures w14:val="standardContextual"/>
              </w:rPr>
              <w:tab/>
            </w:r>
            <w:r w:rsidRPr="000B2097">
              <w:rPr>
                <w:rStyle w:val="Hyperlink"/>
                <w:rFonts w:ascii="Calibri" w:hAnsi="Calibri" w:cs="Calibri"/>
                <w:b/>
                <w:bCs/>
                <w:noProof/>
                <w:sz w:val="16"/>
              </w:rPr>
              <w:t>Structural Authority Model</w:t>
            </w:r>
            <w:r w:rsidRPr="000B2097">
              <w:rPr>
                <w:noProof/>
                <w:webHidden/>
                <w:sz w:val="16"/>
              </w:rPr>
              <w:tab/>
            </w:r>
            <w:r w:rsidRPr="000B2097">
              <w:rPr>
                <w:noProof/>
                <w:webHidden/>
                <w:sz w:val="16"/>
              </w:rPr>
              <w:fldChar w:fldCharType="begin"/>
            </w:r>
            <w:r w:rsidRPr="000B2097">
              <w:rPr>
                <w:noProof/>
                <w:webHidden/>
                <w:sz w:val="16"/>
              </w:rPr>
              <w:instrText xml:space="preserve"> PAGEREF _Toc228300232 \h </w:instrText>
            </w:r>
            <w:r w:rsidRPr="000B2097">
              <w:rPr>
                <w:noProof/>
                <w:webHidden/>
                <w:sz w:val="16"/>
              </w:rPr>
            </w:r>
            <w:r w:rsidRPr="000B2097">
              <w:rPr>
                <w:noProof/>
                <w:webHidden/>
                <w:sz w:val="16"/>
              </w:rPr>
              <w:fldChar w:fldCharType="separate"/>
            </w:r>
            <w:r w:rsidR="000B2097">
              <w:rPr>
                <w:noProof/>
                <w:webHidden/>
                <w:sz w:val="16"/>
              </w:rPr>
              <w:t>4</w:t>
            </w:r>
            <w:r w:rsidRPr="000B2097">
              <w:rPr>
                <w:noProof/>
                <w:webHidden/>
                <w:sz w:val="16"/>
              </w:rPr>
              <w:fldChar w:fldCharType="end"/>
            </w:r>
          </w:hyperlink>
        </w:p>
        <w:p w14:paraId="036DCAE0" w14:textId="61A8B546" w:rsidR="00D11370" w:rsidRPr="000B2097" w:rsidRDefault="00D11370">
          <w:pPr>
            <w:pStyle w:val="TOC1"/>
            <w:tabs>
              <w:tab w:val="left" w:pos="480"/>
              <w:tab w:val="right" w:leader="dot" w:pos="9350"/>
            </w:tabs>
            <w:rPr>
              <w:rFonts w:asciiTheme="minorHAnsi" w:eastAsiaTheme="minorEastAsia" w:hAnsiTheme="minorHAnsi" w:cs="Mangal"/>
              <w:b w:val="0"/>
              <w:bCs w:val="0"/>
              <w:i w:val="0"/>
              <w:iCs w:val="0"/>
              <w:noProof/>
              <w:kern w:val="2"/>
              <w:sz w:val="16"/>
              <w:szCs w:val="16"/>
              <w14:ligatures w14:val="standardContextual"/>
            </w:rPr>
          </w:pPr>
          <w:hyperlink w:anchor="_Toc228300233" w:history="1">
            <w:r w:rsidRPr="000B2097">
              <w:rPr>
                <w:rStyle w:val="Hyperlink"/>
                <w:rFonts w:ascii="Calibri" w:hAnsi="Calibri" w:cs="Calibri"/>
                <w:noProof/>
                <w:sz w:val="16"/>
                <w:szCs w:val="16"/>
              </w:rPr>
              <w:t>2</w:t>
            </w:r>
            <w:r w:rsidRPr="000B2097">
              <w:rPr>
                <w:rFonts w:asciiTheme="minorHAnsi" w:eastAsiaTheme="minorEastAsia" w:hAnsiTheme="minorHAnsi" w:cs="Mangal"/>
                <w:b w:val="0"/>
                <w:bCs w:val="0"/>
                <w:i w:val="0"/>
                <w:iCs w:val="0"/>
                <w:noProof/>
                <w:kern w:val="2"/>
                <w:sz w:val="16"/>
                <w:szCs w:val="16"/>
                <w14:ligatures w14:val="standardContextual"/>
              </w:rPr>
              <w:tab/>
            </w:r>
            <w:r w:rsidRPr="000B2097">
              <w:rPr>
                <w:rStyle w:val="Hyperlink"/>
                <w:rFonts w:ascii="Calibri" w:hAnsi="Calibri" w:cs="Calibri"/>
                <w:noProof/>
                <w:sz w:val="16"/>
                <w:szCs w:val="16"/>
              </w:rPr>
              <w:t>SCOPE OF TEMPLATE SERVICE</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_Toc228300233 \h </w:instrText>
            </w:r>
            <w:r w:rsidRPr="000B2097">
              <w:rPr>
                <w:noProof/>
                <w:webHidden/>
                <w:sz w:val="16"/>
                <w:szCs w:val="16"/>
              </w:rPr>
            </w:r>
            <w:r w:rsidRPr="000B2097">
              <w:rPr>
                <w:noProof/>
                <w:webHidden/>
                <w:sz w:val="16"/>
                <w:szCs w:val="16"/>
              </w:rPr>
              <w:fldChar w:fldCharType="separate"/>
            </w:r>
            <w:r w:rsidR="000B2097">
              <w:rPr>
                <w:noProof/>
                <w:webHidden/>
                <w:sz w:val="16"/>
                <w:szCs w:val="16"/>
              </w:rPr>
              <w:t>5</w:t>
            </w:r>
            <w:r w:rsidRPr="000B2097">
              <w:rPr>
                <w:noProof/>
                <w:webHidden/>
                <w:sz w:val="16"/>
                <w:szCs w:val="16"/>
              </w:rPr>
              <w:fldChar w:fldCharType="end"/>
            </w:r>
          </w:hyperlink>
        </w:p>
        <w:p w14:paraId="260CB1B8" w14:textId="3272BFA2"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34" w:history="1">
            <w:r w:rsidRPr="000B2097">
              <w:rPr>
                <w:rStyle w:val="Hyperlink"/>
                <w:rFonts w:ascii="Calibri" w:hAnsi="Calibri" w:cs="Calibri"/>
                <w:noProof/>
                <w:sz w:val="16"/>
                <w:szCs w:val="16"/>
              </w:rPr>
              <w:t>2.1</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In Scope</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_Toc228300234 \h </w:instrText>
            </w:r>
            <w:r w:rsidRPr="000B2097">
              <w:rPr>
                <w:noProof/>
                <w:webHidden/>
                <w:sz w:val="16"/>
                <w:szCs w:val="16"/>
              </w:rPr>
            </w:r>
            <w:r w:rsidRPr="000B2097">
              <w:rPr>
                <w:noProof/>
                <w:webHidden/>
                <w:sz w:val="16"/>
                <w:szCs w:val="16"/>
              </w:rPr>
              <w:fldChar w:fldCharType="separate"/>
            </w:r>
            <w:r w:rsidR="000B2097">
              <w:rPr>
                <w:noProof/>
                <w:webHidden/>
                <w:sz w:val="16"/>
                <w:szCs w:val="16"/>
              </w:rPr>
              <w:t>5</w:t>
            </w:r>
            <w:r w:rsidRPr="000B2097">
              <w:rPr>
                <w:noProof/>
                <w:webHidden/>
                <w:sz w:val="16"/>
                <w:szCs w:val="16"/>
              </w:rPr>
              <w:fldChar w:fldCharType="end"/>
            </w:r>
          </w:hyperlink>
        </w:p>
        <w:p w14:paraId="500A981D" w14:textId="4B8DD0DB"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35" w:history="1">
            <w:r w:rsidRPr="000B2097">
              <w:rPr>
                <w:rStyle w:val="Hyperlink"/>
                <w:rFonts w:ascii="Calibri" w:hAnsi="Calibri" w:cs="Calibri"/>
                <w:noProof/>
                <w:sz w:val="16"/>
                <w:szCs w:val="16"/>
              </w:rPr>
              <w:t>2.2</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Out of Scope &lt;Refer to other service requirements&gt;</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_Toc228300235 \h </w:instrText>
            </w:r>
            <w:r w:rsidRPr="000B2097">
              <w:rPr>
                <w:noProof/>
                <w:webHidden/>
                <w:sz w:val="16"/>
                <w:szCs w:val="16"/>
              </w:rPr>
            </w:r>
            <w:r w:rsidRPr="000B2097">
              <w:rPr>
                <w:noProof/>
                <w:webHidden/>
                <w:sz w:val="16"/>
                <w:szCs w:val="16"/>
              </w:rPr>
              <w:fldChar w:fldCharType="separate"/>
            </w:r>
            <w:r w:rsidR="000B2097">
              <w:rPr>
                <w:noProof/>
                <w:webHidden/>
                <w:sz w:val="16"/>
                <w:szCs w:val="16"/>
              </w:rPr>
              <w:t>5</w:t>
            </w:r>
            <w:r w:rsidRPr="000B2097">
              <w:rPr>
                <w:noProof/>
                <w:webHidden/>
                <w:sz w:val="16"/>
                <w:szCs w:val="16"/>
              </w:rPr>
              <w:fldChar w:fldCharType="end"/>
            </w:r>
          </w:hyperlink>
        </w:p>
        <w:p w14:paraId="417A7A2F" w14:textId="77C100EE" w:rsidR="00D11370" w:rsidRPr="000B2097" w:rsidRDefault="00D11370">
          <w:pPr>
            <w:pStyle w:val="TOC1"/>
            <w:tabs>
              <w:tab w:val="left" w:pos="480"/>
              <w:tab w:val="right" w:leader="dot" w:pos="9350"/>
            </w:tabs>
            <w:rPr>
              <w:rFonts w:asciiTheme="minorHAnsi" w:eastAsiaTheme="minorEastAsia" w:hAnsiTheme="minorHAnsi" w:cs="Mangal"/>
              <w:b w:val="0"/>
              <w:bCs w:val="0"/>
              <w:i w:val="0"/>
              <w:iCs w:val="0"/>
              <w:noProof/>
              <w:kern w:val="2"/>
              <w:sz w:val="16"/>
              <w:szCs w:val="16"/>
              <w14:ligatures w14:val="standardContextual"/>
            </w:rPr>
          </w:pPr>
          <w:hyperlink w:anchor="_Toc228300236" w:history="1">
            <w:r w:rsidRPr="000B2097">
              <w:rPr>
                <w:rStyle w:val="Hyperlink"/>
                <w:rFonts w:ascii="Calibri" w:eastAsiaTheme="majorEastAsia" w:hAnsi="Calibri" w:cs="Calibri"/>
                <w:noProof/>
                <w:sz w:val="16"/>
                <w:szCs w:val="16"/>
              </w:rPr>
              <w:t>3</w:t>
            </w:r>
            <w:r w:rsidRPr="000B2097">
              <w:rPr>
                <w:rFonts w:asciiTheme="minorHAnsi" w:eastAsiaTheme="minorEastAsia" w:hAnsiTheme="minorHAnsi" w:cs="Mangal"/>
                <w:b w:val="0"/>
                <w:bCs w:val="0"/>
                <w:i w:val="0"/>
                <w:iCs w:val="0"/>
                <w:noProof/>
                <w:kern w:val="2"/>
                <w:sz w:val="16"/>
                <w:szCs w:val="16"/>
                <w14:ligatures w14:val="standardContextual"/>
              </w:rPr>
              <w:tab/>
            </w:r>
            <w:r w:rsidRPr="000B2097">
              <w:rPr>
                <w:rStyle w:val="Hyperlink"/>
                <w:rFonts w:ascii="Calibri" w:eastAsiaTheme="majorEastAsia" w:hAnsi="Calibri" w:cs="Calibri"/>
                <w:noProof/>
                <w:sz w:val="16"/>
                <w:szCs w:val="16"/>
              </w:rPr>
              <w:t>COMMON TEMPLATE STRUCTURE (APPLIES TO ALL TEMPLATE TYPES)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_Toc228300236 \h </w:instrText>
            </w:r>
            <w:r w:rsidRPr="000B2097">
              <w:rPr>
                <w:noProof/>
                <w:webHidden/>
                <w:sz w:val="16"/>
                <w:szCs w:val="16"/>
              </w:rPr>
            </w:r>
            <w:r w:rsidRPr="000B2097">
              <w:rPr>
                <w:noProof/>
                <w:webHidden/>
                <w:sz w:val="16"/>
                <w:szCs w:val="16"/>
              </w:rPr>
              <w:fldChar w:fldCharType="separate"/>
            </w:r>
            <w:r w:rsidR="000B2097">
              <w:rPr>
                <w:noProof/>
                <w:webHidden/>
                <w:sz w:val="16"/>
                <w:szCs w:val="16"/>
              </w:rPr>
              <w:t>5</w:t>
            </w:r>
            <w:r w:rsidRPr="000B2097">
              <w:rPr>
                <w:noProof/>
                <w:webHidden/>
                <w:sz w:val="16"/>
                <w:szCs w:val="16"/>
              </w:rPr>
              <w:fldChar w:fldCharType="end"/>
            </w:r>
          </w:hyperlink>
        </w:p>
        <w:p w14:paraId="12AE3B43" w14:textId="36C76275"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37" w:history="1">
            <w:r w:rsidRPr="000B2097">
              <w:rPr>
                <w:rStyle w:val="Hyperlink"/>
                <w:rFonts w:ascii="Calibri" w:hAnsi="Calibri" w:cs="Calibri"/>
                <w:noProof/>
                <w:sz w:val="16"/>
                <w:szCs w:val="16"/>
              </w:rPr>
              <w:t>3.1</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Template Control Mechanism</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_Toc228300237 \h </w:instrText>
            </w:r>
            <w:r w:rsidRPr="000B2097">
              <w:rPr>
                <w:noProof/>
                <w:webHidden/>
                <w:sz w:val="16"/>
                <w:szCs w:val="16"/>
              </w:rPr>
            </w:r>
            <w:r w:rsidRPr="000B2097">
              <w:rPr>
                <w:noProof/>
                <w:webHidden/>
                <w:sz w:val="16"/>
                <w:szCs w:val="16"/>
              </w:rPr>
              <w:fldChar w:fldCharType="separate"/>
            </w:r>
            <w:r w:rsidR="000B2097">
              <w:rPr>
                <w:noProof/>
                <w:webHidden/>
                <w:sz w:val="16"/>
                <w:szCs w:val="16"/>
              </w:rPr>
              <w:t>6</w:t>
            </w:r>
            <w:r w:rsidRPr="000B2097">
              <w:rPr>
                <w:noProof/>
                <w:webHidden/>
                <w:sz w:val="16"/>
                <w:szCs w:val="16"/>
              </w:rPr>
              <w:fldChar w:fldCharType="end"/>
            </w:r>
          </w:hyperlink>
        </w:p>
        <w:p w14:paraId="4124392E" w14:textId="492009F6" w:rsidR="00D11370" w:rsidRPr="000B2097" w:rsidRDefault="00D11370">
          <w:pPr>
            <w:pStyle w:val="TOC3"/>
            <w:tabs>
              <w:tab w:val="left" w:pos="1200"/>
              <w:tab w:val="right" w:leader="dot" w:pos="9350"/>
            </w:tabs>
            <w:rPr>
              <w:rFonts w:asciiTheme="minorHAnsi" w:eastAsiaTheme="minorEastAsia" w:hAnsiTheme="minorHAnsi" w:cs="Mangal"/>
              <w:noProof/>
              <w:kern w:val="2"/>
              <w:sz w:val="16"/>
              <w14:ligatures w14:val="standardContextual"/>
            </w:rPr>
          </w:pPr>
          <w:hyperlink w:anchor="_Toc228300238" w:history="1">
            <w:r w:rsidRPr="000B2097">
              <w:rPr>
                <w:rStyle w:val="Hyperlink"/>
                <w:rFonts w:ascii="Calibri" w:hAnsi="Calibri" w:cs="Calibri"/>
                <w:b/>
                <w:bCs/>
                <w:noProof/>
                <w:sz w:val="16"/>
              </w:rPr>
              <w:t>3.1.1</w:t>
            </w:r>
            <w:r w:rsidRPr="000B2097">
              <w:rPr>
                <w:rFonts w:asciiTheme="minorHAnsi" w:eastAsiaTheme="minorEastAsia" w:hAnsiTheme="minorHAnsi" w:cs="Mangal"/>
                <w:noProof/>
                <w:kern w:val="2"/>
                <w:sz w:val="16"/>
                <w14:ligatures w14:val="standardContextual"/>
              </w:rPr>
              <w:tab/>
            </w:r>
            <w:r w:rsidRPr="000B2097">
              <w:rPr>
                <w:rStyle w:val="Hyperlink"/>
                <w:rFonts w:ascii="Calibri" w:hAnsi="Calibri" w:cs="Calibri"/>
                <w:b/>
                <w:bCs/>
                <w:noProof/>
                <w:sz w:val="16"/>
              </w:rPr>
              <w:t>Control Targets</w:t>
            </w:r>
            <w:r w:rsidRPr="000B2097">
              <w:rPr>
                <w:noProof/>
                <w:webHidden/>
                <w:sz w:val="16"/>
              </w:rPr>
              <w:tab/>
            </w:r>
            <w:r w:rsidRPr="000B2097">
              <w:rPr>
                <w:noProof/>
                <w:webHidden/>
                <w:sz w:val="16"/>
              </w:rPr>
              <w:fldChar w:fldCharType="begin"/>
            </w:r>
            <w:r w:rsidRPr="000B2097">
              <w:rPr>
                <w:noProof/>
                <w:webHidden/>
                <w:sz w:val="16"/>
              </w:rPr>
              <w:instrText xml:space="preserve"> PAGEREF _Toc228300238 \h </w:instrText>
            </w:r>
            <w:r w:rsidRPr="000B2097">
              <w:rPr>
                <w:noProof/>
                <w:webHidden/>
                <w:sz w:val="16"/>
              </w:rPr>
            </w:r>
            <w:r w:rsidRPr="000B2097">
              <w:rPr>
                <w:noProof/>
                <w:webHidden/>
                <w:sz w:val="16"/>
              </w:rPr>
              <w:fldChar w:fldCharType="separate"/>
            </w:r>
            <w:r w:rsidR="000B2097">
              <w:rPr>
                <w:noProof/>
                <w:webHidden/>
                <w:sz w:val="16"/>
              </w:rPr>
              <w:t>6</w:t>
            </w:r>
            <w:r w:rsidRPr="000B2097">
              <w:rPr>
                <w:noProof/>
                <w:webHidden/>
                <w:sz w:val="16"/>
              </w:rPr>
              <w:fldChar w:fldCharType="end"/>
            </w:r>
          </w:hyperlink>
        </w:p>
        <w:p w14:paraId="25B26A43" w14:textId="280E4CEA" w:rsidR="00D11370" w:rsidRPr="000B2097" w:rsidRDefault="00D11370">
          <w:pPr>
            <w:pStyle w:val="TOC3"/>
            <w:tabs>
              <w:tab w:val="left" w:pos="1200"/>
              <w:tab w:val="right" w:leader="dot" w:pos="9350"/>
            </w:tabs>
            <w:rPr>
              <w:rFonts w:asciiTheme="minorHAnsi" w:eastAsiaTheme="minorEastAsia" w:hAnsiTheme="minorHAnsi" w:cs="Mangal"/>
              <w:noProof/>
              <w:kern w:val="2"/>
              <w:sz w:val="16"/>
              <w14:ligatures w14:val="standardContextual"/>
            </w:rPr>
          </w:pPr>
          <w:hyperlink w:anchor="_Toc228300239" w:history="1">
            <w:r w:rsidRPr="000B2097">
              <w:rPr>
                <w:rStyle w:val="Hyperlink"/>
                <w:rFonts w:ascii="Calibri" w:hAnsi="Calibri" w:cs="Calibri"/>
                <w:b/>
                <w:bCs/>
                <w:noProof/>
                <w:sz w:val="16"/>
              </w:rPr>
              <w:t>3.1.2</w:t>
            </w:r>
            <w:r w:rsidRPr="000B2097">
              <w:rPr>
                <w:rFonts w:asciiTheme="minorHAnsi" w:eastAsiaTheme="minorEastAsia" w:hAnsiTheme="minorHAnsi" w:cs="Mangal"/>
                <w:noProof/>
                <w:kern w:val="2"/>
                <w:sz w:val="16"/>
                <w14:ligatures w14:val="standardContextual"/>
              </w:rPr>
              <w:tab/>
            </w:r>
            <w:r w:rsidRPr="000B2097">
              <w:rPr>
                <w:rStyle w:val="Hyperlink"/>
                <w:rFonts w:ascii="Calibri" w:eastAsiaTheme="majorEastAsia" w:hAnsi="Calibri" w:cs="Calibri"/>
                <w:b/>
                <w:bCs/>
                <w:noProof/>
                <w:sz w:val="16"/>
              </w:rPr>
              <w:t xml:space="preserve">Structural </w:t>
            </w:r>
            <w:r w:rsidRPr="000B2097">
              <w:rPr>
                <w:rStyle w:val="Hyperlink"/>
                <w:rFonts w:ascii="Calibri" w:hAnsi="Calibri" w:cs="Calibri"/>
                <w:b/>
                <w:bCs/>
                <w:noProof/>
                <w:sz w:val="16"/>
              </w:rPr>
              <w:t>Control Attributes</w:t>
            </w:r>
            <w:r w:rsidRPr="000B2097">
              <w:rPr>
                <w:noProof/>
                <w:webHidden/>
                <w:sz w:val="16"/>
              </w:rPr>
              <w:tab/>
            </w:r>
            <w:r w:rsidRPr="000B2097">
              <w:rPr>
                <w:noProof/>
                <w:webHidden/>
                <w:sz w:val="16"/>
              </w:rPr>
              <w:fldChar w:fldCharType="begin"/>
            </w:r>
            <w:r w:rsidRPr="000B2097">
              <w:rPr>
                <w:noProof/>
                <w:webHidden/>
                <w:sz w:val="16"/>
              </w:rPr>
              <w:instrText xml:space="preserve"> PAGEREF _Toc228300239 \h </w:instrText>
            </w:r>
            <w:r w:rsidRPr="000B2097">
              <w:rPr>
                <w:noProof/>
                <w:webHidden/>
                <w:sz w:val="16"/>
              </w:rPr>
            </w:r>
            <w:r w:rsidRPr="000B2097">
              <w:rPr>
                <w:noProof/>
                <w:webHidden/>
                <w:sz w:val="16"/>
              </w:rPr>
              <w:fldChar w:fldCharType="separate"/>
            </w:r>
            <w:r w:rsidR="000B2097">
              <w:rPr>
                <w:noProof/>
                <w:webHidden/>
                <w:sz w:val="16"/>
              </w:rPr>
              <w:t>6</w:t>
            </w:r>
            <w:r w:rsidRPr="000B2097">
              <w:rPr>
                <w:noProof/>
                <w:webHidden/>
                <w:sz w:val="16"/>
              </w:rPr>
              <w:fldChar w:fldCharType="end"/>
            </w:r>
          </w:hyperlink>
        </w:p>
        <w:p w14:paraId="48A349EE" w14:textId="4C25D5D5" w:rsidR="00D11370" w:rsidRPr="000B2097" w:rsidRDefault="00D11370">
          <w:pPr>
            <w:pStyle w:val="TOC3"/>
            <w:tabs>
              <w:tab w:val="left" w:pos="1200"/>
              <w:tab w:val="right" w:leader="dot" w:pos="9350"/>
            </w:tabs>
            <w:rPr>
              <w:rFonts w:asciiTheme="minorHAnsi" w:eastAsiaTheme="minorEastAsia" w:hAnsiTheme="minorHAnsi" w:cs="Mangal"/>
              <w:noProof/>
              <w:kern w:val="2"/>
              <w:sz w:val="16"/>
              <w14:ligatures w14:val="standardContextual"/>
            </w:rPr>
          </w:pPr>
          <w:hyperlink w:anchor="_Toc228300240" w:history="1">
            <w:r w:rsidRPr="000B2097">
              <w:rPr>
                <w:rStyle w:val="Hyperlink"/>
                <w:rFonts w:ascii="Calibri" w:eastAsiaTheme="majorEastAsia" w:hAnsi="Calibri" w:cs="Calibri"/>
                <w:b/>
                <w:bCs/>
                <w:noProof/>
                <w:sz w:val="16"/>
              </w:rPr>
              <w:t>3.1.3</w:t>
            </w:r>
            <w:r w:rsidRPr="000B2097">
              <w:rPr>
                <w:rFonts w:asciiTheme="minorHAnsi" w:eastAsiaTheme="minorEastAsia" w:hAnsiTheme="minorHAnsi" w:cs="Mangal"/>
                <w:noProof/>
                <w:kern w:val="2"/>
                <w:sz w:val="16"/>
                <w14:ligatures w14:val="standardContextual"/>
              </w:rPr>
              <w:tab/>
            </w:r>
            <w:r w:rsidRPr="000B2097">
              <w:rPr>
                <w:rStyle w:val="Hyperlink"/>
                <w:rFonts w:ascii="Calibri" w:hAnsi="Calibri" w:cs="Calibri"/>
                <w:b/>
                <w:bCs/>
                <w:noProof/>
                <w:sz w:val="16"/>
              </w:rPr>
              <w:t>Value / Metadata Control Attributes</w:t>
            </w:r>
            <w:r w:rsidRPr="000B2097">
              <w:rPr>
                <w:noProof/>
                <w:webHidden/>
                <w:sz w:val="16"/>
              </w:rPr>
              <w:tab/>
            </w:r>
            <w:r w:rsidRPr="000B2097">
              <w:rPr>
                <w:noProof/>
                <w:webHidden/>
                <w:sz w:val="16"/>
              </w:rPr>
              <w:fldChar w:fldCharType="begin"/>
            </w:r>
            <w:r w:rsidRPr="000B2097">
              <w:rPr>
                <w:noProof/>
                <w:webHidden/>
                <w:sz w:val="16"/>
              </w:rPr>
              <w:instrText xml:space="preserve"> PAGEREF _Toc228300240 \h </w:instrText>
            </w:r>
            <w:r w:rsidRPr="000B2097">
              <w:rPr>
                <w:noProof/>
                <w:webHidden/>
                <w:sz w:val="16"/>
              </w:rPr>
            </w:r>
            <w:r w:rsidRPr="000B2097">
              <w:rPr>
                <w:noProof/>
                <w:webHidden/>
                <w:sz w:val="16"/>
              </w:rPr>
              <w:fldChar w:fldCharType="separate"/>
            </w:r>
            <w:r w:rsidR="000B2097">
              <w:rPr>
                <w:noProof/>
                <w:webHidden/>
                <w:sz w:val="16"/>
              </w:rPr>
              <w:t>6</w:t>
            </w:r>
            <w:r w:rsidRPr="000B2097">
              <w:rPr>
                <w:noProof/>
                <w:webHidden/>
                <w:sz w:val="16"/>
              </w:rPr>
              <w:fldChar w:fldCharType="end"/>
            </w:r>
          </w:hyperlink>
        </w:p>
        <w:p w14:paraId="3B581524" w14:textId="44BF6AAB" w:rsidR="00D11370" w:rsidRPr="000B2097" w:rsidRDefault="00D11370">
          <w:pPr>
            <w:pStyle w:val="TOC3"/>
            <w:tabs>
              <w:tab w:val="left" w:pos="1200"/>
              <w:tab w:val="right" w:leader="dot" w:pos="9350"/>
            </w:tabs>
            <w:rPr>
              <w:rFonts w:asciiTheme="minorHAnsi" w:eastAsiaTheme="minorEastAsia" w:hAnsiTheme="minorHAnsi" w:cs="Mangal"/>
              <w:noProof/>
              <w:kern w:val="2"/>
              <w:sz w:val="16"/>
              <w14:ligatures w14:val="standardContextual"/>
            </w:rPr>
          </w:pPr>
          <w:hyperlink w:anchor="_Toc228300241" w:history="1">
            <w:r w:rsidRPr="000B2097">
              <w:rPr>
                <w:rStyle w:val="Hyperlink"/>
                <w:rFonts w:ascii="Calibri" w:eastAsiaTheme="majorEastAsia" w:hAnsi="Calibri" w:cs="Calibri"/>
                <w:b/>
                <w:bCs/>
                <w:noProof/>
                <w:sz w:val="16"/>
              </w:rPr>
              <w:t>3.1.4</w:t>
            </w:r>
            <w:r w:rsidRPr="000B2097">
              <w:rPr>
                <w:rFonts w:asciiTheme="minorHAnsi" w:eastAsiaTheme="minorEastAsia" w:hAnsiTheme="minorHAnsi" w:cs="Mangal"/>
                <w:noProof/>
                <w:kern w:val="2"/>
                <w:sz w:val="16"/>
                <w14:ligatures w14:val="standardContextual"/>
              </w:rPr>
              <w:tab/>
            </w:r>
            <w:r w:rsidRPr="000B2097">
              <w:rPr>
                <w:rStyle w:val="Hyperlink"/>
                <w:rFonts w:ascii="Calibri" w:hAnsi="Calibri" w:cs="Calibri"/>
                <w:b/>
                <w:bCs/>
                <w:noProof/>
                <w:sz w:val="16"/>
              </w:rPr>
              <w:t>Display Control</w:t>
            </w:r>
            <w:r w:rsidRPr="000B2097">
              <w:rPr>
                <w:noProof/>
                <w:webHidden/>
                <w:sz w:val="16"/>
              </w:rPr>
              <w:tab/>
            </w:r>
            <w:r w:rsidRPr="000B2097">
              <w:rPr>
                <w:noProof/>
                <w:webHidden/>
                <w:sz w:val="16"/>
              </w:rPr>
              <w:fldChar w:fldCharType="begin"/>
            </w:r>
            <w:r w:rsidRPr="000B2097">
              <w:rPr>
                <w:noProof/>
                <w:webHidden/>
                <w:sz w:val="16"/>
              </w:rPr>
              <w:instrText xml:space="preserve"> PAGEREF _Toc228300241 \h </w:instrText>
            </w:r>
            <w:r w:rsidRPr="000B2097">
              <w:rPr>
                <w:noProof/>
                <w:webHidden/>
                <w:sz w:val="16"/>
              </w:rPr>
            </w:r>
            <w:r w:rsidRPr="000B2097">
              <w:rPr>
                <w:noProof/>
                <w:webHidden/>
                <w:sz w:val="16"/>
              </w:rPr>
              <w:fldChar w:fldCharType="separate"/>
            </w:r>
            <w:r w:rsidR="000B2097">
              <w:rPr>
                <w:noProof/>
                <w:webHidden/>
                <w:sz w:val="16"/>
              </w:rPr>
              <w:t>8</w:t>
            </w:r>
            <w:r w:rsidRPr="000B2097">
              <w:rPr>
                <w:noProof/>
                <w:webHidden/>
                <w:sz w:val="16"/>
              </w:rPr>
              <w:fldChar w:fldCharType="end"/>
            </w:r>
          </w:hyperlink>
        </w:p>
        <w:p w14:paraId="3D2FCC36" w14:textId="0F4C2270" w:rsidR="00D11370" w:rsidRPr="000B2097" w:rsidRDefault="00D11370">
          <w:pPr>
            <w:pStyle w:val="TOC3"/>
            <w:tabs>
              <w:tab w:val="left" w:pos="1200"/>
              <w:tab w:val="right" w:leader="dot" w:pos="9350"/>
            </w:tabs>
            <w:rPr>
              <w:rFonts w:asciiTheme="minorHAnsi" w:eastAsiaTheme="minorEastAsia" w:hAnsiTheme="minorHAnsi" w:cs="Mangal"/>
              <w:noProof/>
              <w:kern w:val="2"/>
              <w:sz w:val="16"/>
              <w14:ligatures w14:val="standardContextual"/>
            </w:rPr>
          </w:pPr>
          <w:hyperlink w:anchor="_Toc228300242" w:history="1">
            <w:r w:rsidRPr="000B2097">
              <w:rPr>
                <w:rStyle w:val="Hyperlink"/>
                <w:rFonts w:ascii="Calibri" w:hAnsi="Calibri" w:cs="Calibri"/>
                <w:b/>
                <w:bCs/>
                <w:noProof/>
                <w:sz w:val="16"/>
              </w:rPr>
              <w:t>3.1.5</w:t>
            </w:r>
            <w:r w:rsidRPr="000B2097">
              <w:rPr>
                <w:rFonts w:asciiTheme="minorHAnsi" w:eastAsiaTheme="minorEastAsia" w:hAnsiTheme="minorHAnsi" w:cs="Mangal"/>
                <w:noProof/>
                <w:kern w:val="2"/>
                <w:sz w:val="16"/>
                <w14:ligatures w14:val="standardContextual"/>
              </w:rPr>
              <w:tab/>
            </w:r>
            <w:r w:rsidRPr="000B2097">
              <w:rPr>
                <w:rStyle w:val="Hyperlink"/>
                <w:rFonts w:ascii="Calibri" w:hAnsi="Calibri" w:cs="Calibri"/>
                <w:b/>
                <w:bCs/>
                <w:noProof/>
                <w:sz w:val="16"/>
              </w:rPr>
              <w:t>COMMON ENTITY TARGETING AND LINKING MODEL</w:t>
            </w:r>
            <w:r w:rsidRPr="000B2097">
              <w:rPr>
                <w:noProof/>
                <w:webHidden/>
                <w:sz w:val="16"/>
              </w:rPr>
              <w:tab/>
            </w:r>
            <w:r w:rsidRPr="000B2097">
              <w:rPr>
                <w:noProof/>
                <w:webHidden/>
                <w:sz w:val="16"/>
              </w:rPr>
              <w:fldChar w:fldCharType="begin"/>
            </w:r>
            <w:r w:rsidRPr="000B2097">
              <w:rPr>
                <w:noProof/>
                <w:webHidden/>
                <w:sz w:val="16"/>
              </w:rPr>
              <w:instrText xml:space="preserve"> PAGEREF _Toc228300242 \h </w:instrText>
            </w:r>
            <w:r w:rsidRPr="000B2097">
              <w:rPr>
                <w:noProof/>
                <w:webHidden/>
                <w:sz w:val="16"/>
              </w:rPr>
            </w:r>
            <w:r w:rsidRPr="000B2097">
              <w:rPr>
                <w:noProof/>
                <w:webHidden/>
                <w:sz w:val="16"/>
              </w:rPr>
              <w:fldChar w:fldCharType="separate"/>
            </w:r>
            <w:r w:rsidR="000B2097">
              <w:rPr>
                <w:noProof/>
                <w:webHidden/>
                <w:sz w:val="16"/>
              </w:rPr>
              <w:t>8</w:t>
            </w:r>
            <w:r w:rsidRPr="000B2097">
              <w:rPr>
                <w:noProof/>
                <w:webHidden/>
                <w:sz w:val="16"/>
              </w:rPr>
              <w:fldChar w:fldCharType="end"/>
            </w:r>
          </w:hyperlink>
        </w:p>
        <w:p w14:paraId="6DBA0E0E" w14:textId="6EC0B082"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43" w:history="1">
            <w:r w:rsidRPr="000B2097">
              <w:rPr>
                <w:rStyle w:val="Hyperlink"/>
                <w:rFonts w:ascii="Calibri" w:hAnsi="Calibri" w:cs="Calibri"/>
                <w:noProof/>
                <w:sz w:val="16"/>
                <w:szCs w:val="16"/>
              </w:rPr>
              <w:t>3.2</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Common Metadata</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_Toc228300243 \h </w:instrText>
            </w:r>
            <w:r w:rsidRPr="000B2097">
              <w:rPr>
                <w:noProof/>
                <w:webHidden/>
                <w:sz w:val="16"/>
                <w:szCs w:val="16"/>
              </w:rPr>
            </w:r>
            <w:r w:rsidRPr="000B2097">
              <w:rPr>
                <w:noProof/>
                <w:webHidden/>
                <w:sz w:val="16"/>
                <w:szCs w:val="16"/>
              </w:rPr>
              <w:fldChar w:fldCharType="separate"/>
            </w:r>
            <w:r w:rsidR="000B2097">
              <w:rPr>
                <w:noProof/>
                <w:webHidden/>
                <w:sz w:val="16"/>
                <w:szCs w:val="16"/>
              </w:rPr>
              <w:t>9</w:t>
            </w:r>
            <w:r w:rsidRPr="000B2097">
              <w:rPr>
                <w:noProof/>
                <w:webHidden/>
                <w:sz w:val="16"/>
                <w:szCs w:val="16"/>
              </w:rPr>
              <w:fldChar w:fldCharType="end"/>
            </w:r>
          </w:hyperlink>
        </w:p>
        <w:p w14:paraId="15BA1225" w14:textId="4DFBFD01"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44" w:history="1">
            <w:r w:rsidRPr="000B2097">
              <w:rPr>
                <w:rStyle w:val="Hyperlink"/>
                <w:rFonts w:ascii="Calibri" w:hAnsi="Calibri" w:cs="Calibri"/>
                <w:noProof/>
                <w:sz w:val="16"/>
                <w:szCs w:val="16"/>
              </w:rPr>
              <w:t>3.3</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Versioning Rules (Common to All Templates)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_Toc228300244 \h </w:instrText>
            </w:r>
            <w:r w:rsidRPr="000B2097">
              <w:rPr>
                <w:noProof/>
                <w:webHidden/>
                <w:sz w:val="16"/>
                <w:szCs w:val="16"/>
              </w:rPr>
            </w:r>
            <w:r w:rsidRPr="000B2097">
              <w:rPr>
                <w:noProof/>
                <w:webHidden/>
                <w:sz w:val="16"/>
                <w:szCs w:val="16"/>
              </w:rPr>
              <w:fldChar w:fldCharType="separate"/>
            </w:r>
            <w:r w:rsidR="000B2097">
              <w:rPr>
                <w:noProof/>
                <w:webHidden/>
                <w:sz w:val="16"/>
                <w:szCs w:val="16"/>
              </w:rPr>
              <w:t>11</w:t>
            </w:r>
            <w:r w:rsidRPr="000B2097">
              <w:rPr>
                <w:noProof/>
                <w:webHidden/>
                <w:sz w:val="16"/>
                <w:szCs w:val="16"/>
              </w:rPr>
              <w:fldChar w:fldCharType="end"/>
            </w:r>
          </w:hyperlink>
        </w:p>
        <w:p w14:paraId="1E56CDDD" w14:textId="62C114F6"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45" w:history="1">
            <w:r w:rsidRPr="000B2097">
              <w:rPr>
                <w:rStyle w:val="Hyperlink"/>
                <w:rFonts w:ascii="Calibri" w:hAnsi="Calibri" w:cs="Calibri"/>
                <w:noProof/>
                <w:sz w:val="16"/>
                <w:szCs w:val="16"/>
              </w:rPr>
              <w:t>3.4</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Status Transition Constraints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_Toc228300245 \h </w:instrText>
            </w:r>
            <w:r w:rsidRPr="000B2097">
              <w:rPr>
                <w:noProof/>
                <w:webHidden/>
                <w:sz w:val="16"/>
                <w:szCs w:val="16"/>
              </w:rPr>
            </w:r>
            <w:r w:rsidRPr="000B2097">
              <w:rPr>
                <w:noProof/>
                <w:webHidden/>
                <w:sz w:val="16"/>
                <w:szCs w:val="16"/>
              </w:rPr>
              <w:fldChar w:fldCharType="separate"/>
            </w:r>
            <w:r w:rsidR="000B2097">
              <w:rPr>
                <w:noProof/>
                <w:webHidden/>
                <w:sz w:val="16"/>
                <w:szCs w:val="16"/>
              </w:rPr>
              <w:t>12</w:t>
            </w:r>
            <w:r w:rsidRPr="000B2097">
              <w:rPr>
                <w:noProof/>
                <w:webHidden/>
                <w:sz w:val="16"/>
                <w:szCs w:val="16"/>
              </w:rPr>
              <w:fldChar w:fldCharType="end"/>
            </w:r>
          </w:hyperlink>
        </w:p>
        <w:p w14:paraId="03246883" w14:textId="5F406B33"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46" w:history="1">
            <w:r w:rsidRPr="000B2097">
              <w:rPr>
                <w:rStyle w:val="Hyperlink"/>
                <w:rFonts w:ascii="Calibri" w:hAnsi="Calibri" w:cs="Calibri"/>
                <w:noProof/>
                <w:sz w:val="16"/>
                <w:szCs w:val="16"/>
              </w:rPr>
              <w:t>3.5</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Section Definition Model</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_Toc228300246 \h </w:instrText>
            </w:r>
            <w:r w:rsidRPr="000B2097">
              <w:rPr>
                <w:noProof/>
                <w:webHidden/>
                <w:sz w:val="16"/>
                <w:szCs w:val="16"/>
              </w:rPr>
            </w:r>
            <w:r w:rsidRPr="000B2097">
              <w:rPr>
                <w:noProof/>
                <w:webHidden/>
                <w:sz w:val="16"/>
                <w:szCs w:val="16"/>
              </w:rPr>
              <w:fldChar w:fldCharType="separate"/>
            </w:r>
            <w:r w:rsidR="000B2097">
              <w:rPr>
                <w:noProof/>
                <w:webHidden/>
                <w:sz w:val="16"/>
                <w:szCs w:val="16"/>
              </w:rPr>
              <w:t>12</w:t>
            </w:r>
            <w:r w:rsidRPr="000B2097">
              <w:rPr>
                <w:noProof/>
                <w:webHidden/>
                <w:sz w:val="16"/>
                <w:szCs w:val="16"/>
              </w:rPr>
              <w:fldChar w:fldCharType="end"/>
            </w:r>
          </w:hyperlink>
        </w:p>
        <w:p w14:paraId="26CA192C" w14:textId="2C23D62E" w:rsidR="00D11370" w:rsidRPr="000B2097" w:rsidRDefault="00D11370">
          <w:pPr>
            <w:pStyle w:val="TOC1"/>
            <w:tabs>
              <w:tab w:val="left" w:pos="480"/>
              <w:tab w:val="right" w:leader="dot" w:pos="9350"/>
            </w:tabs>
            <w:rPr>
              <w:rFonts w:asciiTheme="minorHAnsi" w:eastAsiaTheme="minorEastAsia" w:hAnsiTheme="minorHAnsi" w:cs="Mangal"/>
              <w:b w:val="0"/>
              <w:bCs w:val="0"/>
              <w:i w:val="0"/>
              <w:iCs w:val="0"/>
              <w:noProof/>
              <w:kern w:val="2"/>
              <w:sz w:val="16"/>
              <w:szCs w:val="16"/>
              <w14:ligatures w14:val="standardContextual"/>
            </w:rPr>
          </w:pPr>
          <w:hyperlink w:anchor="_Toc228300247" w:history="1">
            <w:r w:rsidRPr="000B2097">
              <w:rPr>
                <w:rStyle w:val="Hyperlink"/>
                <w:rFonts w:ascii="Calibri" w:hAnsi="Calibri" w:cs="Calibri"/>
                <w:noProof/>
                <w:sz w:val="16"/>
                <w:szCs w:val="16"/>
              </w:rPr>
              <w:t>4</w:t>
            </w:r>
            <w:r w:rsidRPr="000B2097">
              <w:rPr>
                <w:rFonts w:asciiTheme="minorHAnsi" w:eastAsiaTheme="minorEastAsia" w:hAnsiTheme="minorHAnsi" w:cs="Mangal"/>
                <w:b w:val="0"/>
                <w:bCs w:val="0"/>
                <w:i w:val="0"/>
                <w:iCs w:val="0"/>
                <w:noProof/>
                <w:kern w:val="2"/>
                <w:sz w:val="16"/>
                <w:szCs w:val="16"/>
                <w14:ligatures w14:val="standardContextual"/>
              </w:rPr>
              <w:tab/>
            </w:r>
            <w:r w:rsidRPr="000B2097">
              <w:rPr>
                <w:rStyle w:val="Hyperlink"/>
                <w:rFonts w:ascii="Calibri" w:hAnsi="Calibri" w:cs="Calibri"/>
                <w:noProof/>
                <w:sz w:val="16"/>
                <w:szCs w:val="16"/>
              </w:rPr>
              <w:t>CARE PLAN MASTER TEMPLATE – DETAILED REQUIREMENTS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_Toc228300247 \h </w:instrText>
            </w:r>
            <w:r w:rsidRPr="000B2097">
              <w:rPr>
                <w:noProof/>
                <w:webHidden/>
                <w:sz w:val="16"/>
                <w:szCs w:val="16"/>
              </w:rPr>
            </w:r>
            <w:r w:rsidRPr="000B2097">
              <w:rPr>
                <w:noProof/>
                <w:webHidden/>
                <w:sz w:val="16"/>
                <w:szCs w:val="16"/>
              </w:rPr>
              <w:fldChar w:fldCharType="separate"/>
            </w:r>
            <w:r w:rsidR="000B2097">
              <w:rPr>
                <w:noProof/>
                <w:webHidden/>
                <w:sz w:val="16"/>
                <w:szCs w:val="16"/>
              </w:rPr>
              <w:t>12</w:t>
            </w:r>
            <w:r w:rsidRPr="000B2097">
              <w:rPr>
                <w:noProof/>
                <w:webHidden/>
                <w:sz w:val="16"/>
                <w:szCs w:val="16"/>
              </w:rPr>
              <w:fldChar w:fldCharType="end"/>
            </w:r>
          </w:hyperlink>
        </w:p>
        <w:p w14:paraId="32346D93" w14:textId="25D40835"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48" w:history="1">
            <w:r w:rsidRPr="000B2097">
              <w:rPr>
                <w:rStyle w:val="Hyperlink"/>
                <w:rFonts w:ascii="Calibri" w:hAnsi="Calibri" w:cs="Calibri"/>
                <w:noProof/>
                <w:sz w:val="16"/>
                <w:szCs w:val="16"/>
              </w:rPr>
              <w:t>4.1</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Care Plan Core Attributes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_Toc228300248 \h </w:instrText>
            </w:r>
            <w:r w:rsidRPr="000B2097">
              <w:rPr>
                <w:noProof/>
                <w:webHidden/>
                <w:sz w:val="16"/>
                <w:szCs w:val="16"/>
              </w:rPr>
            </w:r>
            <w:r w:rsidRPr="000B2097">
              <w:rPr>
                <w:noProof/>
                <w:webHidden/>
                <w:sz w:val="16"/>
                <w:szCs w:val="16"/>
              </w:rPr>
              <w:fldChar w:fldCharType="separate"/>
            </w:r>
            <w:r w:rsidR="000B2097">
              <w:rPr>
                <w:noProof/>
                <w:webHidden/>
                <w:sz w:val="16"/>
                <w:szCs w:val="16"/>
              </w:rPr>
              <w:t>13</w:t>
            </w:r>
            <w:r w:rsidRPr="000B2097">
              <w:rPr>
                <w:noProof/>
                <w:webHidden/>
                <w:sz w:val="16"/>
                <w:szCs w:val="16"/>
              </w:rPr>
              <w:fldChar w:fldCharType="end"/>
            </w:r>
          </w:hyperlink>
        </w:p>
        <w:p w14:paraId="205C80EA" w14:textId="3B8A43C1"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49" w:history="1">
            <w:r w:rsidRPr="000B2097">
              <w:rPr>
                <w:rStyle w:val="Hyperlink"/>
                <w:rFonts w:ascii="Calibri" w:hAnsi="Calibri" w:cs="Calibri"/>
                <w:noProof/>
                <w:sz w:val="16"/>
                <w:szCs w:val="16"/>
              </w:rPr>
              <w:t>4.2</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Care Plan Sections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_Toc228300249 \h </w:instrText>
            </w:r>
            <w:r w:rsidRPr="000B2097">
              <w:rPr>
                <w:noProof/>
                <w:webHidden/>
                <w:sz w:val="16"/>
                <w:szCs w:val="16"/>
              </w:rPr>
            </w:r>
            <w:r w:rsidRPr="000B2097">
              <w:rPr>
                <w:noProof/>
                <w:webHidden/>
                <w:sz w:val="16"/>
                <w:szCs w:val="16"/>
              </w:rPr>
              <w:fldChar w:fldCharType="separate"/>
            </w:r>
            <w:r w:rsidR="000B2097">
              <w:rPr>
                <w:noProof/>
                <w:webHidden/>
                <w:sz w:val="16"/>
                <w:szCs w:val="16"/>
              </w:rPr>
              <w:t>13</w:t>
            </w:r>
            <w:r w:rsidRPr="000B2097">
              <w:rPr>
                <w:noProof/>
                <w:webHidden/>
                <w:sz w:val="16"/>
                <w:szCs w:val="16"/>
              </w:rPr>
              <w:fldChar w:fldCharType="end"/>
            </w:r>
          </w:hyperlink>
        </w:p>
        <w:p w14:paraId="17CA42B0" w14:textId="7E05FE46" w:rsidR="00D11370" w:rsidRPr="000B2097" w:rsidRDefault="00D11370">
          <w:pPr>
            <w:pStyle w:val="TOC3"/>
            <w:tabs>
              <w:tab w:val="left" w:pos="1200"/>
              <w:tab w:val="right" w:leader="dot" w:pos="9350"/>
            </w:tabs>
            <w:rPr>
              <w:rFonts w:asciiTheme="minorHAnsi" w:eastAsiaTheme="minorEastAsia" w:hAnsiTheme="minorHAnsi" w:cs="Mangal"/>
              <w:noProof/>
              <w:kern w:val="2"/>
              <w:sz w:val="16"/>
              <w14:ligatures w14:val="standardContextual"/>
            </w:rPr>
          </w:pPr>
          <w:hyperlink w:anchor="_Toc228300250" w:history="1">
            <w:r w:rsidRPr="000B2097">
              <w:rPr>
                <w:rStyle w:val="Hyperlink"/>
                <w:rFonts w:ascii="Calibri" w:hAnsi="Calibri" w:cs="Calibri"/>
                <w:b/>
                <w:bCs/>
                <w:noProof/>
                <w:sz w:val="16"/>
                <w:highlight w:val="yellow"/>
              </w:rPr>
              <w:t>4.2.1</w:t>
            </w:r>
            <w:r w:rsidRPr="000B2097">
              <w:rPr>
                <w:rFonts w:asciiTheme="minorHAnsi" w:eastAsiaTheme="minorEastAsia" w:hAnsiTheme="minorHAnsi" w:cs="Mangal"/>
                <w:noProof/>
                <w:kern w:val="2"/>
                <w:sz w:val="16"/>
                <w14:ligatures w14:val="standardContextual"/>
              </w:rPr>
              <w:tab/>
            </w:r>
            <w:r w:rsidRPr="000B2097">
              <w:rPr>
                <w:rStyle w:val="Hyperlink"/>
                <w:rFonts w:ascii="Calibri" w:hAnsi="Calibri" w:cs="Calibri"/>
                <w:b/>
                <w:bCs/>
                <w:noProof/>
                <w:sz w:val="16"/>
                <w:highlight w:val="yellow"/>
              </w:rPr>
              <w:t>Care Plan Task Linkage (Optional)</w:t>
            </w:r>
            <w:r w:rsidRPr="000B2097">
              <w:rPr>
                <w:noProof/>
                <w:webHidden/>
                <w:sz w:val="16"/>
              </w:rPr>
              <w:tab/>
            </w:r>
            <w:r w:rsidRPr="000B2097">
              <w:rPr>
                <w:noProof/>
                <w:webHidden/>
                <w:sz w:val="16"/>
              </w:rPr>
              <w:fldChar w:fldCharType="begin"/>
            </w:r>
            <w:r w:rsidRPr="000B2097">
              <w:rPr>
                <w:noProof/>
                <w:webHidden/>
                <w:sz w:val="16"/>
              </w:rPr>
              <w:instrText xml:space="preserve"> PAGEREF _Toc228300250 \h </w:instrText>
            </w:r>
            <w:r w:rsidRPr="000B2097">
              <w:rPr>
                <w:noProof/>
                <w:webHidden/>
                <w:sz w:val="16"/>
              </w:rPr>
            </w:r>
            <w:r w:rsidRPr="000B2097">
              <w:rPr>
                <w:noProof/>
                <w:webHidden/>
                <w:sz w:val="16"/>
              </w:rPr>
              <w:fldChar w:fldCharType="separate"/>
            </w:r>
            <w:r w:rsidR="000B2097">
              <w:rPr>
                <w:noProof/>
                <w:webHidden/>
                <w:sz w:val="16"/>
              </w:rPr>
              <w:t>13</w:t>
            </w:r>
            <w:r w:rsidRPr="000B2097">
              <w:rPr>
                <w:noProof/>
                <w:webHidden/>
                <w:sz w:val="16"/>
              </w:rPr>
              <w:fldChar w:fldCharType="end"/>
            </w:r>
          </w:hyperlink>
        </w:p>
        <w:p w14:paraId="456D1DD3" w14:textId="4E8D4595" w:rsidR="00D11370" w:rsidRPr="000B2097" w:rsidRDefault="00D11370">
          <w:pPr>
            <w:pStyle w:val="TOC3"/>
            <w:tabs>
              <w:tab w:val="left" w:pos="1200"/>
              <w:tab w:val="right" w:leader="dot" w:pos="9350"/>
            </w:tabs>
            <w:rPr>
              <w:rFonts w:asciiTheme="minorHAnsi" w:eastAsiaTheme="minorEastAsia" w:hAnsiTheme="minorHAnsi" w:cs="Mangal"/>
              <w:noProof/>
              <w:kern w:val="2"/>
              <w:sz w:val="16"/>
              <w14:ligatures w14:val="standardContextual"/>
            </w:rPr>
          </w:pPr>
          <w:hyperlink w:anchor="_Toc228300252" w:history="1">
            <w:r w:rsidRPr="000B2097">
              <w:rPr>
                <w:rStyle w:val="Hyperlink"/>
                <w:rFonts w:ascii="Calibri" w:hAnsi="Calibri" w:cs="Calibri"/>
                <w:b/>
                <w:bCs/>
                <w:noProof/>
                <w:sz w:val="16"/>
              </w:rPr>
              <w:t>4.2.2</w:t>
            </w:r>
            <w:r w:rsidRPr="000B2097">
              <w:rPr>
                <w:rFonts w:asciiTheme="minorHAnsi" w:eastAsiaTheme="minorEastAsia" w:hAnsiTheme="minorHAnsi" w:cs="Mangal"/>
                <w:noProof/>
                <w:kern w:val="2"/>
                <w:sz w:val="16"/>
                <w14:ligatures w14:val="standardContextual"/>
              </w:rPr>
              <w:tab/>
            </w:r>
            <w:r w:rsidRPr="000B2097">
              <w:rPr>
                <w:rStyle w:val="Hyperlink"/>
                <w:rFonts w:ascii="Calibri" w:hAnsi="Calibri" w:cs="Calibri"/>
                <w:b/>
                <w:bCs/>
                <w:noProof/>
                <w:sz w:val="16"/>
              </w:rPr>
              <w:t>Section: Monitoring Template Linkage (Optional)</w:t>
            </w:r>
            <w:r w:rsidRPr="000B2097">
              <w:rPr>
                <w:noProof/>
                <w:webHidden/>
                <w:sz w:val="16"/>
              </w:rPr>
              <w:tab/>
            </w:r>
            <w:r w:rsidRPr="000B2097">
              <w:rPr>
                <w:noProof/>
                <w:webHidden/>
                <w:sz w:val="16"/>
              </w:rPr>
              <w:fldChar w:fldCharType="begin"/>
            </w:r>
            <w:r w:rsidRPr="000B2097">
              <w:rPr>
                <w:noProof/>
                <w:webHidden/>
                <w:sz w:val="16"/>
              </w:rPr>
              <w:instrText xml:space="preserve"> PAGEREF _Toc228300252 \h </w:instrText>
            </w:r>
            <w:r w:rsidRPr="000B2097">
              <w:rPr>
                <w:noProof/>
                <w:webHidden/>
                <w:sz w:val="16"/>
              </w:rPr>
            </w:r>
            <w:r w:rsidRPr="000B2097">
              <w:rPr>
                <w:noProof/>
                <w:webHidden/>
                <w:sz w:val="16"/>
              </w:rPr>
              <w:fldChar w:fldCharType="separate"/>
            </w:r>
            <w:r w:rsidR="000B2097">
              <w:rPr>
                <w:noProof/>
                <w:webHidden/>
                <w:sz w:val="16"/>
              </w:rPr>
              <w:t>14</w:t>
            </w:r>
            <w:r w:rsidRPr="000B2097">
              <w:rPr>
                <w:noProof/>
                <w:webHidden/>
                <w:sz w:val="16"/>
              </w:rPr>
              <w:fldChar w:fldCharType="end"/>
            </w:r>
          </w:hyperlink>
        </w:p>
        <w:p w14:paraId="061DF0DC" w14:textId="25FEC530" w:rsidR="00D11370" w:rsidRPr="000B2097" w:rsidRDefault="00D11370">
          <w:pPr>
            <w:pStyle w:val="TOC3"/>
            <w:tabs>
              <w:tab w:val="left" w:pos="1200"/>
              <w:tab w:val="right" w:leader="dot" w:pos="9350"/>
            </w:tabs>
            <w:rPr>
              <w:rFonts w:asciiTheme="minorHAnsi" w:eastAsiaTheme="minorEastAsia" w:hAnsiTheme="minorHAnsi" w:cs="Mangal"/>
              <w:noProof/>
              <w:kern w:val="2"/>
              <w:sz w:val="16"/>
              <w14:ligatures w14:val="standardContextual"/>
            </w:rPr>
          </w:pPr>
          <w:hyperlink w:anchor="_Toc228300253" w:history="1">
            <w:r w:rsidRPr="000B2097">
              <w:rPr>
                <w:rStyle w:val="Hyperlink"/>
                <w:rFonts w:ascii="Calibri" w:hAnsi="Calibri" w:cs="Calibri"/>
                <w:b/>
                <w:bCs/>
                <w:noProof/>
                <w:sz w:val="16"/>
              </w:rPr>
              <w:t>4.2.3</w:t>
            </w:r>
            <w:r w:rsidRPr="000B2097">
              <w:rPr>
                <w:rFonts w:asciiTheme="minorHAnsi" w:eastAsiaTheme="minorEastAsia" w:hAnsiTheme="minorHAnsi" w:cs="Mangal"/>
                <w:noProof/>
                <w:kern w:val="2"/>
                <w:sz w:val="16"/>
                <w14:ligatures w14:val="standardContextual"/>
              </w:rPr>
              <w:tab/>
            </w:r>
            <w:r w:rsidRPr="000B2097">
              <w:rPr>
                <w:rStyle w:val="Hyperlink"/>
                <w:rFonts w:ascii="Calibri" w:hAnsi="Calibri" w:cs="Calibri"/>
                <w:b/>
                <w:bCs/>
                <w:noProof/>
                <w:sz w:val="16"/>
              </w:rPr>
              <w:t>Section: Base Assessment Layer (Optional)</w:t>
            </w:r>
            <w:r w:rsidRPr="000B2097">
              <w:rPr>
                <w:noProof/>
                <w:webHidden/>
                <w:sz w:val="16"/>
              </w:rPr>
              <w:tab/>
            </w:r>
            <w:r w:rsidRPr="000B2097">
              <w:rPr>
                <w:noProof/>
                <w:webHidden/>
                <w:sz w:val="16"/>
              </w:rPr>
              <w:fldChar w:fldCharType="begin"/>
            </w:r>
            <w:r w:rsidRPr="000B2097">
              <w:rPr>
                <w:noProof/>
                <w:webHidden/>
                <w:sz w:val="16"/>
              </w:rPr>
              <w:instrText xml:space="preserve"> PAGEREF _Toc228300253 \h </w:instrText>
            </w:r>
            <w:r w:rsidRPr="000B2097">
              <w:rPr>
                <w:noProof/>
                <w:webHidden/>
                <w:sz w:val="16"/>
              </w:rPr>
            </w:r>
            <w:r w:rsidRPr="000B2097">
              <w:rPr>
                <w:noProof/>
                <w:webHidden/>
                <w:sz w:val="16"/>
              </w:rPr>
              <w:fldChar w:fldCharType="separate"/>
            </w:r>
            <w:r w:rsidR="000B2097">
              <w:rPr>
                <w:noProof/>
                <w:webHidden/>
                <w:sz w:val="16"/>
              </w:rPr>
              <w:t>15</w:t>
            </w:r>
            <w:r w:rsidRPr="000B2097">
              <w:rPr>
                <w:noProof/>
                <w:webHidden/>
                <w:sz w:val="16"/>
              </w:rPr>
              <w:fldChar w:fldCharType="end"/>
            </w:r>
          </w:hyperlink>
        </w:p>
        <w:p w14:paraId="45ADED28" w14:textId="4E287341" w:rsidR="00D11370" w:rsidRPr="000B2097" w:rsidRDefault="00D11370">
          <w:pPr>
            <w:pStyle w:val="TOC3"/>
            <w:tabs>
              <w:tab w:val="left" w:pos="1200"/>
              <w:tab w:val="right" w:leader="dot" w:pos="9350"/>
            </w:tabs>
            <w:rPr>
              <w:rFonts w:asciiTheme="minorHAnsi" w:eastAsiaTheme="minorEastAsia" w:hAnsiTheme="minorHAnsi" w:cs="Mangal"/>
              <w:noProof/>
              <w:kern w:val="2"/>
              <w:sz w:val="16"/>
              <w14:ligatures w14:val="standardContextual"/>
            </w:rPr>
          </w:pPr>
          <w:hyperlink w:anchor="_Toc228300254" w:history="1">
            <w:r w:rsidRPr="000B2097">
              <w:rPr>
                <w:rStyle w:val="Hyperlink"/>
                <w:rFonts w:ascii="Calibri" w:eastAsiaTheme="majorEastAsia" w:hAnsi="Calibri" w:cs="Calibri"/>
                <w:b/>
                <w:bCs/>
                <w:noProof/>
                <w:sz w:val="16"/>
              </w:rPr>
              <w:t>4.2.4</w:t>
            </w:r>
            <w:r w:rsidRPr="000B2097">
              <w:rPr>
                <w:rFonts w:asciiTheme="minorHAnsi" w:eastAsiaTheme="minorEastAsia" w:hAnsiTheme="minorHAnsi" w:cs="Mangal"/>
                <w:noProof/>
                <w:kern w:val="2"/>
                <w:sz w:val="16"/>
                <w14:ligatures w14:val="standardContextual"/>
              </w:rPr>
              <w:tab/>
            </w:r>
            <w:r w:rsidRPr="000B2097">
              <w:rPr>
                <w:rStyle w:val="Hyperlink"/>
                <w:rFonts w:ascii="Calibri" w:hAnsi="Calibri" w:cs="Calibri"/>
                <w:b/>
                <w:bCs/>
                <w:noProof/>
                <w:sz w:val="16"/>
              </w:rPr>
              <w:t>Section: Goal Template Linkage</w:t>
            </w:r>
            <w:r w:rsidRPr="000B2097">
              <w:rPr>
                <w:noProof/>
                <w:webHidden/>
                <w:sz w:val="16"/>
              </w:rPr>
              <w:tab/>
            </w:r>
            <w:r w:rsidRPr="000B2097">
              <w:rPr>
                <w:noProof/>
                <w:webHidden/>
                <w:sz w:val="16"/>
              </w:rPr>
              <w:fldChar w:fldCharType="begin"/>
            </w:r>
            <w:r w:rsidRPr="000B2097">
              <w:rPr>
                <w:noProof/>
                <w:webHidden/>
                <w:sz w:val="16"/>
              </w:rPr>
              <w:instrText xml:space="preserve"> PAGEREF _Toc228300254 \h </w:instrText>
            </w:r>
            <w:r w:rsidRPr="000B2097">
              <w:rPr>
                <w:noProof/>
                <w:webHidden/>
                <w:sz w:val="16"/>
              </w:rPr>
            </w:r>
            <w:r w:rsidRPr="000B2097">
              <w:rPr>
                <w:noProof/>
                <w:webHidden/>
                <w:sz w:val="16"/>
              </w:rPr>
              <w:fldChar w:fldCharType="separate"/>
            </w:r>
            <w:r w:rsidR="000B2097">
              <w:rPr>
                <w:noProof/>
                <w:webHidden/>
                <w:sz w:val="16"/>
              </w:rPr>
              <w:t>16</w:t>
            </w:r>
            <w:r w:rsidRPr="000B2097">
              <w:rPr>
                <w:noProof/>
                <w:webHidden/>
                <w:sz w:val="16"/>
              </w:rPr>
              <w:fldChar w:fldCharType="end"/>
            </w:r>
          </w:hyperlink>
        </w:p>
        <w:p w14:paraId="3C6FEB14" w14:textId="566322EC" w:rsidR="00D11370" w:rsidRPr="000B2097" w:rsidRDefault="00D11370">
          <w:pPr>
            <w:pStyle w:val="TOC3"/>
            <w:tabs>
              <w:tab w:val="left" w:pos="1200"/>
              <w:tab w:val="right" w:leader="dot" w:pos="9350"/>
            </w:tabs>
            <w:rPr>
              <w:rFonts w:asciiTheme="minorHAnsi" w:eastAsiaTheme="minorEastAsia" w:hAnsiTheme="minorHAnsi" w:cs="Mangal"/>
              <w:noProof/>
              <w:kern w:val="2"/>
              <w:sz w:val="16"/>
              <w14:ligatures w14:val="standardContextual"/>
            </w:rPr>
          </w:pPr>
          <w:hyperlink w:anchor="_Toc228300255" w:history="1">
            <w:r w:rsidRPr="000B2097">
              <w:rPr>
                <w:rStyle w:val="Hyperlink"/>
                <w:rFonts w:ascii="Calibri" w:hAnsi="Calibri" w:cs="Calibri"/>
                <w:b/>
                <w:bCs/>
                <w:noProof/>
                <w:sz w:val="16"/>
              </w:rPr>
              <w:t>4.2.5</w:t>
            </w:r>
            <w:r w:rsidRPr="000B2097">
              <w:rPr>
                <w:rFonts w:asciiTheme="minorHAnsi" w:eastAsiaTheme="minorEastAsia" w:hAnsiTheme="minorHAnsi" w:cs="Mangal"/>
                <w:noProof/>
                <w:kern w:val="2"/>
                <w:sz w:val="16"/>
                <w14:ligatures w14:val="standardContextual"/>
              </w:rPr>
              <w:tab/>
            </w:r>
            <w:r w:rsidRPr="000B2097">
              <w:rPr>
                <w:rStyle w:val="Hyperlink"/>
                <w:rFonts w:ascii="Calibri" w:hAnsi="Calibri" w:cs="Calibri"/>
                <w:b/>
                <w:bCs/>
                <w:noProof/>
                <w:sz w:val="16"/>
              </w:rPr>
              <w:t>Section: OKR Linkage (Optional)</w:t>
            </w:r>
            <w:r w:rsidRPr="000B2097">
              <w:rPr>
                <w:noProof/>
                <w:webHidden/>
                <w:sz w:val="16"/>
              </w:rPr>
              <w:tab/>
            </w:r>
            <w:r w:rsidRPr="000B2097">
              <w:rPr>
                <w:noProof/>
                <w:webHidden/>
                <w:sz w:val="16"/>
              </w:rPr>
              <w:fldChar w:fldCharType="begin"/>
            </w:r>
            <w:r w:rsidRPr="000B2097">
              <w:rPr>
                <w:noProof/>
                <w:webHidden/>
                <w:sz w:val="16"/>
              </w:rPr>
              <w:instrText xml:space="preserve"> PAGEREF _Toc228300255 \h </w:instrText>
            </w:r>
            <w:r w:rsidRPr="000B2097">
              <w:rPr>
                <w:noProof/>
                <w:webHidden/>
                <w:sz w:val="16"/>
              </w:rPr>
            </w:r>
            <w:r w:rsidRPr="000B2097">
              <w:rPr>
                <w:noProof/>
                <w:webHidden/>
                <w:sz w:val="16"/>
              </w:rPr>
              <w:fldChar w:fldCharType="separate"/>
            </w:r>
            <w:r w:rsidR="000B2097">
              <w:rPr>
                <w:noProof/>
                <w:webHidden/>
                <w:sz w:val="16"/>
              </w:rPr>
              <w:t>17</w:t>
            </w:r>
            <w:r w:rsidRPr="000B2097">
              <w:rPr>
                <w:noProof/>
                <w:webHidden/>
                <w:sz w:val="16"/>
              </w:rPr>
              <w:fldChar w:fldCharType="end"/>
            </w:r>
          </w:hyperlink>
        </w:p>
        <w:p w14:paraId="2C9A260C" w14:textId="059B3339" w:rsidR="00D11370" w:rsidRPr="000B2097" w:rsidRDefault="00D11370">
          <w:pPr>
            <w:pStyle w:val="TOC3"/>
            <w:tabs>
              <w:tab w:val="left" w:pos="1200"/>
              <w:tab w:val="right" w:leader="dot" w:pos="9350"/>
            </w:tabs>
            <w:rPr>
              <w:rFonts w:asciiTheme="minorHAnsi" w:eastAsiaTheme="minorEastAsia" w:hAnsiTheme="minorHAnsi" w:cs="Mangal"/>
              <w:noProof/>
              <w:kern w:val="2"/>
              <w:sz w:val="16"/>
              <w14:ligatures w14:val="standardContextual"/>
            </w:rPr>
          </w:pPr>
          <w:hyperlink w:anchor="_Toc228300256" w:history="1">
            <w:r w:rsidRPr="000B2097">
              <w:rPr>
                <w:rStyle w:val="Hyperlink"/>
                <w:rFonts w:ascii="Calibri" w:hAnsi="Calibri" w:cs="Calibri"/>
                <w:b/>
                <w:bCs/>
                <w:noProof/>
                <w:sz w:val="16"/>
              </w:rPr>
              <w:t>4.2.6</w:t>
            </w:r>
            <w:r w:rsidRPr="000B2097">
              <w:rPr>
                <w:rFonts w:asciiTheme="minorHAnsi" w:eastAsiaTheme="minorEastAsia" w:hAnsiTheme="minorHAnsi" w:cs="Mangal"/>
                <w:noProof/>
                <w:kern w:val="2"/>
                <w:sz w:val="16"/>
                <w14:ligatures w14:val="standardContextual"/>
              </w:rPr>
              <w:tab/>
            </w:r>
            <w:r w:rsidRPr="000B2097">
              <w:rPr>
                <w:rStyle w:val="Hyperlink"/>
                <w:rFonts w:ascii="Calibri" w:hAnsi="Calibri" w:cs="Calibri"/>
                <w:b/>
                <w:bCs/>
                <w:noProof/>
                <w:sz w:val="16"/>
              </w:rPr>
              <w:t>Section: Follow-up and Review</w:t>
            </w:r>
            <w:r w:rsidRPr="000B2097">
              <w:rPr>
                <w:noProof/>
                <w:webHidden/>
                <w:sz w:val="16"/>
              </w:rPr>
              <w:tab/>
            </w:r>
            <w:r w:rsidRPr="000B2097">
              <w:rPr>
                <w:noProof/>
                <w:webHidden/>
                <w:sz w:val="16"/>
              </w:rPr>
              <w:fldChar w:fldCharType="begin"/>
            </w:r>
            <w:r w:rsidRPr="000B2097">
              <w:rPr>
                <w:noProof/>
                <w:webHidden/>
                <w:sz w:val="16"/>
              </w:rPr>
              <w:instrText xml:space="preserve"> PAGEREF _Toc228300256 \h </w:instrText>
            </w:r>
            <w:r w:rsidRPr="000B2097">
              <w:rPr>
                <w:noProof/>
                <w:webHidden/>
                <w:sz w:val="16"/>
              </w:rPr>
            </w:r>
            <w:r w:rsidRPr="000B2097">
              <w:rPr>
                <w:noProof/>
                <w:webHidden/>
                <w:sz w:val="16"/>
              </w:rPr>
              <w:fldChar w:fldCharType="separate"/>
            </w:r>
            <w:r w:rsidR="000B2097">
              <w:rPr>
                <w:noProof/>
                <w:webHidden/>
                <w:sz w:val="16"/>
              </w:rPr>
              <w:t>17</w:t>
            </w:r>
            <w:r w:rsidRPr="000B2097">
              <w:rPr>
                <w:noProof/>
                <w:webHidden/>
                <w:sz w:val="16"/>
              </w:rPr>
              <w:fldChar w:fldCharType="end"/>
            </w:r>
          </w:hyperlink>
        </w:p>
        <w:p w14:paraId="30B274A6" w14:textId="2284221C" w:rsidR="00D11370" w:rsidRPr="000B2097" w:rsidRDefault="00D11370">
          <w:pPr>
            <w:pStyle w:val="TOC3"/>
            <w:tabs>
              <w:tab w:val="left" w:pos="1200"/>
              <w:tab w:val="right" w:leader="dot" w:pos="9350"/>
            </w:tabs>
            <w:rPr>
              <w:rFonts w:asciiTheme="minorHAnsi" w:eastAsiaTheme="minorEastAsia" w:hAnsiTheme="minorHAnsi" w:cs="Mangal"/>
              <w:noProof/>
              <w:kern w:val="2"/>
              <w:sz w:val="16"/>
              <w14:ligatures w14:val="standardContextual"/>
            </w:rPr>
          </w:pPr>
          <w:hyperlink w:anchor="_Toc228300257" w:history="1">
            <w:r w:rsidRPr="000B2097">
              <w:rPr>
                <w:rStyle w:val="Hyperlink"/>
                <w:rFonts w:ascii="Calibri" w:eastAsiaTheme="majorEastAsia" w:hAnsi="Calibri" w:cs="Calibri"/>
                <w:b/>
                <w:bCs/>
                <w:noProof/>
                <w:sz w:val="16"/>
              </w:rPr>
              <w:t>4.2.7</w:t>
            </w:r>
            <w:r w:rsidRPr="000B2097">
              <w:rPr>
                <w:rFonts w:asciiTheme="minorHAnsi" w:eastAsiaTheme="minorEastAsia" w:hAnsiTheme="minorHAnsi" w:cs="Mangal"/>
                <w:noProof/>
                <w:kern w:val="2"/>
                <w:sz w:val="16"/>
                <w14:ligatures w14:val="standardContextual"/>
              </w:rPr>
              <w:tab/>
            </w:r>
            <w:r w:rsidRPr="000B2097">
              <w:rPr>
                <w:rStyle w:val="Hyperlink"/>
                <w:rFonts w:ascii="Calibri" w:hAnsi="Calibri" w:cs="Calibri"/>
                <w:b/>
                <w:bCs/>
                <w:noProof/>
                <w:sz w:val="16"/>
              </w:rPr>
              <w:t>Billing Program Reference (Optional)</w:t>
            </w:r>
            <w:r w:rsidRPr="000B2097">
              <w:rPr>
                <w:noProof/>
                <w:webHidden/>
                <w:sz w:val="16"/>
              </w:rPr>
              <w:tab/>
            </w:r>
            <w:r w:rsidRPr="000B2097">
              <w:rPr>
                <w:noProof/>
                <w:webHidden/>
                <w:sz w:val="16"/>
              </w:rPr>
              <w:fldChar w:fldCharType="begin"/>
            </w:r>
            <w:r w:rsidRPr="000B2097">
              <w:rPr>
                <w:noProof/>
                <w:webHidden/>
                <w:sz w:val="16"/>
              </w:rPr>
              <w:instrText xml:space="preserve"> PAGEREF _Toc228300257 \h </w:instrText>
            </w:r>
            <w:r w:rsidRPr="000B2097">
              <w:rPr>
                <w:noProof/>
                <w:webHidden/>
                <w:sz w:val="16"/>
              </w:rPr>
            </w:r>
            <w:r w:rsidRPr="000B2097">
              <w:rPr>
                <w:noProof/>
                <w:webHidden/>
                <w:sz w:val="16"/>
              </w:rPr>
              <w:fldChar w:fldCharType="separate"/>
            </w:r>
            <w:r w:rsidR="000B2097">
              <w:rPr>
                <w:noProof/>
                <w:webHidden/>
                <w:sz w:val="16"/>
              </w:rPr>
              <w:t>18</w:t>
            </w:r>
            <w:r w:rsidRPr="000B2097">
              <w:rPr>
                <w:noProof/>
                <w:webHidden/>
                <w:sz w:val="16"/>
              </w:rPr>
              <w:fldChar w:fldCharType="end"/>
            </w:r>
          </w:hyperlink>
        </w:p>
        <w:p w14:paraId="4931D96C" w14:textId="78F6FFC4" w:rsidR="00D11370" w:rsidRPr="000B2097" w:rsidRDefault="00D11370">
          <w:pPr>
            <w:pStyle w:val="TOC1"/>
            <w:tabs>
              <w:tab w:val="left" w:pos="480"/>
              <w:tab w:val="right" w:leader="dot" w:pos="9350"/>
            </w:tabs>
            <w:rPr>
              <w:rFonts w:asciiTheme="minorHAnsi" w:eastAsiaTheme="minorEastAsia" w:hAnsiTheme="minorHAnsi" w:cs="Mangal"/>
              <w:b w:val="0"/>
              <w:bCs w:val="0"/>
              <w:i w:val="0"/>
              <w:iCs w:val="0"/>
              <w:noProof/>
              <w:kern w:val="2"/>
              <w:sz w:val="16"/>
              <w:szCs w:val="16"/>
              <w14:ligatures w14:val="standardContextual"/>
            </w:rPr>
          </w:pPr>
          <w:hyperlink w:anchor="_Toc228300258" w:history="1">
            <w:r w:rsidRPr="000B2097">
              <w:rPr>
                <w:rStyle w:val="Hyperlink"/>
                <w:rFonts w:ascii="Calibri" w:hAnsi="Calibri" w:cs="Calibri"/>
                <w:noProof/>
                <w:sz w:val="16"/>
                <w:szCs w:val="16"/>
              </w:rPr>
              <w:t>5</w:t>
            </w:r>
            <w:r w:rsidRPr="000B2097">
              <w:rPr>
                <w:rFonts w:asciiTheme="minorHAnsi" w:eastAsiaTheme="minorEastAsia" w:hAnsiTheme="minorHAnsi" w:cs="Mangal"/>
                <w:b w:val="0"/>
                <w:bCs w:val="0"/>
                <w:i w:val="0"/>
                <w:iCs w:val="0"/>
                <w:noProof/>
                <w:kern w:val="2"/>
                <w:sz w:val="16"/>
                <w:szCs w:val="16"/>
                <w14:ligatures w14:val="standardContextual"/>
              </w:rPr>
              <w:tab/>
            </w:r>
            <w:r w:rsidRPr="000B2097">
              <w:rPr>
                <w:rStyle w:val="Hyperlink"/>
                <w:rFonts w:ascii="Calibri" w:hAnsi="Calibri" w:cs="Calibri"/>
                <w:noProof/>
                <w:sz w:val="16"/>
                <w:szCs w:val="16"/>
              </w:rPr>
              <w:t>GOAL MASTER TEMPLATE – DETAILED REQUIREMENTS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_Toc228300258 \h </w:instrText>
            </w:r>
            <w:r w:rsidRPr="000B2097">
              <w:rPr>
                <w:noProof/>
                <w:webHidden/>
                <w:sz w:val="16"/>
                <w:szCs w:val="16"/>
              </w:rPr>
            </w:r>
            <w:r w:rsidRPr="000B2097">
              <w:rPr>
                <w:noProof/>
                <w:webHidden/>
                <w:sz w:val="16"/>
                <w:szCs w:val="16"/>
              </w:rPr>
              <w:fldChar w:fldCharType="separate"/>
            </w:r>
            <w:r w:rsidR="000B2097">
              <w:rPr>
                <w:noProof/>
                <w:webHidden/>
                <w:sz w:val="16"/>
                <w:szCs w:val="16"/>
              </w:rPr>
              <w:t>18</w:t>
            </w:r>
            <w:r w:rsidRPr="000B2097">
              <w:rPr>
                <w:noProof/>
                <w:webHidden/>
                <w:sz w:val="16"/>
                <w:szCs w:val="16"/>
              </w:rPr>
              <w:fldChar w:fldCharType="end"/>
            </w:r>
          </w:hyperlink>
        </w:p>
        <w:p w14:paraId="186EEB43" w14:textId="552E8B2C" w:rsidR="00D11370" w:rsidRPr="000B2097" w:rsidRDefault="00D11370">
          <w:pPr>
            <w:pStyle w:val="TOC1"/>
            <w:tabs>
              <w:tab w:val="left" w:pos="480"/>
              <w:tab w:val="right" w:leader="dot" w:pos="9350"/>
            </w:tabs>
            <w:rPr>
              <w:rFonts w:asciiTheme="minorHAnsi" w:eastAsiaTheme="minorEastAsia" w:hAnsiTheme="minorHAnsi" w:cs="Mangal"/>
              <w:b w:val="0"/>
              <w:bCs w:val="0"/>
              <w:i w:val="0"/>
              <w:iCs w:val="0"/>
              <w:noProof/>
              <w:kern w:val="2"/>
              <w:sz w:val="16"/>
              <w:szCs w:val="16"/>
              <w14:ligatures w14:val="standardContextual"/>
            </w:rPr>
          </w:pPr>
          <w:hyperlink w:anchor="_Toc228300259" w:history="1">
            <w:r w:rsidRPr="000B2097">
              <w:rPr>
                <w:rStyle w:val="Hyperlink"/>
                <w:rFonts w:ascii="Calibri" w:hAnsi="Calibri" w:cs="Calibri"/>
                <w:noProof/>
                <w:sz w:val="16"/>
                <w:szCs w:val="16"/>
              </w:rPr>
              <w:t>6</w:t>
            </w:r>
            <w:r w:rsidRPr="000B2097">
              <w:rPr>
                <w:rFonts w:asciiTheme="minorHAnsi" w:eastAsiaTheme="minorEastAsia" w:hAnsiTheme="minorHAnsi" w:cs="Mangal"/>
                <w:b w:val="0"/>
                <w:bCs w:val="0"/>
                <w:i w:val="0"/>
                <w:iCs w:val="0"/>
                <w:noProof/>
                <w:kern w:val="2"/>
                <w:sz w:val="16"/>
                <w:szCs w:val="16"/>
                <w14:ligatures w14:val="standardContextual"/>
              </w:rPr>
              <w:tab/>
            </w:r>
            <w:r w:rsidRPr="000B2097">
              <w:rPr>
                <w:rStyle w:val="Hyperlink"/>
                <w:rFonts w:ascii="Calibri" w:hAnsi="Calibri" w:cs="Calibri"/>
                <w:noProof/>
                <w:sz w:val="16"/>
                <w:szCs w:val="16"/>
              </w:rPr>
              <w:t>Monitoring Master Template - Detailed Requirements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_Toc228300259 \h </w:instrText>
            </w:r>
            <w:r w:rsidRPr="000B2097">
              <w:rPr>
                <w:noProof/>
                <w:webHidden/>
                <w:sz w:val="16"/>
                <w:szCs w:val="16"/>
              </w:rPr>
            </w:r>
            <w:r w:rsidRPr="000B2097">
              <w:rPr>
                <w:noProof/>
                <w:webHidden/>
                <w:sz w:val="16"/>
                <w:szCs w:val="16"/>
              </w:rPr>
              <w:fldChar w:fldCharType="separate"/>
            </w:r>
            <w:r w:rsidR="000B2097">
              <w:rPr>
                <w:noProof/>
                <w:webHidden/>
                <w:sz w:val="16"/>
                <w:szCs w:val="16"/>
              </w:rPr>
              <w:t>21</w:t>
            </w:r>
            <w:r w:rsidRPr="000B2097">
              <w:rPr>
                <w:noProof/>
                <w:webHidden/>
                <w:sz w:val="16"/>
                <w:szCs w:val="16"/>
              </w:rPr>
              <w:fldChar w:fldCharType="end"/>
            </w:r>
          </w:hyperlink>
        </w:p>
        <w:p w14:paraId="724439CF" w14:textId="45CB103B" w:rsidR="00D11370" w:rsidRPr="000B2097" w:rsidRDefault="00D11370">
          <w:pPr>
            <w:pStyle w:val="TOC1"/>
            <w:tabs>
              <w:tab w:val="left" w:pos="480"/>
              <w:tab w:val="right" w:leader="dot" w:pos="9350"/>
            </w:tabs>
            <w:rPr>
              <w:rFonts w:asciiTheme="minorHAnsi" w:eastAsiaTheme="minorEastAsia" w:hAnsiTheme="minorHAnsi" w:cs="Mangal"/>
              <w:b w:val="0"/>
              <w:bCs w:val="0"/>
              <w:i w:val="0"/>
              <w:iCs w:val="0"/>
              <w:noProof/>
              <w:kern w:val="2"/>
              <w:sz w:val="16"/>
              <w:szCs w:val="16"/>
              <w14:ligatures w14:val="standardContextual"/>
            </w:rPr>
          </w:pPr>
          <w:hyperlink w:anchor="_Toc228300260" w:history="1">
            <w:r w:rsidRPr="000B2097">
              <w:rPr>
                <w:rStyle w:val="Hyperlink"/>
                <w:rFonts w:ascii="Calibri" w:hAnsi="Calibri" w:cs="Calibri"/>
                <w:noProof/>
                <w:sz w:val="16"/>
                <w:szCs w:val="16"/>
              </w:rPr>
              <w:t>7</w:t>
            </w:r>
            <w:r w:rsidRPr="000B2097">
              <w:rPr>
                <w:rFonts w:asciiTheme="minorHAnsi" w:eastAsiaTheme="minorEastAsia" w:hAnsiTheme="minorHAnsi" w:cs="Mangal"/>
                <w:b w:val="0"/>
                <w:bCs w:val="0"/>
                <w:i w:val="0"/>
                <w:iCs w:val="0"/>
                <w:noProof/>
                <w:kern w:val="2"/>
                <w:sz w:val="16"/>
                <w:szCs w:val="16"/>
                <w14:ligatures w14:val="standardContextual"/>
              </w:rPr>
              <w:tab/>
            </w:r>
            <w:r w:rsidRPr="000B2097">
              <w:rPr>
                <w:rStyle w:val="Hyperlink"/>
                <w:rFonts w:ascii="Calibri" w:hAnsi="Calibri" w:cs="Calibri"/>
                <w:noProof/>
                <w:sz w:val="16"/>
                <w:szCs w:val="16"/>
              </w:rPr>
              <w:t>OKR MASTER TEMPLATE – DETAILED REQUIREMENTS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_Toc228300260 \h </w:instrText>
            </w:r>
            <w:r w:rsidRPr="000B2097">
              <w:rPr>
                <w:noProof/>
                <w:webHidden/>
                <w:sz w:val="16"/>
                <w:szCs w:val="16"/>
              </w:rPr>
            </w:r>
            <w:r w:rsidRPr="000B2097">
              <w:rPr>
                <w:noProof/>
                <w:webHidden/>
                <w:sz w:val="16"/>
                <w:szCs w:val="16"/>
              </w:rPr>
              <w:fldChar w:fldCharType="separate"/>
            </w:r>
            <w:r w:rsidR="000B2097">
              <w:rPr>
                <w:noProof/>
                <w:webHidden/>
                <w:sz w:val="16"/>
                <w:szCs w:val="16"/>
              </w:rPr>
              <w:t>24</w:t>
            </w:r>
            <w:r w:rsidRPr="000B2097">
              <w:rPr>
                <w:noProof/>
                <w:webHidden/>
                <w:sz w:val="16"/>
                <w:szCs w:val="16"/>
              </w:rPr>
              <w:fldChar w:fldCharType="end"/>
            </w:r>
          </w:hyperlink>
        </w:p>
        <w:p w14:paraId="3E6ABD8D" w14:textId="52A91EA7"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61" w:history="1">
            <w:r w:rsidRPr="000B2097">
              <w:rPr>
                <w:rStyle w:val="Hyperlink"/>
                <w:rFonts w:ascii="Calibri" w:hAnsi="Calibri" w:cs="Calibri"/>
                <w:noProof/>
                <w:sz w:val="16"/>
                <w:szCs w:val="16"/>
              </w:rPr>
              <w:t>7.1</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OKR Structure</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_Toc228300261 \h </w:instrText>
            </w:r>
            <w:r w:rsidRPr="000B2097">
              <w:rPr>
                <w:noProof/>
                <w:webHidden/>
                <w:sz w:val="16"/>
                <w:szCs w:val="16"/>
              </w:rPr>
            </w:r>
            <w:r w:rsidRPr="000B2097">
              <w:rPr>
                <w:noProof/>
                <w:webHidden/>
                <w:sz w:val="16"/>
                <w:szCs w:val="16"/>
              </w:rPr>
              <w:fldChar w:fldCharType="separate"/>
            </w:r>
            <w:r w:rsidR="000B2097">
              <w:rPr>
                <w:noProof/>
                <w:webHidden/>
                <w:sz w:val="16"/>
                <w:szCs w:val="16"/>
              </w:rPr>
              <w:t>24</w:t>
            </w:r>
            <w:r w:rsidRPr="000B2097">
              <w:rPr>
                <w:noProof/>
                <w:webHidden/>
                <w:sz w:val="16"/>
                <w:szCs w:val="16"/>
              </w:rPr>
              <w:fldChar w:fldCharType="end"/>
            </w:r>
          </w:hyperlink>
        </w:p>
        <w:p w14:paraId="1FF68DBC" w14:textId="3A03070E"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62" w:history="1">
            <w:r w:rsidRPr="000B2097">
              <w:rPr>
                <w:rStyle w:val="Hyperlink"/>
                <w:rFonts w:ascii="Calibri" w:hAnsi="Calibri" w:cs="Calibri"/>
                <w:noProof/>
                <w:sz w:val="16"/>
                <w:szCs w:val="16"/>
              </w:rPr>
              <w:t>7.2</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Objective Definition Fields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_Toc228300262 \h </w:instrText>
            </w:r>
            <w:r w:rsidRPr="000B2097">
              <w:rPr>
                <w:noProof/>
                <w:webHidden/>
                <w:sz w:val="16"/>
                <w:szCs w:val="16"/>
              </w:rPr>
            </w:r>
            <w:r w:rsidRPr="000B2097">
              <w:rPr>
                <w:noProof/>
                <w:webHidden/>
                <w:sz w:val="16"/>
                <w:szCs w:val="16"/>
              </w:rPr>
              <w:fldChar w:fldCharType="separate"/>
            </w:r>
            <w:r w:rsidR="000B2097">
              <w:rPr>
                <w:noProof/>
                <w:webHidden/>
                <w:sz w:val="16"/>
                <w:szCs w:val="16"/>
              </w:rPr>
              <w:t>24</w:t>
            </w:r>
            <w:r w:rsidRPr="000B2097">
              <w:rPr>
                <w:noProof/>
                <w:webHidden/>
                <w:sz w:val="16"/>
                <w:szCs w:val="16"/>
              </w:rPr>
              <w:fldChar w:fldCharType="end"/>
            </w:r>
          </w:hyperlink>
        </w:p>
        <w:p w14:paraId="50A83206" w14:textId="29943915"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63" w:history="1">
            <w:r w:rsidRPr="000B2097">
              <w:rPr>
                <w:rStyle w:val="Hyperlink"/>
                <w:rFonts w:ascii="Calibri" w:hAnsi="Calibri" w:cs="Calibri"/>
                <w:noProof/>
                <w:sz w:val="16"/>
                <w:szCs w:val="16"/>
              </w:rPr>
              <w:t>7.3</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KR Definition Fields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_Toc228300263 \h </w:instrText>
            </w:r>
            <w:r w:rsidRPr="000B2097">
              <w:rPr>
                <w:noProof/>
                <w:webHidden/>
                <w:sz w:val="16"/>
                <w:szCs w:val="16"/>
              </w:rPr>
            </w:r>
            <w:r w:rsidRPr="000B2097">
              <w:rPr>
                <w:noProof/>
                <w:webHidden/>
                <w:sz w:val="16"/>
                <w:szCs w:val="16"/>
              </w:rPr>
              <w:fldChar w:fldCharType="separate"/>
            </w:r>
            <w:r w:rsidR="000B2097">
              <w:rPr>
                <w:noProof/>
                <w:webHidden/>
                <w:sz w:val="16"/>
                <w:szCs w:val="16"/>
              </w:rPr>
              <w:t>25</w:t>
            </w:r>
            <w:r w:rsidRPr="000B2097">
              <w:rPr>
                <w:noProof/>
                <w:webHidden/>
                <w:sz w:val="16"/>
                <w:szCs w:val="16"/>
              </w:rPr>
              <w:fldChar w:fldCharType="end"/>
            </w:r>
          </w:hyperlink>
        </w:p>
        <w:p w14:paraId="5F93EA04" w14:textId="65FFA226"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64" w:history="1">
            <w:r w:rsidRPr="000B2097">
              <w:rPr>
                <w:rStyle w:val="Hyperlink"/>
                <w:rFonts w:ascii="Calibri" w:hAnsi="Calibri" w:cs="Calibri"/>
                <w:noProof/>
                <w:sz w:val="16"/>
                <w:szCs w:val="16"/>
              </w:rPr>
              <w:t>7.4</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Quantitative KR Fields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_Toc228300264 \h </w:instrText>
            </w:r>
            <w:r w:rsidRPr="000B2097">
              <w:rPr>
                <w:noProof/>
                <w:webHidden/>
                <w:sz w:val="16"/>
                <w:szCs w:val="16"/>
              </w:rPr>
            </w:r>
            <w:r w:rsidRPr="000B2097">
              <w:rPr>
                <w:noProof/>
                <w:webHidden/>
                <w:sz w:val="16"/>
                <w:szCs w:val="16"/>
              </w:rPr>
              <w:fldChar w:fldCharType="separate"/>
            </w:r>
            <w:r w:rsidR="000B2097">
              <w:rPr>
                <w:noProof/>
                <w:webHidden/>
                <w:sz w:val="16"/>
                <w:szCs w:val="16"/>
              </w:rPr>
              <w:t>25</w:t>
            </w:r>
            <w:r w:rsidRPr="000B2097">
              <w:rPr>
                <w:noProof/>
                <w:webHidden/>
                <w:sz w:val="16"/>
                <w:szCs w:val="16"/>
              </w:rPr>
              <w:fldChar w:fldCharType="end"/>
            </w:r>
          </w:hyperlink>
        </w:p>
        <w:p w14:paraId="4885937D" w14:textId="633E154C" w:rsidR="00D11370" w:rsidRPr="000B2097" w:rsidRDefault="00D11370">
          <w:pPr>
            <w:pStyle w:val="TOC3"/>
            <w:tabs>
              <w:tab w:val="left" w:pos="1200"/>
              <w:tab w:val="right" w:leader="dot" w:pos="9350"/>
            </w:tabs>
            <w:rPr>
              <w:rFonts w:asciiTheme="minorHAnsi" w:eastAsiaTheme="minorEastAsia" w:hAnsiTheme="minorHAnsi" w:cs="Mangal"/>
              <w:noProof/>
              <w:kern w:val="2"/>
              <w:sz w:val="16"/>
              <w14:ligatures w14:val="standardContextual"/>
            </w:rPr>
          </w:pPr>
          <w:hyperlink w:anchor="_Toc228300265" w:history="1">
            <w:r w:rsidRPr="000B2097">
              <w:rPr>
                <w:rStyle w:val="Hyperlink"/>
                <w:rFonts w:ascii="Calibri" w:eastAsiaTheme="majorEastAsia" w:hAnsi="Calibri" w:cs="Calibri"/>
                <w:b/>
                <w:bCs/>
                <w:noProof/>
                <w:sz w:val="16"/>
              </w:rPr>
              <w:t>7.4.1</w:t>
            </w:r>
            <w:r w:rsidRPr="000B2097">
              <w:rPr>
                <w:rFonts w:asciiTheme="minorHAnsi" w:eastAsiaTheme="minorEastAsia" w:hAnsiTheme="minorHAnsi" w:cs="Mangal"/>
                <w:noProof/>
                <w:kern w:val="2"/>
                <w:sz w:val="16"/>
                <w14:ligatures w14:val="standardContextual"/>
              </w:rPr>
              <w:tab/>
            </w:r>
            <w:r w:rsidRPr="000B2097">
              <w:rPr>
                <w:rStyle w:val="Hyperlink"/>
                <w:rFonts w:ascii="Calibri" w:hAnsi="Calibri" w:cs="Calibri"/>
                <w:b/>
                <w:bCs/>
                <w:noProof/>
                <w:sz w:val="16"/>
              </w:rPr>
              <w:t>Quantitative KR Fields</w:t>
            </w:r>
            <w:r w:rsidRPr="000B2097">
              <w:rPr>
                <w:noProof/>
                <w:webHidden/>
                <w:sz w:val="16"/>
              </w:rPr>
              <w:tab/>
            </w:r>
            <w:r w:rsidRPr="000B2097">
              <w:rPr>
                <w:noProof/>
                <w:webHidden/>
                <w:sz w:val="16"/>
              </w:rPr>
              <w:fldChar w:fldCharType="begin"/>
            </w:r>
            <w:r w:rsidRPr="000B2097">
              <w:rPr>
                <w:noProof/>
                <w:webHidden/>
                <w:sz w:val="16"/>
              </w:rPr>
              <w:instrText xml:space="preserve"> PAGEREF _Toc228300265 \h </w:instrText>
            </w:r>
            <w:r w:rsidRPr="000B2097">
              <w:rPr>
                <w:noProof/>
                <w:webHidden/>
                <w:sz w:val="16"/>
              </w:rPr>
            </w:r>
            <w:r w:rsidRPr="000B2097">
              <w:rPr>
                <w:noProof/>
                <w:webHidden/>
                <w:sz w:val="16"/>
              </w:rPr>
              <w:fldChar w:fldCharType="separate"/>
            </w:r>
            <w:r w:rsidR="000B2097">
              <w:rPr>
                <w:noProof/>
                <w:webHidden/>
                <w:sz w:val="16"/>
              </w:rPr>
              <w:t>26</w:t>
            </w:r>
            <w:r w:rsidRPr="000B2097">
              <w:rPr>
                <w:noProof/>
                <w:webHidden/>
                <w:sz w:val="16"/>
              </w:rPr>
              <w:fldChar w:fldCharType="end"/>
            </w:r>
          </w:hyperlink>
        </w:p>
        <w:p w14:paraId="4777FBCD" w14:textId="7A225D76" w:rsidR="00D11370" w:rsidRPr="000B2097" w:rsidRDefault="00D11370">
          <w:pPr>
            <w:pStyle w:val="TOC3"/>
            <w:tabs>
              <w:tab w:val="left" w:pos="1200"/>
              <w:tab w:val="right" w:leader="dot" w:pos="9350"/>
            </w:tabs>
            <w:rPr>
              <w:rFonts w:asciiTheme="minorHAnsi" w:eastAsiaTheme="minorEastAsia" w:hAnsiTheme="minorHAnsi" w:cs="Mangal"/>
              <w:noProof/>
              <w:kern w:val="2"/>
              <w:sz w:val="16"/>
              <w14:ligatures w14:val="standardContextual"/>
            </w:rPr>
          </w:pPr>
          <w:hyperlink w:anchor="_Toc228300266" w:history="1">
            <w:r w:rsidRPr="000B2097">
              <w:rPr>
                <w:rStyle w:val="Hyperlink"/>
                <w:rFonts w:ascii="Calibri" w:hAnsi="Calibri" w:cs="Calibri"/>
                <w:b/>
                <w:bCs/>
                <w:noProof/>
                <w:sz w:val="16"/>
              </w:rPr>
              <w:t>7.4.2</w:t>
            </w:r>
            <w:r w:rsidRPr="000B2097">
              <w:rPr>
                <w:rFonts w:asciiTheme="minorHAnsi" w:eastAsiaTheme="minorEastAsia" w:hAnsiTheme="minorHAnsi" w:cs="Mangal"/>
                <w:noProof/>
                <w:kern w:val="2"/>
                <w:sz w:val="16"/>
                <w14:ligatures w14:val="standardContextual"/>
              </w:rPr>
              <w:tab/>
            </w:r>
            <w:r w:rsidRPr="000B2097">
              <w:rPr>
                <w:rStyle w:val="Hyperlink"/>
                <w:rFonts w:ascii="Calibri" w:hAnsi="Calibri" w:cs="Calibri"/>
                <w:b/>
                <w:bCs/>
                <w:noProof/>
                <w:sz w:val="16"/>
              </w:rPr>
              <w:t>Symptom-Tracked KR Fields</w:t>
            </w:r>
            <w:r w:rsidRPr="000B2097">
              <w:rPr>
                <w:noProof/>
                <w:webHidden/>
                <w:sz w:val="16"/>
              </w:rPr>
              <w:tab/>
            </w:r>
            <w:r w:rsidRPr="000B2097">
              <w:rPr>
                <w:noProof/>
                <w:webHidden/>
                <w:sz w:val="16"/>
              </w:rPr>
              <w:fldChar w:fldCharType="begin"/>
            </w:r>
            <w:r w:rsidRPr="000B2097">
              <w:rPr>
                <w:noProof/>
                <w:webHidden/>
                <w:sz w:val="16"/>
              </w:rPr>
              <w:instrText xml:space="preserve"> PAGEREF _Toc228300266 \h </w:instrText>
            </w:r>
            <w:r w:rsidRPr="000B2097">
              <w:rPr>
                <w:noProof/>
                <w:webHidden/>
                <w:sz w:val="16"/>
              </w:rPr>
            </w:r>
            <w:r w:rsidRPr="000B2097">
              <w:rPr>
                <w:noProof/>
                <w:webHidden/>
                <w:sz w:val="16"/>
              </w:rPr>
              <w:fldChar w:fldCharType="separate"/>
            </w:r>
            <w:r w:rsidR="000B2097">
              <w:rPr>
                <w:noProof/>
                <w:webHidden/>
                <w:sz w:val="16"/>
              </w:rPr>
              <w:t>26</w:t>
            </w:r>
            <w:r w:rsidRPr="000B2097">
              <w:rPr>
                <w:noProof/>
                <w:webHidden/>
                <w:sz w:val="16"/>
              </w:rPr>
              <w:fldChar w:fldCharType="end"/>
            </w:r>
          </w:hyperlink>
        </w:p>
        <w:p w14:paraId="6103B5B2" w14:textId="2840AE65" w:rsidR="00D11370" w:rsidRPr="000B2097" w:rsidRDefault="00D11370">
          <w:pPr>
            <w:pStyle w:val="TOC3"/>
            <w:tabs>
              <w:tab w:val="left" w:pos="1200"/>
              <w:tab w:val="right" w:leader="dot" w:pos="9350"/>
            </w:tabs>
            <w:rPr>
              <w:rFonts w:asciiTheme="minorHAnsi" w:eastAsiaTheme="minorEastAsia" w:hAnsiTheme="minorHAnsi" w:cs="Mangal"/>
              <w:noProof/>
              <w:kern w:val="2"/>
              <w:sz w:val="16"/>
              <w14:ligatures w14:val="standardContextual"/>
            </w:rPr>
          </w:pPr>
          <w:hyperlink w:anchor="_Toc228300267" w:history="1">
            <w:r w:rsidRPr="000B2097">
              <w:rPr>
                <w:rStyle w:val="Hyperlink"/>
                <w:rFonts w:ascii="Calibri" w:eastAsiaTheme="majorEastAsia" w:hAnsi="Calibri" w:cs="Calibri"/>
                <w:b/>
                <w:bCs/>
                <w:noProof/>
                <w:sz w:val="16"/>
              </w:rPr>
              <w:t>7.4.3</w:t>
            </w:r>
            <w:r w:rsidRPr="000B2097">
              <w:rPr>
                <w:rFonts w:asciiTheme="minorHAnsi" w:eastAsiaTheme="minorEastAsia" w:hAnsiTheme="minorHAnsi" w:cs="Mangal"/>
                <w:noProof/>
                <w:kern w:val="2"/>
                <w:sz w:val="16"/>
                <w14:ligatures w14:val="standardContextual"/>
              </w:rPr>
              <w:tab/>
            </w:r>
            <w:r w:rsidRPr="000B2097">
              <w:rPr>
                <w:rStyle w:val="Hyperlink"/>
                <w:rFonts w:ascii="Calibri" w:hAnsi="Calibri" w:cs="Calibri"/>
                <w:b/>
                <w:bCs/>
                <w:noProof/>
                <w:sz w:val="16"/>
              </w:rPr>
              <w:t>Qualitative KR Rules</w:t>
            </w:r>
            <w:r w:rsidRPr="000B2097">
              <w:rPr>
                <w:noProof/>
                <w:webHidden/>
                <w:sz w:val="16"/>
              </w:rPr>
              <w:tab/>
            </w:r>
            <w:r w:rsidRPr="000B2097">
              <w:rPr>
                <w:noProof/>
                <w:webHidden/>
                <w:sz w:val="16"/>
              </w:rPr>
              <w:fldChar w:fldCharType="begin"/>
            </w:r>
            <w:r w:rsidRPr="000B2097">
              <w:rPr>
                <w:noProof/>
                <w:webHidden/>
                <w:sz w:val="16"/>
              </w:rPr>
              <w:instrText xml:space="preserve"> PAGEREF _Toc228300267 \h </w:instrText>
            </w:r>
            <w:r w:rsidRPr="000B2097">
              <w:rPr>
                <w:noProof/>
                <w:webHidden/>
                <w:sz w:val="16"/>
              </w:rPr>
            </w:r>
            <w:r w:rsidRPr="000B2097">
              <w:rPr>
                <w:noProof/>
                <w:webHidden/>
                <w:sz w:val="16"/>
              </w:rPr>
              <w:fldChar w:fldCharType="separate"/>
            </w:r>
            <w:r w:rsidR="000B2097">
              <w:rPr>
                <w:noProof/>
                <w:webHidden/>
                <w:sz w:val="16"/>
              </w:rPr>
              <w:t>27</w:t>
            </w:r>
            <w:r w:rsidRPr="000B2097">
              <w:rPr>
                <w:noProof/>
                <w:webHidden/>
                <w:sz w:val="16"/>
              </w:rPr>
              <w:fldChar w:fldCharType="end"/>
            </w:r>
          </w:hyperlink>
        </w:p>
        <w:p w14:paraId="665E5FC7" w14:textId="44663175"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68" w:history="1">
            <w:r w:rsidRPr="000B2097">
              <w:rPr>
                <w:rStyle w:val="Hyperlink"/>
                <w:rFonts w:ascii="Calibri" w:hAnsi="Calibri" w:cs="Calibri"/>
                <w:noProof/>
                <w:sz w:val="16"/>
                <w:szCs w:val="16"/>
              </w:rPr>
              <w:t>7.5</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Progress Evaluation Model</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_Toc228300268 \h </w:instrText>
            </w:r>
            <w:r w:rsidRPr="000B2097">
              <w:rPr>
                <w:noProof/>
                <w:webHidden/>
                <w:sz w:val="16"/>
                <w:szCs w:val="16"/>
              </w:rPr>
            </w:r>
            <w:r w:rsidRPr="000B2097">
              <w:rPr>
                <w:noProof/>
                <w:webHidden/>
                <w:sz w:val="16"/>
                <w:szCs w:val="16"/>
              </w:rPr>
              <w:fldChar w:fldCharType="separate"/>
            </w:r>
            <w:r w:rsidR="000B2097">
              <w:rPr>
                <w:noProof/>
                <w:webHidden/>
                <w:sz w:val="16"/>
                <w:szCs w:val="16"/>
              </w:rPr>
              <w:t>27</w:t>
            </w:r>
            <w:r w:rsidRPr="000B2097">
              <w:rPr>
                <w:noProof/>
                <w:webHidden/>
                <w:sz w:val="16"/>
                <w:szCs w:val="16"/>
              </w:rPr>
              <w:fldChar w:fldCharType="end"/>
            </w:r>
          </w:hyperlink>
        </w:p>
        <w:p w14:paraId="4D8D47A2" w14:textId="2A309623" w:rsidR="00D11370" w:rsidRPr="000B2097" w:rsidRDefault="00D11370">
          <w:pPr>
            <w:pStyle w:val="TOC3"/>
            <w:tabs>
              <w:tab w:val="left" w:pos="1200"/>
              <w:tab w:val="right" w:leader="dot" w:pos="9350"/>
            </w:tabs>
            <w:rPr>
              <w:rFonts w:asciiTheme="minorHAnsi" w:eastAsiaTheme="minorEastAsia" w:hAnsiTheme="minorHAnsi" w:cs="Mangal"/>
              <w:noProof/>
              <w:kern w:val="2"/>
              <w:sz w:val="16"/>
              <w14:ligatures w14:val="standardContextual"/>
            </w:rPr>
          </w:pPr>
          <w:hyperlink w:anchor="_Toc228300269" w:history="1">
            <w:r w:rsidRPr="000B2097">
              <w:rPr>
                <w:rStyle w:val="Hyperlink"/>
                <w:rFonts w:ascii="Calibri" w:eastAsiaTheme="majorEastAsia" w:hAnsi="Calibri" w:cs="Calibri"/>
                <w:b/>
                <w:bCs/>
                <w:noProof/>
                <w:sz w:val="16"/>
              </w:rPr>
              <w:t>7.5.1</w:t>
            </w:r>
            <w:r w:rsidRPr="000B2097">
              <w:rPr>
                <w:rFonts w:asciiTheme="minorHAnsi" w:eastAsiaTheme="minorEastAsia" w:hAnsiTheme="minorHAnsi" w:cs="Mangal"/>
                <w:noProof/>
                <w:kern w:val="2"/>
                <w:sz w:val="16"/>
                <w14:ligatures w14:val="standardContextual"/>
              </w:rPr>
              <w:tab/>
            </w:r>
            <w:r w:rsidRPr="000B2097">
              <w:rPr>
                <w:rStyle w:val="Hyperlink"/>
                <w:rFonts w:ascii="Calibri" w:hAnsi="Calibri" w:cs="Calibri"/>
                <w:b/>
                <w:bCs/>
                <w:noProof/>
                <w:sz w:val="16"/>
              </w:rPr>
              <w:t>Progress Evaluation Rules</w:t>
            </w:r>
            <w:r w:rsidRPr="000B2097">
              <w:rPr>
                <w:noProof/>
                <w:webHidden/>
                <w:sz w:val="16"/>
              </w:rPr>
              <w:tab/>
            </w:r>
            <w:r w:rsidRPr="000B2097">
              <w:rPr>
                <w:noProof/>
                <w:webHidden/>
                <w:sz w:val="16"/>
              </w:rPr>
              <w:fldChar w:fldCharType="begin"/>
            </w:r>
            <w:r w:rsidRPr="000B2097">
              <w:rPr>
                <w:noProof/>
                <w:webHidden/>
                <w:sz w:val="16"/>
              </w:rPr>
              <w:instrText xml:space="preserve"> PAGEREF _Toc228300269 \h </w:instrText>
            </w:r>
            <w:r w:rsidRPr="000B2097">
              <w:rPr>
                <w:noProof/>
                <w:webHidden/>
                <w:sz w:val="16"/>
              </w:rPr>
            </w:r>
            <w:r w:rsidRPr="000B2097">
              <w:rPr>
                <w:noProof/>
                <w:webHidden/>
                <w:sz w:val="16"/>
              </w:rPr>
              <w:fldChar w:fldCharType="separate"/>
            </w:r>
            <w:r w:rsidR="000B2097">
              <w:rPr>
                <w:noProof/>
                <w:webHidden/>
                <w:sz w:val="16"/>
              </w:rPr>
              <w:t>28</w:t>
            </w:r>
            <w:r w:rsidRPr="000B2097">
              <w:rPr>
                <w:noProof/>
                <w:webHidden/>
                <w:sz w:val="16"/>
              </w:rPr>
              <w:fldChar w:fldCharType="end"/>
            </w:r>
          </w:hyperlink>
        </w:p>
        <w:p w14:paraId="4001F2BC" w14:textId="0811C3CE" w:rsidR="00D11370" w:rsidRPr="000B2097" w:rsidRDefault="00D11370">
          <w:pPr>
            <w:pStyle w:val="TOC3"/>
            <w:tabs>
              <w:tab w:val="left" w:pos="1200"/>
              <w:tab w:val="right" w:leader="dot" w:pos="9350"/>
            </w:tabs>
            <w:rPr>
              <w:rFonts w:asciiTheme="minorHAnsi" w:eastAsiaTheme="minorEastAsia" w:hAnsiTheme="minorHAnsi" w:cs="Mangal"/>
              <w:noProof/>
              <w:kern w:val="2"/>
              <w:sz w:val="16"/>
              <w14:ligatures w14:val="standardContextual"/>
            </w:rPr>
          </w:pPr>
          <w:hyperlink w:anchor="_Toc228300270" w:history="1">
            <w:r w:rsidRPr="000B2097">
              <w:rPr>
                <w:rStyle w:val="Hyperlink"/>
                <w:rFonts w:ascii="Calibri" w:hAnsi="Calibri" w:cs="Calibri"/>
                <w:b/>
                <w:bCs/>
                <w:noProof/>
                <w:sz w:val="16"/>
              </w:rPr>
              <w:t>7.5.2</w:t>
            </w:r>
            <w:r w:rsidRPr="000B2097">
              <w:rPr>
                <w:rFonts w:asciiTheme="minorHAnsi" w:eastAsiaTheme="minorEastAsia" w:hAnsiTheme="minorHAnsi" w:cs="Mangal"/>
                <w:noProof/>
                <w:kern w:val="2"/>
                <w:sz w:val="16"/>
                <w14:ligatures w14:val="standardContextual"/>
              </w:rPr>
              <w:tab/>
            </w:r>
            <w:r w:rsidRPr="000B2097">
              <w:rPr>
                <w:rStyle w:val="Hyperlink"/>
                <w:rFonts w:ascii="Calibri" w:hAnsi="Calibri" w:cs="Calibri"/>
                <w:b/>
                <w:bCs/>
                <w:noProof/>
                <w:sz w:val="16"/>
              </w:rPr>
              <w:t>KR to Task Linking</w:t>
            </w:r>
            <w:r w:rsidRPr="000B2097">
              <w:rPr>
                <w:noProof/>
                <w:webHidden/>
                <w:sz w:val="16"/>
              </w:rPr>
              <w:tab/>
            </w:r>
            <w:r w:rsidRPr="000B2097">
              <w:rPr>
                <w:noProof/>
                <w:webHidden/>
                <w:sz w:val="16"/>
              </w:rPr>
              <w:fldChar w:fldCharType="begin"/>
            </w:r>
            <w:r w:rsidRPr="000B2097">
              <w:rPr>
                <w:noProof/>
                <w:webHidden/>
                <w:sz w:val="16"/>
              </w:rPr>
              <w:instrText xml:space="preserve"> PAGEREF _Toc228300270 \h </w:instrText>
            </w:r>
            <w:r w:rsidRPr="000B2097">
              <w:rPr>
                <w:noProof/>
                <w:webHidden/>
                <w:sz w:val="16"/>
              </w:rPr>
            </w:r>
            <w:r w:rsidRPr="000B2097">
              <w:rPr>
                <w:noProof/>
                <w:webHidden/>
                <w:sz w:val="16"/>
              </w:rPr>
              <w:fldChar w:fldCharType="separate"/>
            </w:r>
            <w:r w:rsidR="000B2097">
              <w:rPr>
                <w:noProof/>
                <w:webHidden/>
                <w:sz w:val="16"/>
              </w:rPr>
              <w:t>28</w:t>
            </w:r>
            <w:r w:rsidRPr="000B2097">
              <w:rPr>
                <w:noProof/>
                <w:webHidden/>
                <w:sz w:val="16"/>
              </w:rPr>
              <w:fldChar w:fldCharType="end"/>
            </w:r>
          </w:hyperlink>
        </w:p>
        <w:p w14:paraId="25C9EAD1" w14:textId="63DAB8B4" w:rsidR="00D11370" w:rsidRPr="000B2097" w:rsidRDefault="00D11370">
          <w:pPr>
            <w:pStyle w:val="TOC3"/>
            <w:tabs>
              <w:tab w:val="right" w:leader="dot" w:pos="9350"/>
            </w:tabs>
            <w:rPr>
              <w:rFonts w:asciiTheme="minorHAnsi" w:eastAsiaTheme="minorEastAsia" w:hAnsiTheme="minorHAnsi" w:cs="Mangal"/>
              <w:noProof/>
              <w:kern w:val="2"/>
              <w:sz w:val="16"/>
              <w14:ligatures w14:val="standardContextual"/>
            </w:rPr>
          </w:pPr>
          <w:hyperlink w:anchor="_Toc228300271" w:history="1">
            <w:r w:rsidRPr="000B2097">
              <w:rPr>
                <w:rStyle w:val="Hyperlink"/>
                <w:rFonts w:ascii="Calibri" w:eastAsiaTheme="majorEastAsia" w:hAnsi="Calibri" w:cs="Calibri"/>
                <w:noProof/>
                <w:sz w:val="16"/>
              </w:rPr>
              <w:t>Rules</w:t>
            </w:r>
            <w:r w:rsidRPr="000B2097">
              <w:rPr>
                <w:noProof/>
                <w:webHidden/>
                <w:sz w:val="16"/>
              </w:rPr>
              <w:tab/>
            </w:r>
            <w:r w:rsidRPr="000B2097">
              <w:rPr>
                <w:noProof/>
                <w:webHidden/>
                <w:sz w:val="16"/>
              </w:rPr>
              <w:fldChar w:fldCharType="begin"/>
            </w:r>
            <w:r w:rsidRPr="000B2097">
              <w:rPr>
                <w:noProof/>
                <w:webHidden/>
                <w:sz w:val="16"/>
              </w:rPr>
              <w:instrText xml:space="preserve"> PAGEREF _Toc228300271 \h </w:instrText>
            </w:r>
            <w:r w:rsidRPr="000B2097">
              <w:rPr>
                <w:noProof/>
                <w:webHidden/>
                <w:sz w:val="16"/>
              </w:rPr>
            </w:r>
            <w:r w:rsidRPr="000B2097">
              <w:rPr>
                <w:noProof/>
                <w:webHidden/>
                <w:sz w:val="16"/>
              </w:rPr>
              <w:fldChar w:fldCharType="separate"/>
            </w:r>
            <w:r w:rsidR="000B2097">
              <w:rPr>
                <w:noProof/>
                <w:webHidden/>
                <w:sz w:val="16"/>
              </w:rPr>
              <w:t>28</w:t>
            </w:r>
            <w:r w:rsidRPr="000B2097">
              <w:rPr>
                <w:noProof/>
                <w:webHidden/>
                <w:sz w:val="16"/>
              </w:rPr>
              <w:fldChar w:fldCharType="end"/>
            </w:r>
          </w:hyperlink>
        </w:p>
        <w:p w14:paraId="4E422991" w14:textId="0D88448B"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72" w:history="1">
            <w:r w:rsidRPr="000B2097">
              <w:rPr>
                <w:rStyle w:val="Hyperlink"/>
                <w:rFonts w:ascii="Calibri" w:eastAsiaTheme="majorEastAsia" w:hAnsi="Calibri" w:cs="Calibri"/>
                <w:noProof/>
                <w:sz w:val="16"/>
                <w:szCs w:val="16"/>
              </w:rPr>
              <w:t>7.6</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Downstream Control Application for OKR Template</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_Toc228300272 \h </w:instrText>
            </w:r>
            <w:r w:rsidRPr="000B2097">
              <w:rPr>
                <w:noProof/>
                <w:webHidden/>
                <w:sz w:val="16"/>
                <w:szCs w:val="16"/>
              </w:rPr>
            </w:r>
            <w:r w:rsidRPr="000B2097">
              <w:rPr>
                <w:noProof/>
                <w:webHidden/>
                <w:sz w:val="16"/>
                <w:szCs w:val="16"/>
              </w:rPr>
              <w:fldChar w:fldCharType="separate"/>
            </w:r>
            <w:r w:rsidR="000B2097">
              <w:rPr>
                <w:noProof/>
                <w:webHidden/>
                <w:sz w:val="16"/>
                <w:szCs w:val="16"/>
              </w:rPr>
              <w:t>28</w:t>
            </w:r>
            <w:r w:rsidRPr="000B2097">
              <w:rPr>
                <w:noProof/>
                <w:webHidden/>
                <w:sz w:val="16"/>
                <w:szCs w:val="16"/>
              </w:rPr>
              <w:fldChar w:fldCharType="end"/>
            </w:r>
          </w:hyperlink>
        </w:p>
        <w:p w14:paraId="5B41911E" w14:textId="692DD383" w:rsidR="00D11370" w:rsidRPr="000B2097" w:rsidRDefault="00D11370">
          <w:pPr>
            <w:pStyle w:val="TOC1"/>
            <w:tabs>
              <w:tab w:val="left" w:pos="480"/>
              <w:tab w:val="right" w:leader="dot" w:pos="9350"/>
            </w:tabs>
            <w:rPr>
              <w:rFonts w:asciiTheme="minorHAnsi" w:eastAsiaTheme="minorEastAsia" w:hAnsiTheme="minorHAnsi" w:cs="Mangal"/>
              <w:b w:val="0"/>
              <w:bCs w:val="0"/>
              <w:i w:val="0"/>
              <w:iCs w:val="0"/>
              <w:noProof/>
              <w:kern w:val="2"/>
              <w:sz w:val="16"/>
              <w:szCs w:val="16"/>
              <w14:ligatures w14:val="standardContextual"/>
            </w:rPr>
          </w:pPr>
          <w:hyperlink w:anchor="_Toc228300273" w:history="1">
            <w:r w:rsidRPr="000B2097">
              <w:rPr>
                <w:rStyle w:val="Hyperlink"/>
                <w:rFonts w:ascii="Calibri" w:hAnsi="Calibri" w:cs="Calibri"/>
                <w:noProof/>
                <w:sz w:val="16"/>
                <w:szCs w:val="16"/>
              </w:rPr>
              <w:t>8</w:t>
            </w:r>
            <w:r w:rsidRPr="000B2097">
              <w:rPr>
                <w:rFonts w:asciiTheme="minorHAnsi" w:eastAsiaTheme="minorEastAsia" w:hAnsiTheme="minorHAnsi" w:cs="Mangal"/>
                <w:b w:val="0"/>
                <w:bCs w:val="0"/>
                <w:i w:val="0"/>
                <w:iCs w:val="0"/>
                <w:noProof/>
                <w:kern w:val="2"/>
                <w:sz w:val="16"/>
                <w:szCs w:val="16"/>
                <w14:ligatures w14:val="standardContextual"/>
              </w:rPr>
              <w:tab/>
            </w:r>
            <w:r w:rsidRPr="000B2097">
              <w:rPr>
                <w:rStyle w:val="Hyperlink"/>
                <w:rFonts w:ascii="Calibri" w:hAnsi="Calibri" w:cs="Calibri"/>
                <w:noProof/>
                <w:sz w:val="16"/>
                <w:szCs w:val="16"/>
              </w:rPr>
              <w:t>TASK MASTER TEMPLATE – DETAILED REQUIREMENTS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_Toc228300273 \h </w:instrText>
            </w:r>
            <w:r w:rsidRPr="000B2097">
              <w:rPr>
                <w:noProof/>
                <w:webHidden/>
                <w:sz w:val="16"/>
                <w:szCs w:val="16"/>
              </w:rPr>
            </w:r>
            <w:r w:rsidRPr="000B2097">
              <w:rPr>
                <w:noProof/>
                <w:webHidden/>
                <w:sz w:val="16"/>
                <w:szCs w:val="16"/>
              </w:rPr>
              <w:fldChar w:fldCharType="separate"/>
            </w:r>
            <w:r w:rsidR="000B2097">
              <w:rPr>
                <w:noProof/>
                <w:webHidden/>
                <w:sz w:val="16"/>
                <w:szCs w:val="16"/>
              </w:rPr>
              <w:t>28</w:t>
            </w:r>
            <w:r w:rsidRPr="000B2097">
              <w:rPr>
                <w:noProof/>
                <w:webHidden/>
                <w:sz w:val="16"/>
                <w:szCs w:val="16"/>
              </w:rPr>
              <w:fldChar w:fldCharType="end"/>
            </w:r>
          </w:hyperlink>
        </w:p>
        <w:p w14:paraId="7D6905E2" w14:textId="2129ADE6"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74" w:history="1">
            <w:r w:rsidRPr="000B2097">
              <w:rPr>
                <w:rStyle w:val="Hyperlink"/>
                <w:rFonts w:ascii="Calibri" w:hAnsi="Calibri" w:cs="Calibri"/>
                <w:noProof/>
                <w:sz w:val="16"/>
                <w:szCs w:val="16"/>
              </w:rPr>
              <w:t>8.1</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Task Definition Fields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_Toc228300274 \h </w:instrText>
            </w:r>
            <w:r w:rsidRPr="000B2097">
              <w:rPr>
                <w:noProof/>
                <w:webHidden/>
                <w:sz w:val="16"/>
                <w:szCs w:val="16"/>
              </w:rPr>
            </w:r>
            <w:r w:rsidRPr="000B2097">
              <w:rPr>
                <w:noProof/>
                <w:webHidden/>
                <w:sz w:val="16"/>
                <w:szCs w:val="16"/>
              </w:rPr>
              <w:fldChar w:fldCharType="separate"/>
            </w:r>
            <w:r w:rsidR="000B2097">
              <w:rPr>
                <w:noProof/>
                <w:webHidden/>
                <w:sz w:val="16"/>
                <w:szCs w:val="16"/>
              </w:rPr>
              <w:t>28</w:t>
            </w:r>
            <w:r w:rsidRPr="000B2097">
              <w:rPr>
                <w:noProof/>
                <w:webHidden/>
                <w:sz w:val="16"/>
                <w:szCs w:val="16"/>
              </w:rPr>
              <w:fldChar w:fldCharType="end"/>
            </w:r>
          </w:hyperlink>
        </w:p>
        <w:p w14:paraId="4113B513" w14:textId="63AA16EE"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75" w:history="1">
            <w:r w:rsidRPr="000B2097">
              <w:rPr>
                <w:rStyle w:val="Hyperlink"/>
                <w:rFonts w:ascii="Calibri" w:eastAsiaTheme="majorEastAsia" w:hAnsi="Calibri" w:cs="Calibri"/>
                <w:noProof/>
                <w:sz w:val="16"/>
                <w:szCs w:val="16"/>
              </w:rPr>
              <w:t>8.2</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Downstream Control Defaults for Task Template</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_Toc228300275 \h </w:instrText>
            </w:r>
            <w:r w:rsidRPr="000B2097">
              <w:rPr>
                <w:noProof/>
                <w:webHidden/>
                <w:sz w:val="16"/>
                <w:szCs w:val="16"/>
              </w:rPr>
            </w:r>
            <w:r w:rsidRPr="000B2097">
              <w:rPr>
                <w:noProof/>
                <w:webHidden/>
                <w:sz w:val="16"/>
                <w:szCs w:val="16"/>
              </w:rPr>
              <w:fldChar w:fldCharType="separate"/>
            </w:r>
            <w:r w:rsidR="000B2097">
              <w:rPr>
                <w:b w:val="0"/>
                <w:bCs w:val="0"/>
                <w:noProof/>
                <w:webHidden/>
                <w:sz w:val="16"/>
                <w:szCs w:val="16"/>
              </w:rPr>
              <w:t>Error! Bookmark not defined.</w:t>
            </w:r>
            <w:r w:rsidRPr="000B2097">
              <w:rPr>
                <w:noProof/>
                <w:webHidden/>
                <w:sz w:val="16"/>
                <w:szCs w:val="16"/>
              </w:rPr>
              <w:fldChar w:fldCharType="end"/>
            </w:r>
          </w:hyperlink>
        </w:p>
        <w:p w14:paraId="2C166B0D" w14:textId="706F23B9" w:rsidR="00D11370" w:rsidRPr="000B2097" w:rsidRDefault="00D11370">
          <w:pPr>
            <w:pStyle w:val="TOC1"/>
            <w:tabs>
              <w:tab w:val="left" w:pos="480"/>
              <w:tab w:val="right" w:leader="dot" w:pos="9350"/>
            </w:tabs>
            <w:rPr>
              <w:rFonts w:asciiTheme="minorHAnsi" w:eastAsiaTheme="minorEastAsia" w:hAnsiTheme="minorHAnsi" w:cs="Mangal"/>
              <w:b w:val="0"/>
              <w:bCs w:val="0"/>
              <w:i w:val="0"/>
              <w:iCs w:val="0"/>
              <w:noProof/>
              <w:kern w:val="2"/>
              <w:sz w:val="16"/>
              <w:szCs w:val="16"/>
              <w14:ligatures w14:val="standardContextual"/>
            </w:rPr>
          </w:pPr>
          <w:hyperlink w:anchor="_Toc228300276" w:history="1">
            <w:r w:rsidRPr="000B2097">
              <w:rPr>
                <w:rStyle w:val="Hyperlink"/>
                <w:rFonts w:ascii="Calibri" w:hAnsi="Calibri" w:cs="Calibri"/>
                <w:noProof/>
                <w:sz w:val="16"/>
                <w:szCs w:val="16"/>
              </w:rPr>
              <w:t>9</w:t>
            </w:r>
            <w:r w:rsidRPr="000B2097">
              <w:rPr>
                <w:rFonts w:asciiTheme="minorHAnsi" w:eastAsiaTheme="minorEastAsia" w:hAnsiTheme="minorHAnsi" w:cs="Mangal"/>
                <w:b w:val="0"/>
                <w:bCs w:val="0"/>
                <w:i w:val="0"/>
                <w:iCs w:val="0"/>
                <w:noProof/>
                <w:kern w:val="2"/>
                <w:sz w:val="16"/>
                <w:szCs w:val="16"/>
                <w14:ligatures w14:val="standardContextual"/>
              </w:rPr>
              <w:tab/>
            </w:r>
            <w:r w:rsidRPr="000B2097">
              <w:rPr>
                <w:rStyle w:val="Hyperlink"/>
                <w:rFonts w:ascii="Calibri" w:hAnsi="Calibri" w:cs="Calibri"/>
                <w:noProof/>
                <w:sz w:val="16"/>
                <w:szCs w:val="16"/>
              </w:rPr>
              <w:t>SYMPTOM MASTER TEMPLATE – DETAILED REQUIREMENTS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_Toc228300276 \h </w:instrText>
            </w:r>
            <w:r w:rsidRPr="000B2097">
              <w:rPr>
                <w:noProof/>
                <w:webHidden/>
                <w:sz w:val="16"/>
                <w:szCs w:val="16"/>
              </w:rPr>
            </w:r>
            <w:r w:rsidRPr="000B2097">
              <w:rPr>
                <w:noProof/>
                <w:webHidden/>
                <w:sz w:val="16"/>
                <w:szCs w:val="16"/>
              </w:rPr>
              <w:fldChar w:fldCharType="separate"/>
            </w:r>
            <w:r w:rsidR="000B2097">
              <w:rPr>
                <w:noProof/>
                <w:webHidden/>
                <w:sz w:val="16"/>
                <w:szCs w:val="16"/>
              </w:rPr>
              <w:t>29</w:t>
            </w:r>
            <w:r w:rsidRPr="000B2097">
              <w:rPr>
                <w:noProof/>
                <w:webHidden/>
                <w:sz w:val="16"/>
                <w:szCs w:val="16"/>
              </w:rPr>
              <w:fldChar w:fldCharType="end"/>
            </w:r>
          </w:hyperlink>
        </w:p>
        <w:p w14:paraId="7315A0B2" w14:textId="72B9DD72"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77" w:history="1">
            <w:r w:rsidRPr="000B2097">
              <w:rPr>
                <w:rStyle w:val="Hyperlink"/>
                <w:rFonts w:ascii="Calibri" w:hAnsi="Calibri" w:cs="Calibri"/>
                <w:noProof/>
                <w:sz w:val="16"/>
                <w:szCs w:val="16"/>
              </w:rPr>
              <w:t>9.1</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Question Definition Fields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_Toc228300277 \h </w:instrText>
            </w:r>
            <w:r w:rsidRPr="000B2097">
              <w:rPr>
                <w:noProof/>
                <w:webHidden/>
                <w:sz w:val="16"/>
                <w:szCs w:val="16"/>
              </w:rPr>
            </w:r>
            <w:r w:rsidRPr="000B2097">
              <w:rPr>
                <w:noProof/>
                <w:webHidden/>
                <w:sz w:val="16"/>
                <w:szCs w:val="16"/>
              </w:rPr>
              <w:fldChar w:fldCharType="separate"/>
            </w:r>
            <w:r w:rsidR="000B2097">
              <w:rPr>
                <w:noProof/>
                <w:webHidden/>
                <w:sz w:val="16"/>
                <w:szCs w:val="16"/>
              </w:rPr>
              <w:t>30</w:t>
            </w:r>
            <w:r w:rsidRPr="000B2097">
              <w:rPr>
                <w:noProof/>
                <w:webHidden/>
                <w:sz w:val="16"/>
                <w:szCs w:val="16"/>
              </w:rPr>
              <w:fldChar w:fldCharType="end"/>
            </w:r>
          </w:hyperlink>
        </w:p>
        <w:p w14:paraId="1FC2B7BD" w14:textId="17BB4E04"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78" w:history="1">
            <w:r w:rsidRPr="000B2097">
              <w:rPr>
                <w:rStyle w:val="Hyperlink"/>
                <w:rFonts w:ascii="Calibri" w:hAnsi="Calibri" w:cs="Calibri"/>
                <w:noProof/>
                <w:sz w:val="16"/>
                <w:szCs w:val="16"/>
              </w:rPr>
              <w:t>9.2</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Symptom Template Reminder Settings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_Toc228300278 \h </w:instrText>
            </w:r>
            <w:r w:rsidRPr="000B2097">
              <w:rPr>
                <w:noProof/>
                <w:webHidden/>
                <w:sz w:val="16"/>
                <w:szCs w:val="16"/>
              </w:rPr>
            </w:r>
            <w:r w:rsidRPr="000B2097">
              <w:rPr>
                <w:noProof/>
                <w:webHidden/>
                <w:sz w:val="16"/>
                <w:szCs w:val="16"/>
              </w:rPr>
              <w:fldChar w:fldCharType="separate"/>
            </w:r>
            <w:r w:rsidR="000B2097">
              <w:rPr>
                <w:noProof/>
                <w:webHidden/>
                <w:sz w:val="16"/>
                <w:szCs w:val="16"/>
              </w:rPr>
              <w:t>31</w:t>
            </w:r>
            <w:r w:rsidRPr="000B2097">
              <w:rPr>
                <w:noProof/>
                <w:webHidden/>
                <w:sz w:val="16"/>
                <w:szCs w:val="16"/>
              </w:rPr>
              <w:fldChar w:fldCharType="end"/>
            </w:r>
          </w:hyperlink>
        </w:p>
        <w:p w14:paraId="0C0F96DE" w14:textId="059CEE82"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79" w:history="1">
            <w:r w:rsidRPr="000B2097">
              <w:rPr>
                <w:rStyle w:val="Hyperlink"/>
                <w:rFonts w:ascii="Calibri" w:hAnsi="Calibri" w:cs="Calibri"/>
                <w:noProof/>
                <w:sz w:val="16"/>
                <w:szCs w:val="16"/>
              </w:rPr>
              <w:t>9.3</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Symptom Template Rules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_Toc228300279 \h </w:instrText>
            </w:r>
            <w:r w:rsidRPr="000B2097">
              <w:rPr>
                <w:noProof/>
                <w:webHidden/>
                <w:sz w:val="16"/>
                <w:szCs w:val="16"/>
              </w:rPr>
            </w:r>
            <w:r w:rsidRPr="000B2097">
              <w:rPr>
                <w:noProof/>
                <w:webHidden/>
                <w:sz w:val="16"/>
                <w:szCs w:val="16"/>
              </w:rPr>
              <w:fldChar w:fldCharType="separate"/>
            </w:r>
            <w:r w:rsidR="000B2097">
              <w:rPr>
                <w:noProof/>
                <w:webHidden/>
                <w:sz w:val="16"/>
                <w:szCs w:val="16"/>
              </w:rPr>
              <w:t>31</w:t>
            </w:r>
            <w:r w:rsidRPr="000B2097">
              <w:rPr>
                <w:noProof/>
                <w:webHidden/>
                <w:sz w:val="16"/>
                <w:szCs w:val="16"/>
              </w:rPr>
              <w:fldChar w:fldCharType="end"/>
            </w:r>
          </w:hyperlink>
        </w:p>
        <w:p w14:paraId="4D1B87E2" w14:textId="1096D637"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80" w:history="1">
            <w:r w:rsidRPr="000B2097">
              <w:rPr>
                <w:rStyle w:val="Hyperlink"/>
                <w:rFonts w:ascii="Calibri" w:eastAsiaTheme="majorEastAsia" w:hAnsi="Calibri" w:cs="Calibri"/>
                <w:noProof/>
                <w:sz w:val="16"/>
                <w:szCs w:val="16"/>
              </w:rPr>
              <w:t>9.4</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Downstream Control Defaults for Symptom Template</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_Toc228300280 \h </w:instrText>
            </w:r>
            <w:r w:rsidRPr="000B2097">
              <w:rPr>
                <w:noProof/>
                <w:webHidden/>
                <w:sz w:val="16"/>
                <w:szCs w:val="16"/>
              </w:rPr>
            </w:r>
            <w:r w:rsidRPr="000B2097">
              <w:rPr>
                <w:noProof/>
                <w:webHidden/>
                <w:sz w:val="16"/>
                <w:szCs w:val="16"/>
              </w:rPr>
              <w:fldChar w:fldCharType="separate"/>
            </w:r>
            <w:r w:rsidR="000B2097">
              <w:rPr>
                <w:noProof/>
                <w:webHidden/>
                <w:sz w:val="16"/>
                <w:szCs w:val="16"/>
              </w:rPr>
              <w:t>31</w:t>
            </w:r>
            <w:r w:rsidRPr="000B2097">
              <w:rPr>
                <w:noProof/>
                <w:webHidden/>
                <w:sz w:val="16"/>
                <w:szCs w:val="16"/>
              </w:rPr>
              <w:fldChar w:fldCharType="end"/>
            </w:r>
          </w:hyperlink>
        </w:p>
        <w:p w14:paraId="3438BCA6" w14:textId="1B2DDEB2" w:rsidR="00D11370" w:rsidRPr="000B2097" w:rsidRDefault="00D11370">
          <w:pPr>
            <w:pStyle w:val="TOC1"/>
            <w:tabs>
              <w:tab w:val="left" w:pos="720"/>
              <w:tab w:val="right" w:leader="dot" w:pos="9350"/>
            </w:tabs>
            <w:rPr>
              <w:rFonts w:asciiTheme="minorHAnsi" w:eastAsiaTheme="minorEastAsia" w:hAnsiTheme="minorHAnsi" w:cs="Mangal"/>
              <w:b w:val="0"/>
              <w:bCs w:val="0"/>
              <w:i w:val="0"/>
              <w:iCs w:val="0"/>
              <w:noProof/>
              <w:kern w:val="2"/>
              <w:sz w:val="16"/>
              <w:szCs w:val="16"/>
              <w14:ligatures w14:val="standardContextual"/>
            </w:rPr>
          </w:pPr>
          <w:hyperlink w:anchor="_Toc228300281" w:history="1">
            <w:r w:rsidRPr="000B2097">
              <w:rPr>
                <w:rStyle w:val="Hyperlink"/>
                <w:rFonts w:ascii="Calibri" w:hAnsi="Calibri" w:cs="Calibri"/>
                <w:noProof/>
                <w:sz w:val="16"/>
                <w:szCs w:val="16"/>
              </w:rPr>
              <w:t>10</w:t>
            </w:r>
            <w:r w:rsidRPr="000B2097">
              <w:rPr>
                <w:rFonts w:asciiTheme="minorHAnsi" w:eastAsiaTheme="minorEastAsia" w:hAnsiTheme="minorHAnsi" w:cs="Mangal"/>
                <w:b w:val="0"/>
                <w:bCs w:val="0"/>
                <w:i w:val="0"/>
                <w:iCs w:val="0"/>
                <w:noProof/>
                <w:kern w:val="2"/>
                <w:sz w:val="16"/>
                <w:szCs w:val="16"/>
                <w14:ligatures w14:val="standardContextual"/>
              </w:rPr>
              <w:tab/>
            </w:r>
            <w:r w:rsidRPr="000B2097">
              <w:rPr>
                <w:rStyle w:val="Hyperlink"/>
                <w:rFonts w:ascii="Calibri" w:hAnsi="Calibri" w:cs="Calibri"/>
                <w:noProof/>
                <w:sz w:val="16"/>
                <w:szCs w:val="16"/>
              </w:rPr>
              <w:t>THRESHOLD &amp; ALERT MASTER TEMPLATE – DETAILED REQUIREMENTS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_Toc228300281 \h </w:instrText>
            </w:r>
            <w:r w:rsidRPr="000B2097">
              <w:rPr>
                <w:noProof/>
                <w:webHidden/>
                <w:sz w:val="16"/>
                <w:szCs w:val="16"/>
              </w:rPr>
            </w:r>
            <w:r w:rsidRPr="000B2097">
              <w:rPr>
                <w:noProof/>
                <w:webHidden/>
                <w:sz w:val="16"/>
                <w:szCs w:val="16"/>
              </w:rPr>
              <w:fldChar w:fldCharType="separate"/>
            </w:r>
            <w:r w:rsidR="000B2097">
              <w:rPr>
                <w:noProof/>
                <w:webHidden/>
                <w:sz w:val="16"/>
                <w:szCs w:val="16"/>
              </w:rPr>
              <w:t>31</w:t>
            </w:r>
            <w:r w:rsidRPr="000B2097">
              <w:rPr>
                <w:noProof/>
                <w:webHidden/>
                <w:sz w:val="16"/>
                <w:szCs w:val="16"/>
              </w:rPr>
              <w:fldChar w:fldCharType="end"/>
            </w:r>
          </w:hyperlink>
        </w:p>
        <w:p w14:paraId="7FA9F415" w14:textId="264A2799"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82" w:history="1">
            <w:r w:rsidRPr="000B2097">
              <w:rPr>
                <w:rStyle w:val="Hyperlink"/>
                <w:rFonts w:ascii="Calibri" w:hAnsi="Calibri" w:cs="Calibri"/>
                <w:noProof/>
                <w:sz w:val="16"/>
                <w:szCs w:val="16"/>
              </w:rPr>
              <w:t>10.1</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Threshold Purpose</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_Toc228300282 \h </w:instrText>
            </w:r>
            <w:r w:rsidRPr="000B2097">
              <w:rPr>
                <w:noProof/>
                <w:webHidden/>
                <w:sz w:val="16"/>
                <w:szCs w:val="16"/>
              </w:rPr>
            </w:r>
            <w:r w:rsidRPr="000B2097">
              <w:rPr>
                <w:noProof/>
                <w:webHidden/>
                <w:sz w:val="16"/>
                <w:szCs w:val="16"/>
              </w:rPr>
              <w:fldChar w:fldCharType="separate"/>
            </w:r>
            <w:r w:rsidR="000B2097">
              <w:rPr>
                <w:noProof/>
                <w:webHidden/>
                <w:sz w:val="16"/>
                <w:szCs w:val="16"/>
              </w:rPr>
              <w:t>31</w:t>
            </w:r>
            <w:r w:rsidRPr="000B2097">
              <w:rPr>
                <w:noProof/>
                <w:webHidden/>
                <w:sz w:val="16"/>
                <w:szCs w:val="16"/>
              </w:rPr>
              <w:fldChar w:fldCharType="end"/>
            </w:r>
          </w:hyperlink>
        </w:p>
        <w:p w14:paraId="3605CA48" w14:textId="2AEF95D8"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83" w:history="1">
            <w:r w:rsidRPr="000B2097">
              <w:rPr>
                <w:rStyle w:val="Hyperlink"/>
                <w:rFonts w:ascii="Calibri" w:hAnsi="Calibri" w:cs="Calibri"/>
                <w:noProof/>
                <w:sz w:val="16"/>
                <w:szCs w:val="16"/>
              </w:rPr>
              <w:t>10.2</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Threshold Definition Fields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_Toc228300283 \h </w:instrText>
            </w:r>
            <w:r w:rsidRPr="000B2097">
              <w:rPr>
                <w:noProof/>
                <w:webHidden/>
                <w:sz w:val="16"/>
                <w:szCs w:val="16"/>
              </w:rPr>
            </w:r>
            <w:r w:rsidRPr="000B2097">
              <w:rPr>
                <w:noProof/>
                <w:webHidden/>
                <w:sz w:val="16"/>
                <w:szCs w:val="16"/>
              </w:rPr>
              <w:fldChar w:fldCharType="separate"/>
            </w:r>
            <w:r w:rsidR="000B2097">
              <w:rPr>
                <w:noProof/>
                <w:webHidden/>
                <w:sz w:val="16"/>
                <w:szCs w:val="16"/>
              </w:rPr>
              <w:t>32</w:t>
            </w:r>
            <w:r w:rsidRPr="000B2097">
              <w:rPr>
                <w:noProof/>
                <w:webHidden/>
                <w:sz w:val="16"/>
                <w:szCs w:val="16"/>
              </w:rPr>
              <w:fldChar w:fldCharType="end"/>
            </w:r>
          </w:hyperlink>
        </w:p>
        <w:p w14:paraId="172E015A" w14:textId="70F35463"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84" w:history="1">
            <w:r w:rsidRPr="000B2097">
              <w:rPr>
                <w:rStyle w:val="Hyperlink"/>
                <w:rFonts w:ascii="Calibri" w:hAnsi="Calibri" w:cs="Calibri"/>
                <w:noProof/>
                <w:sz w:val="16"/>
                <w:szCs w:val="16"/>
              </w:rPr>
              <w:t>10.3</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Linked Entity Rules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_Toc228300284 \h </w:instrText>
            </w:r>
            <w:r w:rsidRPr="000B2097">
              <w:rPr>
                <w:noProof/>
                <w:webHidden/>
                <w:sz w:val="16"/>
                <w:szCs w:val="16"/>
              </w:rPr>
            </w:r>
            <w:r w:rsidRPr="000B2097">
              <w:rPr>
                <w:noProof/>
                <w:webHidden/>
                <w:sz w:val="16"/>
                <w:szCs w:val="16"/>
              </w:rPr>
              <w:fldChar w:fldCharType="separate"/>
            </w:r>
            <w:r w:rsidR="000B2097">
              <w:rPr>
                <w:noProof/>
                <w:webHidden/>
                <w:sz w:val="16"/>
                <w:szCs w:val="16"/>
              </w:rPr>
              <w:t>34</w:t>
            </w:r>
            <w:r w:rsidRPr="000B2097">
              <w:rPr>
                <w:noProof/>
                <w:webHidden/>
                <w:sz w:val="16"/>
                <w:szCs w:val="16"/>
              </w:rPr>
              <w:fldChar w:fldCharType="end"/>
            </w:r>
          </w:hyperlink>
        </w:p>
        <w:p w14:paraId="5AF6A153" w14:textId="16A5EE21" w:rsidR="00D11370" w:rsidRPr="000B2097" w:rsidRDefault="00D11370">
          <w:pPr>
            <w:pStyle w:val="TOC3"/>
            <w:tabs>
              <w:tab w:val="right" w:leader="dot" w:pos="9350"/>
            </w:tabs>
            <w:rPr>
              <w:rFonts w:asciiTheme="minorHAnsi" w:eastAsiaTheme="minorEastAsia" w:hAnsiTheme="minorHAnsi" w:cs="Mangal"/>
              <w:noProof/>
              <w:kern w:val="2"/>
              <w:sz w:val="16"/>
              <w14:ligatures w14:val="standardContextual"/>
            </w:rPr>
          </w:pPr>
          <w:hyperlink w:anchor="_Toc228300285" w:history="1">
            <w:r w:rsidRPr="000B2097">
              <w:rPr>
                <w:rStyle w:val="Hyperlink"/>
                <w:rFonts w:ascii="Calibri" w:eastAsiaTheme="majorEastAsia" w:hAnsi="Calibri" w:cs="Calibri"/>
                <w:noProof/>
                <w:sz w:val="16"/>
              </w:rPr>
              <w:t>Rules</w:t>
            </w:r>
            <w:r w:rsidRPr="000B2097">
              <w:rPr>
                <w:noProof/>
                <w:webHidden/>
                <w:sz w:val="16"/>
              </w:rPr>
              <w:tab/>
            </w:r>
            <w:r w:rsidRPr="000B2097">
              <w:rPr>
                <w:noProof/>
                <w:webHidden/>
                <w:sz w:val="16"/>
              </w:rPr>
              <w:fldChar w:fldCharType="begin"/>
            </w:r>
            <w:r w:rsidRPr="000B2097">
              <w:rPr>
                <w:noProof/>
                <w:webHidden/>
                <w:sz w:val="16"/>
              </w:rPr>
              <w:instrText xml:space="preserve"> PAGEREF _Toc228300285 \h </w:instrText>
            </w:r>
            <w:r w:rsidRPr="000B2097">
              <w:rPr>
                <w:noProof/>
                <w:webHidden/>
                <w:sz w:val="16"/>
              </w:rPr>
            </w:r>
            <w:r w:rsidRPr="000B2097">
              <w:rPr>
                <w:noProof/>
                <w:webHidden/>
                <w:sz w:val="16"/>
              </w:rPr>
              <w:fldChar w:fldCharType="separate"/>
            </w:r>
            <w:r w:rsidR="000B2097">
              <w:rPr>
                <w:noProof/>
                <w:webHidden/>
                <w:sz w:val="16"/>
              </w:rPr>
              <w:t>34</w:t>
            </w:r>
            <w:r w:rsidRPr="000B2097">
              <w:rPr>
                <w:noProof/>
                <w:webHidden/>
                <w:sz w:val="16"/>
              </w:rPr>
              <w:fldChar w:fldCharType="end"/>
            </w:r>
          </w:hyperlink>
        </w:p>
        <w:p w14:paraId="4297DFDE" w14:textId="6AE68BAF"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86" w:history="1">
            <w:r w:rsidRPr="000B2097">
              <w:rPr>
                <w:rStyle w:val="Hyperlink"/>
                <w:rFonts w:ascii="Calibri" w:eastAsiaTheme="majorEastAsia" w:hAnsi="Calibri" w:cs="Calibri"/>
                <w:noProof/>
                <w:sz w:val="16"/>
                <w:szCs w:val="16"/>
              </w:rPr>
              <w:t>10.4</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Alert Policy Linkage</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_Toc228300286 \h </w:instrText>
            </w:r>
            <w:r w:rsidRPr="000B2097">
              <w:rPr>
                <w:noProof/>
                <w:webHidden/>
                <w:sz w:val="16"/>
                <w:szCs w:val="16"/>
              </w:rPr>
            </w:r>
            <w:r w:rsidRPr="000B2097">
              <w:rPr>
                <w:noProof/>
                <w:webHidden/>
                <w:sz w:val="16"/>
                <w:szCs w:val="16"/>
              </w:rPr>
              <w:fldChar w:fldCharType="separate"/>
            </w:r>
            <w:r w:rsidR="000B2097">
              <w:rPr>
                <w:noProof/>
                <w:webHidden/>
                <w:sz w:val="16"/>
                <w:szCs w:val="16"/>
              </w:rPr>
              <w:t>34</w:t>
            </w:r>
            <w:r w:rsidRPr="000B2097">
              <w:rPr>
                <w:noProof/>
                <w:webHidden/>
                <w:sz w:val="16"/>
                <w:szCs w:val="16"/>
              </w:rPr>
              <w:fldChar w:fldCharType="end"/>
            </w:r>
          </w:hyperlink>
        </w:p>
        <w:p w14:paraId="57742502" w14:textId="20A85CE4" w:rsidR="00D11370" w:rsidRPr="000B2097" w:rsidRDefault="00D11370">
          <w:pPr>
            <w:pStyle w:val="TOC1"/>
            <w:tabs>
              <w:tab w:val="left" w:pos="720"/>
              <w:tab w:val="right" w:leader="dot" w:pos="9350"/>
            </w:tabs>
            <w:rPr>
              <w:rFonts w:asciiTheme="minorHAnsi" w:eastAsiaTheme="minorEastAsia" w:hAnsiTheme="minorHAnsi" w:cs="Mangal"/>
              <w:b w:val="0"/>
              <w:bCs w:val="0"/>
              <w:i w:val="0"/>
              <w:iCs w:val="0"/>
              <w:noProof/>
              <w:kern w:val="2"/>
              <w:sz w:val="16"/>
              <w:szCs w:val="16"/>
              <w14:ligatures w14:val="standardContextual"/>
            </w:rPr>
          </w:pPr>
          <w:hyperlink w:anchor="_Toc228300287" w:history="1">
            <w:r w:rsidRPr="000B2097">
              <w:rPr>
                <w:rStyle w:val="Hyperlink"/>
                <w:rFonts w:ascii="Calibri" w:hAnsi="Calibri" w:cs="Calibri"/>
                <w:noProof/>
                <w:sz w:val="16"/>
                <w:szCs w:val="16"/>
              </w:rPr>
              <w:t>11</w:t>
            </w:r>
            <w:r w:rsidRPr="000B2097">
              <w:rPr>
                <w:rFonts w:asciiTheme="minorHAnsi" w:eastAsiaTheme="minorEastAsia" w:hAnsiTheme="minorHAnsi" w:cs="Mangal"/>
                <w:b w:val="0"/>
                <w:bCs w:val="0"/>
                <w:i w:val="0"/>
                <w:iCs w:val="0"/>
                <w:noProof/>
                <w:kern w:val="2"/>
                <w:sz w:val="16"/>
                <w:szCs w:val="16"/>
                <w14:ligatures w14:val="standardContextual"/>
              </w:rPr>
              <w:tab/>
            </w:r>
            <w:r w:rsidRPr="000B2097">
              <w:rPr>
                <w:rStyle w:val="Hyperlink"/>
                <w:rFonts w:ascii="Calibri" w:hAnsi="Calibri" w:cs="Calibri"/>
                <w:noProof/>
                <w:sz w:val="16"/>
                <w:szCs w:val="16"/>
              </w:rPr>
              <w:t>Alerts Template:</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_Toc228300287 \h </w:instrText>
            </w:r>
            <w:r w:rsidRPr="000B2097">
              <w:rPr>
                <w:noProof/>
                <w:webHidden/>
                <w:sz w:val="16"/>
                <w:szCs w:val="16"/>
              </w:rPr>
            </w:r>
            <w:r w:rsidRPr="000B2097">
              <w:rPr>
                <w:noProof/>
                <w:webHidden/>
                <w:sz w:val="16"/>
                <w:szCs w:val="16"/>
              </w:rPr>
              <w:fldChar w:fldCharType="separate"/>
            </w:r>
            <w:r w:rsidR="000B2097">
              <w:rPr>
                <w:noProof/>
                <w:webHidden/>
                <w:sz w:val="16"/>
                <w:szCs w:val="16"/>
              </w:rPr>
              <w:t>34</w:t>
            </w:r>
            <w:r w:rsidRPr="000B2097">
              <w:rPr>
                <w:noProof/>
                <w:webHidden/>
                <w:sz w:val="16"/>
                <w:szCs w:val="16"/>
              </w:rPr>
              <w:fldChar w:fldCharType="end"/>
            </w:r>
          </w:hyperlink>
        </w:p>
        <w:p w14:paraId="1DBCA402" w14:textId="06CD25E1"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88" w:history="1">
            <w:r w:rsidRPr="000B2097">
              <w:rPr>
                <w:rStyle w:val="Hyperlink"/>
                <w:rFonts w:ascii="Calibri" w:hAnsi="Calibri" w:cs="Calibri"/>
                <w:noProof/>
                <w:sz w:val="16"/>
                <w:szCs w:val="16"/>
              </w:rPr>
              <w:t>11.1</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ALERT POLICY SCOPE DEFINITION</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_Toc228300288 \h </w:instrText>
            </w:r>
            <w:r w:rsidRPr="000B2097">
              <w:rPr>
                <w:noProof/>
                <w:webHidden/>
                <w:sz w:val="16"/>
                <w:szCs w:val="16"/>
              </w:rPr>
            </w:r>
            <w:r w:rsidRPr="000B2097">
              <w:rPr>
                <w:noProof/>
                <w:webHidden/>
                <w:sz w:val="16"/>
                <w:szCs w:val="16"/>
              </w:rPr>
              <w:fldChar w:fldCharType="separate"/>
            </w:r>
            <w:r w:rsidR="000B2097">
              <w:rPr>
                <w:noProof/>
                <w:webHidden/>
                <w:sz w:val="16"/>
                <w:szCs w:val="16"/>
              </w:rPr>
              <w:t>34</w:t>
            </w:r>
            <w:r w:rsidRPr="000B2097">
              <w:rPr>
                <w:noProof/>
                <w:webHidden/>
                <w:sz w:val="16"/>
                <w:szCs w:val="16"/>
              </w:rPr>
              <w:fldChar w:fldCharType="end"/>
            </w:r>
          </w:hyperlink>
        </w:p>
        <w:p w14:paraId="68EC91E1" w14:textId="44FD7E3D"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89" w:history="1">
            <w:r w:rsidRPr="000B2097">
              <w:rPr>
                <w:rStyle w:val="Hyperlink"/>
                <w:rFonts w:ascii="Calibri" w:hAnsi="Calibri" w:cs="Calibri"/>
                <w:noProof/>
                <w:sz w:val="16"/>
                <w:szCs w:val="16"/>
              </w:rPr>
              <w:t>11.2</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ALERT CLASSIFICATION SETTINGS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_Toc228300289 \h </w:instrText>
            </w:r>
            <w:r w:rsidRPr="000B2097">
              <w:rPr>
                <w:noProof/>
                <w:webHidden/>
                <w:sz w:val="16"/>
                <w:szCs w:val="16"/>
              </w:rPr>
            </w:r>
            <w:r w:rsidRPr="000B2097">
              <w:rPr>
                <w:noProof/>
                <w:webHidden/>
                <w:sz w:val="16"/>
                <w:szCs w:val="16"/>
              </w:rPr>
              <w:fldChar w:fldCharType="separate"/>
            </w:r>
            <w:r w:rsidR="000B2097">
              <w:rPr>
                <w:noProof/>
                <w:webHidden/>
                <w:sz w:val="16"/>
                <w:szCs w:val="16"/>
              </w:rPr>
              <w:t>35</w:t>
            </w:r>
            <w:r w:rsidRPr="000B2097">
              <w:rPr>
                <w:noProof/>
                <w:webHidden/>
                <w:sz w:val="16"/>
                <w:szCs w:val="16"/>
              </w:rPr>
              <w:fldChar w:fldCharType="end"/>
            </w:r>
          </w:hyperlink>
        </w:p>
        <w:p w14:paraId="56A54492" w14:textId="09953C9F"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90" w:history="1">
            <w:r w:rsidRPr="000B2097">
              <w:rPr>
                <w:rStyle w:val="Hyperlink"/>
                <w:rFonts w:ascii="Calibri" w:hAnsi="Calibri" w:cs="Calibri"/>
                <w:noProof/>
                <w:sz w:val="16"/>
                <w:szCs w:val="16"/>
              </w:rPr>
              <w:t>11.3</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ASSIGNMENT CONFIGURATION</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_Toc228300290 \h </w:instrText>
            </w:r>
            <w:r w:rsidRPr="000B2097">
              <w:rPr>
                <w:noProof/>
                <w:webHidden/>
                <w:sz w:val="16"/>
                <w:szCs w:val="16"/>
              </w:rPr>
            </w:r>
            <w:r w:rsidRPr="000B2097">
              <w:rPr>
                <w:noProof/>
                <w:webHidden/>
                <w:sz w:val="16"/>
                <w:szCs w:val="16"/>
              </w:rPr>
              <w:fldChar w:fldCharType="separate"/>
            </w:r>
            <w:r w:rsidR="000B2097">
              <w:rPr>
                <w:noProof/>
                <w:webHidden/>
                <w:sz w:val="16"/>
                <w:szCs w:val="16"/>
              </w:rPr>
              <w:t>35</w:t>
            </w:r>
            <w:r w:rsidRPr="000B2097">
              <w:rPr>
                <w:noProof/>
                <w:webHidden/>
                <w:sz w:val="16"/>
                <w:szCs w:val="16"/>
              </w:rPr>
              <w:fldChar w:fldCharType="end"/>
            </w:r>
          </w:hyperlink>
        </w:p>
        <w:p w14:paraId="1D447B18" w14:textId="5D8EFDCB" w:rsidR="00D11370" w:rsidRPr="000B2097" w:rsidRDefault="00D11370">
          <w:pPr>
            <w:pStyle w:val="TOC3"/>
            <w:tabs>
              <w:tab w:val="right" w:leader="dot" w:pos="9350"/>
            </w:tabs>
            <w:rPr>
              <w:rFonts w:asciiTheme="minorHAnsi" w:eastAsiaTheme="minorEastAsia" w:hAnsiTheme="minorHAnsi" w:cs="Mangal"/>
              <w:noProof/>
              <w:kern w:val="2"/>
              <w:sz w:val="16"/>
              <w14:ligatures w14:val="standardContextual"/>
            </w:rPr>
          </w:pPr>
          <w:hyperlink w:anchor="_Toc228300291" w:history="1">
            <w:r w:rsidRPr="000B2097">
              <w:rPr>
                <w:rStyle w:val="Hyperlink"/>
                <w:rFonts w:ascii="Calibri" w:eastAsiaTheme="majorEastAsia" w:hAnsi="Calibri" w:cs="Calibri"/>
                <w:noProof/>
                <w:sz w:val="16"/>
              </w:rPr>
              <w:t>Constraints</w:t>
            </w:r>
            <w:r w:rsidRPr="000B2097">
              <w:rPr>
                <w:noProof/>
                <w:webHidden/>
                <w:sz w:val="16"/>
              </w:rPr>
              <w:tab/>
            </w:r>
            <w:r w:rsidRPr="000B2097">
              <w:rPr>
                <w:noProof/>
                <w:webHidden/>
                <w:sz w:val="16"/>
              </w:rPr>
              <w:fldChar w:fldCharType="begin"/>
            </w:r>
            <w:r w:rsidRPr="000B2097">
              <w:rPr>
                <w:noProof/>
                <w:webHidden/>
                <w:sz w:val="16"/>
              </w:rPr>
              <w:instrText xml:space="preserve"> PAGEREF _Toc228300291 \h </w:instrText>
            </w:r>
            <w:r w:rsidRPr="000B2097">
              <w:rPr>
                <w:noProof/>
                <w:webHidden/>
                <w:sz w:val="16"/>
              </w:rPr>
            </w:r>
            <w:r w:rsidRPr="000B2097">
              <w:rPr>
                <w:noProof/>
                <w:webHidden/>
                <w:sz w:val="16"/>
              </w:rPr>
              <w:fldChar w:fldCharType="separate"/>
            </w:r>
            <w:r w:rsidR="000B2097">
              <w:rPr>
                <w:noProof/>
                <w:webHidden/>
                <w:sz w:val="16"/>
              </w:rPr>
              <w:t>35</w:t>
            </w:r>
            <w:r w:rsidRPr="000B2097">
              <w:rPr>
                <w:noProof/>
                <w:webHidden/>
                <w:sz w:val="16"/>
              </w:rPr>
              <w:fldChar w:fldCharType="end"/>
            </w:r>
          </w:hyperlink>
        </w:p>
        <w:p w14:paraId="67330A54" w14:textId="3057B475"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92" w:history="1">
            <w:r w:rsidRPr="000B2097">
              <w:rPr>
                <w:rStyle w:val="Hyperlink"/>
                <w:rFonts w:ascii="Calibri" w:hAnsi="Calibri" w:cs="Calibri"/>
                <w:noProof/>
                <w:sz w:val="16"/>
                <w:szCs w:val="16"/>
              </w:rPr>
              <w:t>11.4</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LIFECYCLE RULES (State Governance)</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_Toc228300292 \h </w:instrText>
            </w:r>
            <w:r w:rsidRPr="000B2097">
              <w:rPr>
                <w:noProof/>
                <w:webHidden/>
                <w:sz w:val="16"/>
                <w:szCs w:val="16"/>
              </w:rPr>
            </w:r>
            <w:r w:rsidRPr="000B2097">
              <w:rPr>
                <w:noProof/>
                <w:webHidden/>
                <w:sz w:val="16"/>
                <w:szCs w:val="16"/>
              </w:rPr>
              <w:fldChar w:fldCharType="separate"/>
            </w:r>
            <w:r w:rsidR="000B2097">
              <w:rPr>
                <w:noProof/>
                <w:webHidden/>
                <w:sz w:val="16"/>
                <w:szCs w:val="16"/>
              </w:rPr>
              <w:t>35</w:t>
            </w:r>
            <w:r w:rsidRPr="000B2097">
              <w:rPr>
                <w:noProof/>
                <w:webHidden/>
                <w:sz w:val="16"/>
                <w:szCs w:val="16"/>
              </w:rPr>
              <w:fldChar w:fldCharType="end"/>
            </w:r>
          </w:hyperlink>
        </w:p>
        <w:p w14:paraId="2C2024B7" w14:textId="76258A05"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93" w:history="1">
            <w:r w:rsidRPr="000B2097">
              <w:rPr>
                <w:rStyle w:val="Hyperlink"/>
                <w:rFonts w:ascii="Calibri" w:hAnsi="Calibri" w:cs="Calibri"/>
                <w:noProof/>
                <w:sz w:val="16"/>
                <w:szCs w:val="16"/>
              </w:rPr>
              <w:t>11.5</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SLA CONFIGURATION BINDING</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_Toc228300293 \h </w:instrText>
            </w:r>
            <w:r w:rsidRPr="000B2097">
              <w:rPr>
                <w:noProof/>
                <w:webHidden/>
                <w:sz w:val="16"/>
                <w:szCs w:val="16"/>
              </w:rPr>
            </w:r>
            <w:r w:rsidRPr="000B2097">
              <w:rPr>
                <w:noProof/>
                <w:webHidden/>
                <w:sz w:val="16"/>
                <w:szCs w:val="16"/>
              </w:rPr>
              <w:fldChar w:fldCharType="separate"/>
            </w:r>
            <w:r w:rsidR="000B2097">
              <w:rPr>
                <w:noProof/>
                <w:webHidden/>
                <w:sz w:val="16"/>
                <w:szCs w:val="16"/>
              </w:rPr>
              <w:t>36</w:t>
            </w:r>
            <w:r w:rsidRPr="000B2097">
              <w:rPr>
                <w:noProof/>
                <w:webHidden/>
                <w:sz w:val="16"/>
                <w:szCs w:val="16"/>
              </w:rPr>
              <w:fldChar w:fldCharType="end"/>
            </w:r>
          </w:hyperlink>
        </w:p>
        <w:p w14:paraId="682D3F0B" w14:textId="6957F207" w:rsidR="00D11370" w:rsidRPr="000B2097" w:rsidRDefault="00D11370">
          <w:pPr>
            <w:pStyle w:val="TOC2"/>
            <w:tabs>
              <w:tab w:val="left" w:pos="120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94" w:history="1">
            <w:r w:rsidRPr="000B2097">
              <w:rPr>
                <w:rStyle w:val="Hyperlink"/>
                <w:rFonts w:ascii="Calibri" w:hAnsi="Calibri" w:cs="Calibri"/>
                <w:noProof/>
                <w:sz w:val="16"/>
                <w:szCs w:val="16"/>
              </w:rPr>
              <w:t>11.5.1</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SLA PRIORITY PROFILE DEFINITION</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_Toc228300294 \h </w:instrText>
            </w:r>
            <w:r w:rsidRPr="000B2097">
              <w:rPr>
                <w:noProof/>
                <w:webHidden/>
                <w:sz w:val="16"/>
                <w:szCs w:val="16"/>
              </w:rPr>
            </w:r>
            <w:r w:rsidRPr="000B2097">
              <w:rPr>
                <w:noProof/>
                <w:webHidden/>
                <w:sz w:val="16"/>
                <w:szCs w:val="16"/>
              </w:rPr>
              <w:fldChar w:fldCharType="separate"/>
            </w:r>
            <w:r w:rsidR="000B2097">
              <w:rPr>
                <w:noProof/>
                <w:webHidden/>
                <w:sz w:val="16"/>
                <w:szCs w:val="16"/>
              </w:rPr>
              <w:t>36</w:t>
            </w:r>
            <w:r w:rsidRPr="000B2097">
              <w:rPr>
                <w:noProof/>
                <w:webHidden/>
                <w:sz w:val="16"/>
                <w:szCs w:val="16"/>
              </w:rPr>
              <w:fldChar w:fldCharType="end"/>
            </w:r>
          </w:hyperlink>
        </w:p>
        <w:p w14:paraId="2AD87C8A" w14:textId="341F4D74" w:rsidR="00D11370" w:rsidRPr="000B2097" w:rsidRDefault="00D11370">
          <w:pPr>
            <w:pStyle w:val="TOC1"/>
            <w:tabs>
              <w:tab w:val="left" w:pos="720"/>
              <w:tab w:val="right" w:leader="dot" w:pos="9350"/>
            </w:tabs>
            <w:rPr>
              <w:rFonts w:asciiTheme="minorHAnsi" w:eastAsiaTheme="minorEastAsia" w:hAnsiTheme="minorHAnsi" w:cs="Mangal"/>
              <w:b w:val="0"/>
              <w:bCs w:val="0"/>
              <w:i w:val="0"/>
              <w:iCs w:val="0"/>
              <w:noProof/>
              <w:kern w:val="2"/>
              <w:sz w:val="16"/>
              <w:szCs w:val="16"/>
              <w14:ligatures w14:val="standardContextual"/>
            </w:rPr>
          </w:pPr>
          <w:hyperlink w:anchor="_Toc228300295" w:history="1">
            <w:r w:rsidRPr="000B2097">
              <w:rPr>
                <w:rStyle w:val="Hyperlink"/>
                <w:rFonts w:ascii="Calibri" w:hAnsi="Calibri" w:cs="Calibri"/>
                <w:noProof/>
                <w:sz w:val="16"/>
                <w:szCs w:val="16"/>
              </w:rPr>
              <w:t>12</w:t>
            </w:r>
            <w:r w:rsidRPr="000B2097">
              <w:rPr>
                <w:rFonts w:asciiTheme="minorHAnsi" w:eastAsiaTheme="minorEastAsia" w:hAnsiTheme="minorHAnsi" w:cs="Mangal"/>
                <w:b w:val="0"/>
                <w:bCs w:val="0"/>
                <w:i w:val="0"/>
                <w:iCs w:val="0"/>
                <w:noProof/>
                <w:kern w:val="2"/>
                <w:sz w:val="16"/>
                <w:szCs w:val="16"/>
                <w14:ligatures w14:val="standardContextual"/>
              </w:rPr>
              <w:tab/>
            </w:r>
            <w:r w:rsidRPr="000B2097">
              <w:rPr>
                <w:rStyle w:val="Hyperlink"/>
                <w:rFonts w:ascii="Calibri" w:hAnsi="Calibri" w:cs="Calibri"/>
                <w:noProof/>
                <w:sz w:val="16"/>
                <w:szCs w:val="16"/>
              </w:rPr>
              <w:t>LINKING &amp; COMPATIBILITY RULES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_Toc228300295 \h </w:instrText>
            </w:r>
            <w:r w:rsidRPr="000B2097">
              <w:rPr>
                <w:noProof/>
                <w:webHidden/>
                <w:sz w:val="16"/>
                <w:szCs w:val="16"/>
              </w:rPr>
            </w:r>
            <w:r w:rsidRPr="000B2097">
              <w:rPr>
                <w:noProof/>
                <w:webHidden/>
                <w:sz w:val="16"/>
                <w:szCs w:val="16"/>
              </w:rPr>
              <w:fldChar w:fldCharType="separate"/>
            </w:r>
            <w:r w:rsidR="000B2097">
              <w:rPr>
                <w:noProof/>
                <w:webHidden/>
                <w:sz w:val="16"/>
                <w:szCs w:val="16"/>
              </w:rPr>
              <w:t>37</w:t>
            </w:r>
            <w:r w:rsidRPr="000B2097">
              <w:rPr>
                <w:noProof/>
                <w:webHidden/>
                <w:sz w:val="16"/>
                <w:szCs w:val="16"/>
              </w:rPr>
              <w:fldChar w:fldCharType="end"/>
            </w:r>
          </w:hyperlink>
        </w:p>
        <w:p w14:paraId="4E2E710E" w14:textId="68F5858D"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96" w:history="1">
            <w:r w:rsidRPr="000B2097">
              <w:rPr>
                <w:rStyle w:val="Hyperlink"/>
                <w:rFonts w:ascii="Calibri" w:hAnsi="Calibri" w:cs="Calibri"/>
                <w:noProof/>
                <w:sz w:val="16"/>
                <w:szCs w:val="16"/>
              </w:rPr>
              <w:t>12.1</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Linking Matrix</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_Toc228300296 \h </w:instrText>
            </w:r>
            <w:r w:rsidRPr="000B2097">
              <w:rPr>
                <w:noProof/>
                <w:webHidden/>
                <w:sz w:val="16"/>
                <w:szCs w:val="16"/>
              </w:rPr>
            </w:r>
            <w:r w:rsidRPr="000B2097">
              <w:rPr>
                <w:noProof/>
                <w:webHidden/>
                <w:sz w:val="16"/>
                <w:szCs w:val="16"/>
              </w:rPr>
              <w:fldChar w:fldCharType="separate"/>
            </w:r>
            <w:r w:rsidR="000B2097">
              <w:rPr>
                <w:noProof/>
                <w:webHidden/>
                <w:sz w:val="16"/>
                <w:szCs w:val="16"/>
              </w:rPr>
              <w:t>37</w:t>
            </w:r>
            <w:r w:rsidRPr="000B2097">
              <w:rPr>
                <w:noProof/>
                <w:webHidden/>
                <w:sz w:val="16"/>
                <w:szCs w:val="16"/>
              </w:rPr>
              <w:fldChar w:fldCharType="end"/>
            </w:r>
          </w:hyperlink>
        </w:p>
        <w:p w14:paraId="66B40565" w14:textId="692F8D04"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297" w:history="1">
            <w:r w:rsidRPr="000B2097">
              <w:rPr>
                <w:rStyle w:val="Hyperlink"/>
                <w:rFonts w:ascii="Calibri" w:hAnsi="Calibri" w:cs="Calibri"/>
                <w:noProof/>
                <w:sz w:val="16"/>
                <w:szCs w:val="16"/>
              </w:rPr>
              <w:t>12.2</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Validation Rules: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_Toc228300297 \h </w:instrText>
            </w:r>
            <w:r w:rsidRPr="000B2097">
              <w:rPr>
                <w:noProof/>
                <w:webHidden/>
                <w:sz w:val="16"/>
                <w:szCs w:val="16"/>
              </w:rPr>
            </w:r>
            <w:r w:rsidRPr="000B2097">
              <w:rPr>
                <w:noProof/>
                <w:webHidden/>
                <w:sz w:val="16"/>
                <w:szCs w:val="16"/>
              </w:rPr>
              <w:fldChar w:fldCharType="separate"/>
            </w:r>
            <w:r w:rsidR="000B2097">
              <w:rPr>
                <w:noProof/>
                <w:webHidden/>
                <w:sz w:val="16"/>
                <w:szCs w:val="16"/>
              </w:rPr>
              <w:t>37</w:t>
            </w:r>
            <w:r w:rsidRPr="000B2097">
              <w:rPr>
                <w:noProof/>
                <w:webHidden/>
                <w:sz w:val="16"/>
                <w:szCs w:val="16"/>
              </w:rPr>
              <w:fldChar w:fldCharType="end"/>
            </w:r>
          </w:hyperlink>
        </w:p>
        <w:p w14:paraId="233FCF55" w14:textId="5607E20D"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312" w:history="1">
            <w:r w:rsidRPr="000B2097">
              <w:rPr>
                <w:rStyle w:val="Hyperlink"/>
                <w:rFonts w:ascii="Calibri" w:hAnsi="Calibri" w:cs="Calibri"/>
                <w:noProof/>
                <w:sz w:val="16"/>
                <w:szCs w:val="16"/>
              </w:rPr>
              <w:t>12.3</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Linking Resolution Model</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_Toc228300312 \h </w:instrText>
            </w:r>
            <w:r w:rsidRPr="000B2097">
              <w:rPr>
                <w:noProof/>
                <w:webHidden/>
                <w:sz w:val="16"/>
                <w:szCs w:val="16"/>
              </w:rPr>
            </w:r>
            <w:r w:rsidRPr="000B2097">
              <w:rPr>
                <w:noProof/>
                <w:webHidden/>
                <w:sz w:val="16"/>
                <w:szCs w:val="16"/>
              </w:rPr>
              <w:fldChar w:fldCharType="separate"/>
            </w:r>
            <w:r w:rsidR="000B2097">
              <w:rPr>
                <w:noProof/>
                <w:webHidden/>
                <w:sz w:val="16"/>
                <w:szCs w:val="16"/>
              </w:rPr>
              <w:t>38</w:t>
            </w:r>
            <w:r w:rsidRPr="000B2097">
              <w:rPr>
                <w:noProof/>
                <w:webHidden/>
                <w:sz w:val="16"/>
                <w:szCs w:val="16"/>
              </w:rPr>
              <w:fldChar w:fldCharType="end"/>
            </w:r>
          </w:hyperlink>
        </w:p>
        <w:p w14:paraId="6201A8F9" w14:textId="1E143124"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313" w:history="1">
            <w:r w:rsidRPr="000B2097">
              <w:rPr>
                <w:rStyle w:val="Hyperlink"/>
                <w:rFonts w:ascii="Calibri" w:hAnsi="Calibri" w:cs="Calibri"/>
                <w:noProof/>
                <w:sz w:val="16"/>
                <w:szCs w:val="16"/>
              </w:rPr>
              <w:t>12.4</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Alert Binding Rule</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_Toc228300313 \h </w:instrText>
            </w:r>
            <w:r w:rsidRPr="000B2097">
              <w:rPr>
                <w:noProof/>
                <w:webHidden/>
                <w:sz w:val="16"/>
                <w:szCs w:val="16"/>
              </w:rPr>
            </w:r>
            <w:r w:rsidRPr="000B2097">
              <w:rPr>
                <w:noProof/>
                <w:webHidden/>
                <w:sz w:val="16"/>
                <w:szCs w:val="16"/>
              </w:rPr>
              <w:fldChar w:fldCharType="separate"/>
            </w:r>
            <w:r w:rsidR="000B2097">
              <w:rPr>
                <w:noProof/>
                <w:webHidden/>
                <w:sz w:val="16"/>
                <w:szCs w:val="16"/>
              </w:rPr>
              <w:t>39</w:t>
            </w:r>
            <w:r w:rsidRPr="000B2097">
              <w:rPr>
                <w:noProof/>
                <w:webHidden/>
                <w:sz w:val="16"/>
                <w:szCs w:val="16"/>
              </w:rPr>
              <w:fldChar w:fldCharType="end"/>
            </w:r>
          </w:hyperlink>
        </w:p>
        <w:p w14:paraId="74BC4207" w14:textId="38E420E0" w:rsidR="00D11370" w:rsidRPr="000B2097" w:rsidRDefault="00D11370">
          <w:pPr>
            <w:pStyle w:val="TOC1"/>
            <w:tabs>
              <w:tab w:val="left" w:pos="720"/>
              <w:tab w:val="right" w:leader="dot" w:pos="9350"/>
            </w:tabs>
            <w:rPr>
              <w:rFonts w:asciiTheme="minorHAnsi" w:eastAsiaTheme="minorEastAsia" w:hAnsiTheme="minorHAnsi" w:cs="Mangal"/>
              <w:b w:val="0"/>
              <w:bCs w:val="0"/>
              <w:i w:val="0"/>
              <w:iCs w:val="0"/>
              <w:noProof/>
              <w:kern w:val="2"/>
              <w:sz w:val="16"/>
              <w:szCs w:val="16"/>
              <w14:ligatures w14:val="standardContextual"/>
            </w:rPr>
          </w:pPr>
          <w:hyperlink w:anchor="_Toc228300314" w:history="1">
            <w:r w:rsidRPr="000B2097">
              <w:rPr>
                <w:rStyle w:val="Hyperlink"/>
                <w:rFonts w:ascii="Calibri" w:hAnsi="Calibri" w:cs="Calibri"/>
                <w:noProof/>
                <w:sz w:val="16"/>
                <w:szCs w:val="16"/>
              </w:rPr>
              <w:t>13</w:t>
            </w:r>
            <w:r w:rsidRPr="000B2097">
              <w:rPr>
                <w:rFonts w:asciiTheme="minorHAnsi" w:eastAsiaTheme="minorEastAsia" w:hAnsiTheme="minorHAnsi" w:cs="Mangal"/>
                <w:b w:val="0"/>
                <w:bCs w:val="0"/>
                <w:i w:val="0"/>
                <w:iCs w:val="0"/>
                <w:noProof/>
                <w:kern w:val="2"/>
                <w:sz w:val="16"/>
                <w:szCs w:val="16"/>
                <w14:ligatures w14:val="standardContextual"/>
              </w:rPr>
              <w:tab/>
            </w:r>
            <w:r w:rsidRPr="000B2097">
              <w:rPr>
                <w:rStyle w:val="Hyperlink"/>
                <w:rFonts w:ascii="Calibri" w:hAnsi="Calibri" w:cs="Calibri"/>
                <w:noProof/>
                <w:sz w:val="16"/>
                <w:szCs w:val="16"/>
              </w:rPr>
              <w:t>ORG TEMPLATE DERIVATION RULES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_Toc228300314 \h </w:instrText>
            </w:r>
            <w:r w:rsidRPr="000B2097">
              <w:rPr>
                <w:noProof/>
                <w:webHidden/>
                <w:sz w:val="16"/>
                <w:szCs w:val="16"/>
              </w:rPr>
            </w:r>
            <w:r w:rsidRPr="000B2097">
              <w:rPr>
                <w:noProof/>
                <w:webHidden/>
                <w:sz w:val="16"/>
                <w:szCs w:val="16"/>
              </w:rPr>
              <w:fldChar w:fldCharType="separate"/>
            </w:r>
            <w:r w:rsidR="000B2097">
              <w:rPr>
                <w:noProof/>
                <w:webHidden/>
                <w:sz w:val="16"/>
                <w:szCs w:val="16"/>
              </w:rPr>
              <w:t>39</w:t>
            </w:r>
            <w:r w:rsidRPr="000B2097">
              <w:rPr>
                <w:noProof/>
                <w:webHidden/>
                <w:sz w:val="16"/>
                <w:szCs w:val="16"/>
              </w:rPr>
              <w:fldChar w:fldCharType="end"/>
            </w:r>
          </w:hyperlink>
        </w:p>
        <w:p w14:paraId="753E041F" w14:textId="5357E842"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315" w:history="1">
            <w:r w:rsidRPr="000B2097">
              <w:rPr>
                <w:rStyle w:val="Hyperlink"/>
                <w:rFonts w:ascii="Calibri" w:hAnsi="Calibri" w:cs="Calibri"/>
                <w:noProof/>
                <w:sz w:val="16"/>
                <w:szCs w:val="16"/>
              </w:rPr>
              <w:t>13.1</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Every Org Template must:</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_Toc228300315 \h </w:instrText>
            </w:r>
            <w:r w:rsidRPr="000B2097">
              <w:rPr>
                <w:noProof/>
                <w:webHidden/>
                <w:sz w:val="16"/>
                <w:szCs w:val="16"/>
              </w:rPr>
            </w:r>
            <w:r w:rsidRPr="000B2097">
              <w:rPr>
                <w:noProof/>
                <w:webHidden/>
                <w:sz w:val="16"/>
                <w:szCs w:val="16"/>
              </w:rPr>
              <w:fldChar w:fldCharType="separate"/>
            </w:r>
            <w:r w:rsidR="000B2097">
              <w:rPr>
                <w:noProof/>
                <w:webHidden/>
                <w:sz w:val="16"/>
                <w:szCs w:val="16"/>
              </w:rPr>
              <w:t>39</w:t>
            </w:r>
            <w:r w:rsidRPr="000B2097">
              <w:rPr>
                <w:noProof/>
                <w:webHidden/>
                <w:sz w:val="16"/>
                <w:szCs w:val="16"/>
              </w:rPr>
              <w:fldChar w:fldCharType="end"/>
            </w:r>
          </w:hyperlink>
        </w:p>
        <w:p w14:paraId="67310395" w14:textId="42456387"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316" w:history="1">
            <w:r w:rsidRPr="000B2097">
              <w:rPr>
                <w:rStyle w:val="Hyperlink"/>
                <w:rFonts w:ascii="Calibri" w:eastAsiaTheme="majorEastAsia" w:hAnsi="Calibri" w:cs="Calibri"/>
                <w:noProof/>
                <w:sz w:val="16"/>
                <w:szCs w:val="16"/>
              </w:rPr>
              <w:t>13.2</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Derivation Rules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_Toc228300316 \h </w:instrText>
            </w:r>
            <w:r w:rsidRPr="000B2097">
              <w:rPr>
                <w:noProof/>
                <w:webHidden/>
                <w:sz w:val="16"/>
                <w:szCs w:val="16"/>
              </w:rPr>
            </w:r>
            <w:r w:rsidRPr="000B2097">
              <w:rPr>
                <w:noProof/>
                <w:webHidden/>
                <w:sz w:val="16"/>
                <w:szCs w:val="16"/>
              </w:rPr>
              <w:fldChar w:fldCharType="separate"/>
            </w:r>
            <w:r w:rsidR="000B2097">
              <w:rPr>
                <w:noProof/>
                <w:webHidden/>
                <w:sz w:val="16"/>
                <w:szCs w:val="16"/>
              </w:rPr>
              <w:t>39</w:t>
            </w:r>
            <w:r w:rsidRPr="000B2097">
              <w:rPr>
                <w:noProof/>
                <w:webHidden/>
                <w:sz w:val="16"/>
                <w:szCs w:val="16"/>
              </w:rPr>
              <w:fldChar w:fldCharType="end"/>
            </w:r>
          </w:hyperlink>
        </w:p>
        <w:p w14:paraId="5E6361BD" w14:textId="7DA2FB72"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317" w:history="1">
            <w:r w:rsidRPr="000B2097">
              <w:rPr>
                <w:rStyle w:val="Hyperlink"/>
                <w:rFonts w:ascii="Calibri" w:hAnsi="Calibri" w:cs="Calibri"/>
                <w:noProof/>
                <w:sz w:val="16"/>
                <w:szCs w:val="16"/>
              </w:rPr>
              <w:t>13.3</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Metadata Behavior</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_Toc228300317 \h </w:instrText>
            </w:r>
            <w:r w:rsidRPr="000B2097">
              <w:rPr>
                <w:noProof/>
                <w:webHidden/>
                <w:sz w:val="16"/>
                <w:szCs w:val="16"/>
              </w:rPr>
            </w:r>
            <w:r w:rsidRPr="000B2097">
              <w:rPr>
                <w:noProof/>
                <w:webHidden/>
                <w:sz w:val="16"/>
                <w:szCs w:val="16"/>
              </w:rPr>
              <w:fldChar w:fldCharType="separate"/>
            </w:r>
            <w:r w:rsidR="000B2097">
              <w:rPr>
                <w:noProof/>
                <w:webHidden/>
                <w:sz w:val="16"/>
                <w:szCs w:val="16"/>
              </w:rPr>
              <w:t>40</w:t>
            </w:r>
            <w:r w:rsidRPr="000B2097">
              <w:rPr>
                <w:noProof/>
                <w:webHidden/>
                <w:sz w:val="16"/>
                <w:szCs w:val="16"/>
              </w:rPr>
              <w:fldChar w:fldCharType="end"/>
            </w:r>
          </w:hyperlink>
        </w:p>
        <w:p w14:paraId="25A97E1B" w14:textId="26AD5338"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318" w:history="1">
            <w:r w:rsidRPr="000B2097">
              <w:rPr>
                <w:rStyle w:val="Hyperlink"/>
                <w:rFonts w:ascii="Calibri" w:hAnsi="Calibri" w:cs="Calibri"/>
                <w:noProof/>
                <w:sz w:val="16"/>
                <w:szCs w:val="16"/>
              </w:rPr>
              <w:t>13.4</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Structural Protection Rules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_Toc228300318 \h </w:instrText>
            </w:r>
            <w:r w:rsidRPr="000B2097">
              <w:rPr>
                <w:noProof/>
                <w:webHidden/>
                <w:sz w:val="16"/>
                <w:szCs w:val="16"/>
              </w:rPr>
            </w:r>
            <w:r w:rsidRPr="000B2097">
              <w:rPr>
                <w:noProof/>
                <w:webHidden/>
                <w:sz w:val="16"/>
                <w:szCs w:val="16"/>
              </w:rPr>
              <w:fldChar w:fldCharType="separate"/>
            </w:r>
            <w:r w:rsidR="000B2097">
              <w:rPr>
                <w:noProof/>
                <w:webHidden/>
                <w:sz w:val="16"/>
                <w:szCs w:val="16"/>
              </w:rPr>
              <w:t>40</w:t>
            </w:r>
            <w:r w:rsidRPr="000B2097">
              <w:rPr>
                <w:noProof/>
                <w:webHidden/>
                <w:sz w:val="16"/>
                <w:szCs w:val="16"/>
              </w:rPr>
              <w:fldChar w:fldCharType="end"/>
            </w:r>
          </w:hyperlink>
        </w:p>
        <w:p w14:paraId="7257A19B" w14:textId="59489A29"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319" w:history="1">
            <w:r w:rsidRPr="000B2097">
              <w:rPr>
                <w:rStyle w:val="Hyperlink"/>
                <w:rFonts w:ascii="Calibri" w:hAnsi="Calibri" w:cs="Calibri"/>
                <w:noProof/>
                <w:sz w:val="16"/>
                <w:szCs w:val="16"/>
              </w:rPr>
              <w:t>13.5</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Versioning Rules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_Toc228300319 \h </w:instrText>
            </w:r>
            <w:r w:rsidRPr="000B2097">
              <w:rPr>
                <w:noProof/>
                <w:webHidden/>
                <w:sz w:val="16"/>
                <w:szCs w:val="16"/>
              </w:rPr>
            </w:r>
            <w:r w:rsidRPr="000B2097">
              <w:rPr>
                <w:noProof/>
                <w:webHidden/>
                <w:sz w:val="16"/>
                <w:szCs w:val="16"/>
              </w:rPr>
              <w:fldChar w:fldCharType="separate"/>
            </w:r>
            <w:r w:rsidR="000B2097">
              <w:rPr>
                <w:noProof/>
                <w:webHidden/>
                <w:sz w:val="16"/>
                <w:szCs w:val="16"/>
              </w:rPr>
              <w:t>40</w:t>
            </w:r>
            <w:r w:rsidRPr="000B2097">
              <w:rPr>
                <w:noProof/>
                <w:webHidden/>
                <w:sz w:val="16"/>
                <w:szCs w:val="16"/>
              </w:rPr>
              <w:fldChar w:fldCharType="end"/>
            </w:r>
          </w:hyperlink>
        </w:p>
        <w:p w14:paraId="26DFA24F" w14:textId="5E30DA0D"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320" w:history="1">
            <w:r w:rsidRPr="000B2097">
              <w:rPr>
                <w:rStyle w:val="Hyperlink"/>
                <w:rFonts w:ascii="Calibri" w:hAnsi="Calibri" w:cs="Calibri"/>
                <w:noProof/>
                <w:sz w:val="16"/>
                <w:szCs w:val="16"/>
              </w:rPr>
              <w:t>13.6</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Deletion Rules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_Toc228300320 \h </w:instrText>
            </w:r>
            <w:r w:rsidRPr="000B2097">
              <w:rPr>
                <w:noProof/>
                <w:webHidden/>
                <w:sz w:val="16"/>
                <w:szCs w:val="16"/>
              </w:rPr>
            </w:r>
            <w:r w:rsidRPr="000B2097">
              <w:rPr>
                <w:noProof/>
                <w:webHidden/>
                <w:sz w:val="16"/>
                <w:szCs w:val="16"/>
              </w:rPr>
              <w:fldChar w:fldCharType="separate"/>
            </w:r>
            <w:r w:rsidR="000B2097">
              <w:rPr>
                <w:noProof/>
                <w:webHidden/>
                <w:sz w:val="16"/>
                <w:szCs w:val="16"/>
              </w:rPr>
              <w:t>40</w:t>
            </w:r>
            <w:r w:rsidRPr="000B2097">
              <w:rPr>
                <w:noProof/>
                <w:webHidden/>
                <w:sz w:val="16"/>
                <w:szCs w:val="16"/>
              </w:rPr>
              <w:fldChar w:fldCharType="end"/>
            </w:r>
          </w:hyperlink>
        </w:p>
        <w:p w14:paraId="6C6272DC" w14:textId="4FA70E7F"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321" w:history="1">
            <w:r w:rsidRPr="000B2097">
              <w:rPr>
                <w:rStyle w:val="Hyperlink"/>
                <w:rFonts w:ascii="Calibri" w:hAnsi="Calibri" w:cs="Calibri"/>
                <w:noProof/>
                <w:sz w:val="16"/>
                <w:szCs w:val="16"/>
              </w:rPr>
              <w:t>13.7</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Inheritance Rules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_Toc228300321 \h </w:instrText>
            </w:r>
            <w:r w:rsidRPr="000B2097">
              <w:rPr>
                <w:noProof/>
                <w:webHidden/>
                <w:sz w:val="16"/>
                <w:szCs w:val="16"/>
              </w:rPr>
            </w:r>
            <w:r w:rsidRPr="000B2097">
              <w:rPr>
                <w:noProof/>
                <w:webHidden/>
                <w:sz w:val="16"/>
                <w:szCs w:val="16"/>
              </w:rPr>
              <w:fldChar w:fldCharType="separate"/>
            </w:r>
            <w:r w:rsidR="000B2097">
              <w:rPr>
                <w:noProof/>
                <w:webHidden/>
                <w:sz w:val="16"/>
                <w:szCs w:val="16"/>
              </w:rPr>
              <w:t>41</w:t>
            </w:r>
            <w:r w:rsidRPr="000B2097">
              <w:rPr>
                <w:noProof/>
                <w:webHidden/>
                <w:sz w:val="16"/>
                <w:szCs w:val="16"/>
              </w:rPr>
              <w:fldChar w:fldCharType="end"/>
            </w:r>
          </w:hyperlink>
        </w:p>
        <w:p w14:paraId="17DD4AAD" w14:textId="058722A6" w:rsidR="00D11370" w:rsidRPr="000B2097" w:rsidRDefault="00D11370">
          <w:pPr>
            <w:pStyle w:val="TOC1"/>
            <w:tabs>
              <w:tab w:val="left" w:pos="720"/>
              <w:tab w:val="right" w:leader="dot" w:pos="9350"/>
            </w:tabs>
            <w:rPr>
              <w:rFonts w:asciiTheme="minorHAnsi" w:eastAsiaTheme="minorEastAsia" w:hAnsiTheme="minorHAnsi" w:cs="Mangal"/>
              <w:b w:val="0"/>
              <w:bCs w:val="0"/>
              <w:i w:val="0"/>
              <w:iCs w:val="0"/>
              <w:noProof/>
              <w:kern w:val="2"/>
              <w:sz w:val="16"/>
              <w:szCs w:val="16"/>
              <w14:ligatures w14:val="standardContextual"/>
            </w:rPr>
          </w:pPr>
          <w:hyperlink w:anchor="_Toc228300322" w:history="1">
            <w:r w:rsidRPr="000B2097">
              <w:rPr>
                <w:rStyle w:val="Hyperlink"/>
                <w:rFonts w:ascii="Calibri" w:hAnsi="Calibri" w:cs="Calibri"/>
                <w:noProof/>
                <w:sz w:val="16"/>
                <w:szCs w:val="16"/>
              </w:rPr>
              <w:t>14</w:t>
            </w:r>
            <w:r w:rsidRPr="000B2097">
              <w:rPr>
                <w:rFonts w:asciiTheme="minorHAnsi" w:eastAsiaTheme="minorEastAsia" w:hAnsiTheme="minorHAnsi" w:cs="Mangal"/>
                <w:b w:val="0"/>
                <w:bCs w:val="0"/>
                <w:i w:val="0"/>
                <w:iCs w:val="0"/>
                <w:noProof/>
                <w:kern w:val="2"/>
                <w:sz w:val="16"/>
                <w:szCs w:val="16"/>
                <w14:ligatures w14:val="standardContextual"/>
              </w:rPr>
              <w:tab/>
            </w:r>
            <w:r w:rsidRPr="000B2097">
              <w:rPr>
                <w:rStyle w:val="Hyperlink"/>
                <w:rFonts w:ascii="Calibri" w:hAnsi="Calibri" w:cs="Calibri"/>
                <w:noProof/>
                <w:sz w:val="16"/>
                <w:szCs w:val="16"/>
              </w:rPr>
              <w:t>Metadata Registry:</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_Toc228300322 \h </w:instrText>
            </w:r>
            <w:r w:rsidRPr="000B2097">
              <w:rPr>
                <w:noProof/>
                <w:webHidden/>
                <w:sz w:val="16"/>
                <w:szCs w:val="16"/>
              </w:rPr>
            </w:r>
            <w:r w:rsidRPr="000B2097">
              <w:rPr>
                <w:noProof/>
                <w:webHidden/>
                <w:sz w:val="16"/>
                <w:szCs w:val="16"/>
              </w:rPr>
              <w:fldChar w:fldCharType="separate"/>
            </w:r>
            <w:r w:rsidR="000B2097">
              <w:rPr>
                <w:noProof/>
                <w:webHidden/>
                <w:sz w:val="16"/>
                <w:szCs w:val="16"/>
              </w:rPr>
              <w:t>41</w:t>
            </w:r>
            <w:r w:rsidRPr="000B2097">
              <w:rPr>
                <w:noProof/>
                <w:webHidden/>
                <w:sz w:val="16"/>
                <w:szCs w:val="16"/>
              </w:rPr>
              <w:fldChar w:fldCharType="end"/>
            </w:r>
          </w:hyperlink>
        </w:p>
        <w:p w14:paraId="1F867FC7" w14:textId="0321F6FD"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323" w:history="1">
            <w:r w:rsidRPr="000B2097">
              <w:rPr>
                <w:rStyle w:val="Hyperlink"/>
                <w:rFonts w:ascii="Calibri" w:hAnsi="Calibri" w:cs="Calibri"/>
                <w:noProof/>
                <w:sz w:val="16"/>
                <w:szCs w:val="16"/>
              </w:rPr>
              <w:t>14.1</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Naming Convention, Versioning and Codes: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_Toc228300323 \h </w:instrText>
            </w:r>
            <w:r w:rsidRPr="000B2097">
              <w:rPr>
                <w:noProof/>
                <w:webHidden/>
                <w:sz w:val="16"/>
                <w:szCs w:val="16"/>
              </w:rPr>
            </w:r>
            <w:r w:rsidRPr="000B2097">
              <w:rPr>
                <w:noProof/>
                <w:webHidden/>
                <w:sz w:val="16"/>
                <w:szCs w:val="16"/>
              </w:rPr>
              <w:fldChar w:fldCharType="separate"/>
            </w:r>
            <w:r w:rsidR="000B2097">
              <w:rPr>
                <w:noProof/>
                <w:webHidden/>
                <w:sz w:val="16"/>
                <w:szCs w:val="16"/>
              </w:rPr>
              <w:t>41</w:t>
            </w:r>
            <w:r w:rsidRPr="000B2097">
              <w:rPr>
                <w:noProof/>
                <w:webHidden/>
                <w:sz w:val="16"/>
                <w:szCs w:val="16"/>
              </w:rPr>
              <w:fldChar w:fldCharType="end"/>
            </w:r>
          </w:hyperlink>
        </w:p>
        <w:p w14:paraId="05E0C03A" w14:textId="13E681B1" w:rsidR="00D11370" w:rsidRPr="000B2097" w:rsidRDefault="00D11370">
          <w:pPr>
            <w:pStyle w:val="TOC2"/>
            <w:tabs>
              <w:tab w:val="left" w:pos="960"/>
              <w:tab w:val="right" w:leader="dot" w:pos="9350"/>
            </w:tabs>
            <w:rPr>
              <w:rFonts w:asciiTheme="minorHAnsi" w:eastAsiaTheme="minorEastAsia" w:hAnsiTheme="minorHAnsi" w:cs="Mangal"/>
              <w:b w:val="0"/>
              <w:bCs w:val="0"/>
              <w:noProof/>
              <w:kern w:val="2"/>
              <w:sz w:val="16"/>
              <w:szCs w:val="16"/>
              <w14:ligatures w14:val="standardContextual"/>
            </w:rPr>
          </w:pPr>
          <w:hyperlink w:anchor="_Toc228300324" w:history="1">
            <w:r w:rsidRPr="000B2097">
              <w:rPr>
                <w:rStyle w:val="Hyperlink"/>
                <w:rFonts w:ascii="Calibri" w:hAnsi="Calibri" w:cs="Calibri"/>
                <w:noProof/>
                <w:sz w:val="16"/>
                <w:szCs w:val="16"/>
              </w:rPr>
              <w:t>14.2</w:t>
            </w:r>
            <w:r w:rsidRPr="000B2097">
              <w:rPr>
                <w:rFonts w:asciiTheme="minorHAnsi" w:eastAsiaTheme="minorEastAsia" w:hAnsiTheme="minorHAnsi" w:cs="Mangal"/>
                <w:b w:val="0"/>
                <w:bCs w:val="0"/>
                <w:noProof/>
                <w:kern w:val="2"/>
                <w:sz w:val="16"/>
                <w:szCs w:val="16"/>
                <w14:ligatures w14:val="standardContextual"/>
              </w:rPr>
              <w:tab/>
            </w:r>
            <w:r w:rsidRPr="000B2097">
              <w:rPr>
                <w:rStyle w:val="Hyperlink"/>
                <w:rFonts w:ascii="Calibri" w:hAnsi="Calibri" w:cs="Calibri"/>
                <w:noProof/>
                <w:sz w:val="16"/>
                <w:szCs w:val="16"/>
              </w:rPr>
              <w:t>Direct Field Control Overrides</w:t>
            </w:r>
            <w:r w:rsidRPr="000B2097">
              <w:rPr>
                <w:noProof/>
                <w:webHidden/>
                <w:sz w:val="16"/>
                <w:szCs w:val="16"/>
              </w:rPr>
              <w:tab/>
            </w:r>
            <w:r w:rsidRPr="000B2097">
              <w:rPr>
                <w:noProof/>
                <w:webHidden/>
                <w:sz w:val="16"/>
                <w:szCs w:val="16"/>
              </w:rPr>
              <w:fldChar w:fldCharType="begin"/>
            </w:r>
            <w:r w:rsidRPr="000B2097">
              <w:rPr>
                <w:noProof/>
                <w:webHidden/>
                <w:sz w:val="16"/>
                <w:szCs w:val="16"/>
              </w:rPr>
              <w:instrText xml:space="preserve"> PAGEREF _Toc228300324 \h </w:instrText>
            </w:r>
            <w:r w:rsidRPr="000B2097">
              <w:rPr>
                <w:noProof/>
                <w:webHidden/>
                <w:sz w:val="16"/>
                <w:szCs w:val="16"/>
              </w:rPr>
            </w:r>
            <w:r w:rsidRPr="000B2097">
              <w:rPr>
                <w:noProof/>
                <w:webHidden/>
                <w:sz w:val="16"/>
                <w:szCs w:val="16"/>
              </w:rPr>
              <w:fldChar w:fldCharType="separate"/>
            </w:r>
            <w:r w:rsidR="000B2097">
              <w:rPr>
                <w:noProof/>
                <w:webHidden/>
                <w:sz w:val="16"/>
                <w:szCs w:val="16"/>
              </w:rPr>
              <w:t>41</w:t>
            </w:r>
            <w:r w:rsidRPr="000B2097">
              <w:rPr>
                <w:noProof/>
                <w:webHidden/>
                <w:sz w:val="16"/>
                <w:szCs w:val="16"/>
              </w:rPr>
              <w:fldChar w:fldCharType="end"/>
            </w:r>
          </w:hyperlink>
        </w:p>
        <w:p w14:paraId="1A3B16C3" w14:textId="5829B5AD" w:rsidR="00D11370" w:rsidRPr="000B2097" w:rsidRDefault="00D11370">
          <w:pPr>
            <w:pStyle w:val="TOC3"/>
            <w:tabs>
              <w:tab w:val="right" w:leader="dot" w:pos="9350"/>
            </w:tabs>
            <w:rPr>
              <w:rFonts w:asciiTheme="minorHAnsi" w:eastAsiaTheme="minorEastAsia" w:hAnsiTheme="minorHAnsi" w:cs="Mangal"/>
              <w:noProof/>
              <w:kern w:val="2"/>
              <w:sz w:val="16"/>
              <w14:ligatures w14:val="standardContextual"/>
            </w:rPr>
          </w:pPr>
          <w:hyperlink w:anchor="_Toc228300325" w:history="1">
            <w:r w:rsidRPr="000B2097">
              <w:rPr>
                <w:rStyle w:val="Hyperlink"/>
                <w:rFonts w:ascii="Calibri" w:eastAsiaTheme="majorEastAsia" w:hAnsi="Calibri" w:cs="Calibri"/>
                <w:noProof/>
                <w:sz w:val="16"/>
              </w:rPr>
              <w:t>Rules</w:t>
            </w:r>
            <w:r w:rsidRPr="000B2097">
              <w:rPr>
                <w:noProof/>
                <w:webHidden/>
                <w:sz w:val="16"/>
              </w:rPr>
              <w:tab/>
            </w:r>
            <w:r w:rsidRPr="000B2097">
              <w:rPr>
                <w:noProof/>
                <w:webHidden/>
                <w:sz w:val="16"/>
              </w:rPr>
              <w:fldChar w:fldCharType="begin"/>
            </w:r>
            <w:r w:rsidRPr="000B2097">
              <w:rPr>
                <w:noProof/>
                <w:webHidden/>
                <w:sz w:val="16"/>
              </w:rPr>
              <w:instrText xml:space="preserve"> PAGEREF _Toc228300325 \h </w:instrText>
            </w:r>
            <w:r w:rsidRPr="000B2097">
              <w:rPr>
                <w:noProof/>
                <w:webHidden/>
                <w:sz w:val="16"/>
              </w:rPr>
            </w:r>
            <w:r w:rsidRPr="000B2097">
              <w:rPr>
                <w:noProof/>
                <w:webHidden/>
                <w:sz w:val="16"/>
              </w:rPr>
              <w:fldChar w:fldCharType="separate"/>
            </w:r>
            <w:r w:rsidR="000B2097">
              <w:rPr>
                <w:noProof/>
                <w:webHidden/>
                <w:sz w:val="16"/>
              </w:rPr>
              <w:t>42</w:t>
            </w:r>
            <w:r w:rsidRPr="000B2097">
              <w:rPr>
                <w:noProof/>
                <w:webHidden/>
                <w:sz w:val="16"/>
              </w:rPr>
              <w:fldChar w:fldCharType="end"/>
            </w:r>
          </w:hyperlink>
        </w:p>
        <w:p w14:paraId="51DE078A" w14:textId="0471C0DE" w:rsidR="006932D8" w:rsidRPr="009B037E" w:rsidRDefault="006932D8" w:rsidP="006932D8">
          <w:pPr>
            <w:rPr>
              <w:rFonts w:ascii="Calibri" w:hAnsi="Calibri" w:cs="Calibri"/>
              <w:sz w:val="16"/>
              <w:szCs w:val="16"/>
            </w:rPr>
          </w:pPr>
          <w:r w:rsidRPr="00D11370">
            <w:rPr>
              <w:rFonts w:ascii="Calibri" w:hAnsi="Calibri" w:cs="Calibri"/>
              <w:b/>
              <w:bCs/>
              <w:noProof/>
              <w:sz w:val="16"/>
              <w:szCs w:val="16"/>
            </w:rPr>
            <w:fldChar w:fldCharType="end"/>
          </w:r>
        </w:p>
      </w:sdtContent>
    </w:sdt>
    <w:p w14:paraId="5C55E737" w14:textId="07F269E1" w:rsidR="006932D8" w:rsidRPr="009B037E" w:rsidRDefault="006932D8" w:rsidP="006932D8">
      <w:pPr>
        <w:rPr>
          <w:rFonts w:ascii="Calibri" w:hAnsi="Calibri" w:cs="Calibri"/>
          <w:b/>
          <w:bCs/>
          <w:sz w:val="16"/>
          <w:szCs w:val="16"/>
        </w:rPr>
      </w:pPr>
      <w:r w:rsidRPr="009B037E">
        <w:rPr>
          <w:rFonts w:ascii="Calibri" w:hAnsi="Calibri" w:cs="Calibri"/>
          <w:b/>
          <w:bCs/>
          <w:sz w:val="16"/>
          <w:szCs w:val="16"/>
        </w:rPr>
        <w:br w:type="page"/>
      </w:r>
    </w:p>
    <w:p w14:paraId="6693FF39" w14:textId="77777777" w:rsidR="006932D8" w:rsidRPr="009B037E" w:rsidRDefault="006932D8" w:rsidP="006932D8">
      <w:pPr>
        <w:rPr>
          <w:rFonts w:ascii="Calibri" w:hAnsi="Calibri" w:cs="Calibri"/>
          <w:b/>
          <w:bCs/>
          <w:sz w:val="18"/>
          <w:szCs w:val="18"/>
        </w:rPr>
      </w:pPr>
    </w:p>
    <w:p w14:paraId="56B30A2B" w14:textId="77777777" w:rsidR="006932D8" w:rsidRPr="009B037E" w:rsidRDefault="006932D8" w:rsidP="006932D8">
      <w:pPr>
        <w:rPr>
          <w:rFonts w:ascii="Calibri" w:hAnsi="Calibri" w:cs="Calibri"/>
          <w:b/>
          <w:bCs/>
          <w:sz w:val="18"/>
          <w:szCs w:val="18"/>
        </w:rPr>
      </w:pPr>
      <w:r w:rsidRPr="009B037E">
        <w:rPr>
          <w:rFonts w:ascii="Calibri" w:hAnsi="Calibri" w:cs="Calibri"/>
          <w:sz w:val="18"/>
          <w:szCs w:val="18"/>
        </w:rPr>
        <w:t> </w:t>
      </w:r>
    </w:p>
    <w:p w14:paraId="2D99F302" w14:textId="77777777" w:rsidR="006932D8" w:rsidRPr="009B037E" w:rsidRDefault="006932D8" w:rsidP="00F45909">
      <w:pPr>
        <w:pStyle w:val="Heading1"/>
        <w:numPr>
          <w:ilvl w:val="0"/>
          <w:numId w:val="9"/>
        </w:numPr>
        <w:rPr>
          <w:rFonts w:ascii="Calibri" w:eastAsia="Times New Roman" w:hAnsi="Calibri" w:cs="Calibri"/>
          <w:b/>
          <w:bCs/>
          <w:sz w:val="21"/>
          <w:szCs w:val="21"/>
        </w:rPr>
      </w:pPr>
      <w:bookmarkStart w:id="0" w:name="_Toc228300228"/>
      <w:r w:rsidRPr="009B037E">
        <w:rPr>
          <w:rFonts w:ascii="Calibri" w:eastAsia="Times New Roman" w:hAnsi="Calibri" w:cs="Calibri"/>
          <w:b/>
          <w:bCs/>
          <w:sz w:val="21"/>
          <w:szCs w:val="21"/>
        </w:rPr>
        <w:t>CONCEPT OF TEMPLATE ARCHITECTURE</w:t>
      </w:r>
      <w:bookmarkEnd w:id="0"/>
    </w:p>
    <w:p w14:paraId="060C4FF9"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1" w:name="_Toc228300229"/>
      <w:r w:rsidRPr="009B037E">
        <w:rPr>
          <w:rFonts w:ascii="Calibri" w:eastAsia="Times New Roman" w:hAnsi="Calibri" w:cs="Calibri"/>
          <w:b/>
          <w:bCs/>
          <w:sz w:val="20"/>
          <w:szCs w:val="20"/>
        </w:rPr>
        <w:t>Template Engine Concept</w:t>
      </w:r>
      <w:bookmarkEnd w:id="1"/>
    </w:p>
    <w:p w14:paraId="2164B86F" w14:textId="77777777" w:rsidR="006932D8" w:rsidRPr="009B037E" w:rsidRDefault="006932D8" w:rsidP="006932D8">
      <w:pPr>
        <w:rPr>
          <w:rFonts w:ascii="Calibri" w:hAnsi="Calibri" w:cs="Calibri"/>
          <w:sz w:val="18"/>
          <w:szCs w:val="18"/>
        </w:rPr>
      </w:pPr>
      <w:r w:rsidRPr="009B037E">
        <w:rPr>
          <w:rFonts w:ascii="Calibri" w:hAnsi="Calibri" w:cs="Calibri"/>
          <w:sz w:val="18"/>
          <w:szCs w:val="18"/>
        </w:rPr>
        <w:t> </w:t>
      </w:r>
    </w:p>
    <w:p w14:paraId="07F09C2C" w14:textId="77777777" w:rsidR="009C6DD6" w:rsidRPr="009B037E" w:rsidRDefault="009C6DD6" w:rsidP="00A559B7">
      <w:pPr>
        <w:ind w:left="360"/>
        <w:rPr>
          <w:rFonts w:ascii="Calibri" w:hAnsi="Calibri" w:cs="Calibri"/>
          <w:sz w:val="18"/>
          <w:szCs w:val="18"/>
        </w:rPr>
      </w:pPr>
      <w:r w:rsidRPr="009B037E">
        <w:rPr>
          <w:rFonts w:ascii="Calibri" w:hAnsi="Calibri" w:cs="Calibri"/>
          <w:sz w:val="18"/>
          <w:szCs w:val="18"/>
        </w:rPr>
        <w:t xml:space="preserve">A </w:t>
      </w:r>
      <w:r w:rsidRPr="009B037E">
        <w:rPr>
          <w:rFonts w:ascii="Calibri" w:hAnsi="Calibri" w:cs="Calibri"/>
          <w:b/>
          <w:bCs/>
          <w:sz w:val="18"/>
          <w:szCs w:val="18"/>
        </w:rPr>
        <w:t>Template</w:t>
      </w:r>
      <w:r w:rsidRPr="009B037E">
        <w:rPr>
          <w:rFonts w:ascii="Calibri" w:hAnsi="Calibri" w:cs="Calibri"/>
          <w:sz w:val="18"/>
          <w:szCs w:val="18"/>
        </w:rPr>
        <w:t xml:space="preserve"> is a structured, versioned design-time configuration artifact used to define reusable clinical and operational building blocks for care programs. A template does not hold patient-specific runtime data. Instead, it defines the structure, allowed values, defaults, linking, and downstream control rules that will later be used to create org-specific templates and, through other runtime services, actual patient-facing workflows.</w:t>
      </w:r>
    </w:p>
    <w:p w14:paraId="3772B5F1" w14:textId="77777777" w:rsidR="002D2A1D" w:rsidRPr="009B037E" w:rsidRDefault="002D2A1D" w:rsidP="009C6DD6">
      <w:pPr>
        <w:ind w:left="360"/>
        <w:rPr>
          <w:rFonts w:ascii="Calibri" w:hAnsi="Calibri" w:cs="Calibri"/>
          <w:sz w:val="18"/>
          <w:szCs w:val="18"/>
        </w:rPr>
      </w:pPr>
    </w:p>
    <w:p w14:paraId="34A3F763" w14:textId="5CFB8037" w:rsidR="009C6DD6" w:rsidRPr="009B037E" w:rsidRDefault="009C6DD6" w:rsidP="00A559B7">
      <w:pPr>
        <w:ind w:left="360"/>
        <w:rPr>
          <w:rFonts w:ascii="Calibri" w:hAnsi="Calibri" w:cs="Calibri"/>
          <w:sz w:val="18"/>
          <w:szCs w:val="18"/>
        </w:rPr>
      </w:pPr>
      <w:r w:rsidRPr="009B037E">
        <w:rPr>
          <w:rFonts w:ascii="Calibri" w:hAnsi="Calibri" w:cs="Calibri"/>
          <w:sz w:val="18"/>
          <w:szCs w:val="18"/>
        </w:rPr>
        <w:t xml:space="preserve">The Template Service provides the design-time foundation for the care continuity platform. Its primary purpose is to let the platform define reusable master templates, allow orgs to derive controlled org-specific versions, and keep all such configurations versioned, traceable, and compatible. The current core use case is creation of </w:t>
      </w:r>
      <w:r w:rsidRPr="009B037E">
        <w:rPr>
          <w:rFonts w:ascii="Calibri" w:hAnsi="Calibri" w:cs="Calibri"/>
          <w:b/>
          <w:bCs/>
          <w:sz w:val="18"/>
          <w:szCs w:val="18"/>
        </w:rPr>
        <w:t>Care Plan templates</w:t>
      </w:r>
      <w:r w:rsidRPr="009B037E">
        <w:rPr>
          <w:rFonts w:ascii="Calibri" w:hAnsi="Calibri" w:cs="Calibri"/>
          <w:sz w:val="18"/>
          <w:szCs w:val="18"/>
        </w:rPr>
        <w:t>, but the same framework is intentionally designed to support broader extensibility over time.</w:t>
      </w:r>
    </w:p>
    <w:p w14:paraId="11565BAC" w14:textId="77777777" w:rsidR="009C6DD6" w:rsidRPr="009B037E" w:rsidRDefault="009C6DD6" w:rsidP="00A559B7">
      <w:pPr>
        <w:ind w:left="360"/>
        <w:rPr>
          <w:rFonts w:ascii="Calibri" w:hAnsi="Calibri" w:cs="Calibri"/>
          <w:sz w:val="18"/>
          <w:szCs w:val="18"/>
        </w:rPr>
      </w:pPr>
      <w:r w:rsidRPr="009B037E">
        <w:rPr>
          <w:rFonts w:ascii="Calibri" w:hAnsi="Calibri" w:cs="Calibri"/>
          <w:sz w:val="18"/>
          <w:szCs w:val="18"/>
        </w:rPr>
        <w:t>The overall workflow is:</w:t>
      </w:r>
    </w:p>
    <w:p w14:paraId="39078CA2" w14:textId="77777777" w:rsidR="009C6DD6" w:rsidRPr="009B037E" w:rsidRDefault="009C6DD6" w:rsidP="007725E1">
      <w:pPr>
        <w:pStyle w:val="ListParagraph"/>
        <w:numPr>
          <w:ilvl w:val="0"/>
          <w:numId w:val="39"/>
        </w:numPr>
        <w:rPr>
          <w:rFonts w:ascii="Calibri" w:hAnsi="Calibri" w:cs="Calibri"/>
          <w:sz w:val="18"/>
          <w:szCs w:val="18"/>
        </w:rPr>
      </w:pPr>
      <w:r w:rsidRPr="009B037E">
        <w:rPr>
          <w:rFonts w:ascii="Calibri" w:hAnsi="Calibri" w:cs="Calibri"/>
          <w:sz w:val="18"/>
          <w:szCs w:val="18"/>
        </w:rPr>
        <w:t xml:space="preserve">Metadata Registry defines reusable metadata types and values. </w:t>
      </w:r>
    </w:p>
    <w:p w14:paraId="71AAF0B3" w14:textId="77777777" w:rsidR="009C6DD6" w:rsidRPr="009B037E" w:rsidRDefault="009C6DD6" w:rsidP="007725E1">
      <w:pPr>
        <w:pStyle w:val="ListParagraph"/>
        <w:numPr>
          <w:ilvl w:val="0"/>
          <w:numId w:val="39"/>
        </w:numPr>
        <w:rPr>
          <w:rFonts w:ascii="Calibri" w:hAnsi="Calibri" w:cs="Calibri"/>
          <w:sz w:val="18"/>
          <w:szCs w:val="18"/>
        </w:rPr>
      </w:pPr>
      <w:r w:rsidRPr="009B037E">
        <w:rPr>
          <w:rFonts w:ascii="Calibri" w:hAnsi="Calibri" w:cs="Calibri"/>
          <w:sz w:val="18"/>
          <w:szCs w:val="18"/>
        </w:rPr>
        <w:t xml:space="preserve">Platform creates Master Templates for a template profile (for example: CarePlan + Chronic Disease + Hypertension + US). </w:t>
      </w:r>
    </w:p>
    <w:p w14:paraId="67B1FC63" w14:textId="69EC9734" w:rsidR="001A6D26" w:rsidRPr="009B037E" w:rsidRDefault="001A6D26" w:rsidP="007725E1">
      <w:pPr>
        <w:pStyle w:val="ListParagraph"/>
        <w:numPr>
          <w:ilvl w:val="0"/>
          <w:numId w:val="39"/>
        </w:numPr>
        <w:rPr>
          <w:rFonts w:ascii="Calibri" w:hAnsi="Calibri" w:cs="Calibri"/>
          <w:sz w:val="18"/>
          <w:szCs w:val="18"/>
        </w:rPr>
      </w:pPr>
      <w:r w:rsidRPr="009B037E">
        <w:rPr>
          <w:rFonts w:ascii="Calibri" w:hAnsi="Calibri" w:cs="Calibri"/>
          <w:sz w:val="18"/>
          <w:szCs w:val="18"/>
        </w:rPr>
        <w:t>Org Templates are derived from published Master Template versions and configured by the platform based on the modules, features, and controls enabled for that organization. The organization can then create and maintain its own template variants within the allowed control rules.</w:t>
      </w:r>
    </w:p>
    <w:p w14:paraId="62B07257" w14:textId="77777777" w:rsidR="009C6DD6" w:rsidRPr="009B037E" w:rsidRDefault="009C6DD6" w:rsidP="007725E1">
      <w:pPr>
        <w:pStyle w:val="ListParagraph"/>
        <w:numPr>
          <w:ilvl w:val="0"/>
          <w:numId w:val="39"/>
        </w:numPr>
        <w:rPr>
          <w:rFonts w:ascii="Calibri" w:hAnsi="Calibri" w:cs="Calibri"/>
          <w:sz w:val="18"/>
          <w:szCs w:val="18"/>
        </w:rPr>
      </w:pPr>
      <w:r w:rsidRPr="009B037E">
        <w:rPr>
          <w:rFonts w:ascii="Calibri" w:hAnsi="Calibri" w:cs="Calibri"/>
          <w:sz w:val="18"/>
          <w:szCs w:val="18"/>
        </w:rPr>
        <w:t xml:space="preserve">Downstream runtime services consume the published org template for execution-related use cases outside the scope of this service. </w:t>
      </w:r>
    </w:p>
    <w:p w14:paraId="4A81F9C8" w14:textId="77777777" w:rsidR="00B17FF3" w:rsidRPr="009B037E" w:rsidRDefault="00B17FF3" w:rsidP="00B17FF3">
      <w:pPr>
        <w:ind w:left="360"/>
        <w:rPr>
          <w:rFonts w:ascii="Calibri" w:hAnsi="Calibri" w:cs="Calibri"/>
          <w:sz w:val="18"/>
          <w:szCs w:val="18"/>
        </w:rPr>
      </w:pPr>
    </w:p>
    <w:p w14:paraId="4C695784" w14:textId="14452912" w:rsidR="00E80AAF" w:rsidRPr="009B037E" w:rsidRDefault="00B17FF3" w:rsidP="00B17FF3">
      <w:pPr>
        <w:ind w:left="360"/>
        <w:rPr>
          <w:rFonts w:ascii="Calibri" w:hAnsi="Calibri" w:cs="Calibri"/>
          <w:sz w:val="18"/>
          <w:szCs w:val="18"/>
        </w:rPr>
      </w:pPr>
      <w:r w:rsidRPr="009B037E">
        <w:rPr>
          <w:rFonts w:ascii="Calibri" w:hAnsi="Calibri" w:cs="Calibri"/>
          <w:sz w:val="18"/>
          <w:szCs w:val="18"/>
        </w:rPr>
        <w:t xml:space="preserve">Templates are designed as reusable building blocks. Where supported, one template may link to another template type instead of redefining the same logic inline. This allows Care Plan templates to coordinate linked </w:t>
      </w:r>
      <w:r w:rsidR="00E80AAF" w:rsidRPr="00E80AAF">
        <w:rPr>
          <w:rFonts w:ascii="Calibri" w:hAnsi="Calibri" w:cs="Calibri"/>
          <w:sz w:val="18"/>
          <w:szCs w:val="18"/>
        </w:rPr>
        <w:t>Goal, Task, Monitoring, Symptom/Questionnaire, Threshold, Alert Policy, Billing Reference, and optional OKR templates.</w:t>
      </w:r>
      <w:r w:rsidR="00E80AAF" w:rsidRPr="009B037E" w:rsidDel="00E80AAF">
        <w:rPr>
          <w:rFonts w:ascii="Calibri" w:hAnsi="Calibri" w:cs="Calibri"/>
          <w:sz w:val="18"/>
          <w:szCs w:val="18"/>
        </w:rPr>
        <w:t xml:space="preserve"> </w:t>
      </w:r>
      <w:r w:rsidRPr="009B037E">
        <w:rPr>
          <w:rFonts w:ascii="Calibri" w:hAnsi="Calibri" w:cs="Calibri"/>
          <w:sz w:val="18"/>
          <w:szCs w:val="18"/>
        </w:rPr>
        <w:t xml:space="preserve"> while keeping each building block independently versioned and reusable.</w:t>
      </w:r>
    </w:p>
    <w:p w14:paraId="0E8DFDE7" w14:textId="77777777" w:rsidR="00B17FF3" w:rsidRPr="009B037E" w:rsidRDefault="00B17FF3" w:rsidP="00A559B7">
      <w:pPr>
        <w:ind w:left="360"/>
        <w:rPr>
          <w:rFonts w:ascii="Calibri" w:hAnsi="Calibri" w:cs="Calibri"/>
          <w:sz w:val="18"/>
          <w:szCs w:val="18"/>
        </w:rPr>
      </w:pPr>
    </w:p>
    <w:p w14:paraId="261F529E" w14:textId="775838F5" w:rsidR="009C6DD6" w:rsidRPr="009B037E" w:rsidRDefault="009C6DD6" w:rsidP="00A559B7">
      <w:pPr>
        <w:ind w:left="360"/>
        <w:rPr>
          <w:rFonts w:ascii="Calibri" w:hAnsi="Calibri" w:cs="Calibri"/>
          <w:sz w:val="18"/>
          <w:szCs w:val="18"/>
        </w:rPr>
      </w:pPr>
      <w:r w:rsidRPr="009B037E">
        <w:rPr>
          <w:rFonts w:ascii="Calibri" w:hAnsi="Calibri" w:cs="Calibri"/>
          <w:sz w:val="18"/>
          <w:szCs w:val="18"/>
        </w:rPr>
        <w:t>This separation is intentional. It allows the platform to keep reusable building blocks independent, linked, and versioned. For example:</w:t>
      </w:r>
    </w:p>
    <w:p w14:paraId="61B218E2" w14:textId="3C4558A7" w:rsidR="00E80AAF" w:rsidRPr="00E80AAF" w:rsidRDefault="00E80AAF" w:rsidP="00E80AAF">
      <w:pPr>
        <w:numPr>
          <w:ilvl w:val="0"/>
          <w:numId w:val="36"/>
        </w:numPr>
        <w:rPr>
          <w:rFonts w:ascii="Calibri" w:hAnsi="Calibri" w:cs="Calibri"/>
          <w:sz w:val="18"/>
          <w:szCs w:val="18"/>
        </w:rPr>
      </w:pPr>
      <w:r w:rsidRPr="000B2097">
        <w:rPr>
          <w:rFonts w:ascii="Calibri" w:hAnsi="Calibri" w:cs="Calibri"/>
          <w:sz w:val="18"/>
          <w:szCs w:val="18"/>
        </w:rPr>
        <w:t>Care Plan may link to Goal Template and, where enabled, optional OKR Template.</w:t>
      </w:r>
    </w:p>
    <w:p w14:paraId="1B9E0FD7" w14:textId="77777777" w:rsidR="009C6DD6" w:rsidRPr="009B037E" w:rsidRDefault="009C6DD6" w:rsidP="007725E1">
      <w:pPr>
        <w:numPr>
          <w:ilvl w:val="0"/>
          <w:numId w:val="36"/>
        </w:numPr>
        <w:rPr>
          <w:rFonts w:ascii="Calibri" w:hAnsi="Calibri" w:cs="Calibri"/>
          <w:sz w:val="18"/>
          <w:szCs w:val="18"/>
        </w:rPr>
      </w:pPr>
      <w:r w:rsidRPr="009B037E">
        <w:rPr>
          <w:rFonts w:ascii="Calibri" w:hAnsi="Calibri" w:cs="Calibri"/>
          <w:sz w:val="18"/>
          <w:szCs w:val="18"/>
        </w:rPr>
        <w:t xml:space="preserve">a Symptom Template can be reused across care plans and may also be used to drive survey-style forms </w:t>
      </w:r>
    </w:p>
    <w:p w14:paraId="19D26CD2" w14:textId="77777777" w:rsidR="009C6DD6" w:rsidRPr="009B037E" w:rsidRDefault="009C6DD6" w:rsidP="007725E1">
      <w:pPr>
        <w:numPr>
          <w:ilvl w:val="0"/>
          <w:numId w:val="36"/>
        </w:numPr>
        <w:rPr>
          <w:rFonts w:ascii="Calibri" w:hAnsi="Calibri" w:cs="Calibri"/>
          <w:sz w:val="18"/>
          <w:szCs w:val="18"/>
        </w:rPr>
      </w:pPr>
      <w:r w:rsidRPr="009B037E">
        <w:rPr>
          <w:rFonts w:ascii="Calibri" w:hAnsi="Calibri" w:cs="Calibri"/>
          <w:sz w:val="18"/>
          <w:szCs w:val="18"/>
        </w:rPr>
        <w:t xml:space="preserve">a Threshold Template can define monitoring rules independently of the Alert Policy Template that governs routing and response behavior </w:t>
      </w:r>
    </w:p>
    <w:p w14:paraId="38A5733B" w14:textId="77777777" w:rsidR="009C6DD6" w:rsidRPr="009B037E" w:rsidRDefault="009C6DD6" w:rsidP="007725E1">
      <w:pPr>
        <w:numPr>
          <w:ilvl w:val="0"/>
          <w:numId w:val="36"/>
        </w:numPr>
        <w:rPr>
          <w:rFonts w:ascii="Calibri" w:hAnsi="Calibri" w:cs="Calibri"/>
          <w:sz w:val="18"/>
          <w:szCs w:val="18"/>
        </w:rPr>
      </w:pPr>
      <w:r w:rsidRPr="009B037E">
        <w:rPr>
          <w:rFonts w:ascii="Calibri" w:hAnsi="Calibri" w:cs="Calibri"/>
          <w:sz w:val="18"/>
          <w:szCs w:val="18"/>
        </w:rPr>
        <w:t xml:space="preserve">Task Templates can remain reusable across multiple OKR or Care Plan designs </w:t>
      </w:r>
    </w:p>
    <w:p w14:paraId="0329B02D" w14:textId="77777777" w:rsidR="00B8194F" w:rsidRPr="009B037E" w:rsidRDefault="00B8194F" w:rsidP="009C6DD6">
      <w:pPr>
        <w:ind w:left="360"/>
        <w:rPr>
          <w:rFonts w:ascii="Calibri" w:hAnsi="Calibri" w:cs="Calibri"/>
          <w:sz w:val="18"/>
          <w:szCs w:val="18"/>
        </w:rPr>
      </w:pPr>
    </w:p>
    <w:p w14:paraId="70E310A9" w14:textId="55F8EAFA" w:rsidR="00B8194F" w:rsidRPr="009B037E" w:rsidRDefault="009C6DD6" w:rsidP="009C6DD6">
      <w:pPr>
        <w:ind w:left="360"/>
        <w:rPr>
          <w:rFonts w:ascii="Calibri" w:hAnsi="Calibri" w:cs="Calibri"/>
          <w:sz w:val="18"/>
          <w:szCs w:val="18"/>
        </w:rPr>
      </w:pPr>
      <w:r w:rsidRPr="009B037E">
        <w:rPr>
          <w:rFonts w:ascii="Calibri" w:hAnsi="Calibri" w:cs="Calibri"/>
          <w:sz w:val="18"/>
          <w:szCs w:val="18"/>
        </w:rPr>
        <w:t>This model improves reuse, reduces duplication, and allows controlled change. A single linked template can evolve independently through versioning, while downstream templates explicitly choose when to adopt a newer version. It also supports extensibility: new care programs, new conditions, additional questionnaires/surveys, new monitoring models, and future capabilities such as ePrescription-related templates or medication workflows can follow the same pattern without redesigning the service.</w:t>
      </w:r>
    </w:p>
    <w:p w14:paraId="73C74EEC" w14:textId="77777777" w:rsidR="00AB1884" w:rsidRPr="009B037E" w:rsidRDefault="00AB1884" w:rsidP="009C6DD6">
      <w:pPr>
        <w:ind w:left="360"/>
        <w:rPr>
          <w:rFonts w:ascii="Calibri" w:hAnsi="Calibri" w:cs="Calibri"/>
          <w:sz w:val="18"/>
          <w:szCs w:val="18"/>
        </w:rPr>
      </w:pPr>
    </w:p>
    <w:p w14:paraId="14A0030A" w14:textId="0246DE35" w:rsidR="009C6DD6" w:rsidRPr="009B037E" w:rsidRDefault="009C6DD6" w:rsidP="00A559B7">
      <w:pPr>
        <w:ind w:left="360"/>
        <w:rPr>
          <w:rFonts w:ascii="Calibri" w:hAnsi="Calibri" w:cs="Calibri"/>
          <w:sz w:val="18"/>
          <w:szCs w:val="18"/>
        </w:rPr>
      </w:pPr>
      <w:r w:rsidRPr="009B037E">
        <w:rPr>
          <w:rFonts w:ascii="Calibri" w:hAnsi="Calibri" w:cs="Calibri"/>
          <w:sz w:val="18"/>
          <w:szCs w:val="18"/>
        </w:rPr>
        <w:t xml:space="preserve">For the current phase, </w:t>
      </w:r>
      <w:r w:rsidRPr="009B037E">
        <w:rPr>
          <w:rFonts w:ascii="Calibri" w:hAnsi="Calibri" w:cs="Calibri"/>
          <w:b/>
          <w:bCs/>
          <w:sz w:val="18"/>
          <w:szCs w:val="18"/>
        </w:rPr>
        <w:t>Care Plan</w:t>
      </w:r>
      <w:r w:rsidRPr="009B037E">
        <w:rPr>
          <w:rFonts w:ascii="Calibri" w:hAnsi="Calibri" w:cs="Calibri"/>
          <w:sz w:val="18"/>
          <w:szCs w:val="18"/>
        </w:rPr>
        <w:t xml:space="preserve"> is the primary orchestration template. It acts as the central template type that brings together the relevant building blocks for a specific clinical program. A Care Plan template is expected to reference and coordinate linked templates such as:</w:t>
      </w:r>
    </w:p>
    <w:p w14:paraId="59A15173" w14:textId="77777777" w:rsidR="009C6DD6" w:rsidRDefault="009C6DD6" w:rsidP="007725E1">
      <w:pPr>
        <w:numPr>
          <w:ilvl w:val="0"/>
          <w:numId w:val="37"/>
        </w:numPr>
        <w:rPr>
          <w:ins w:id="2" w:author="Sumeet" w:date="2026-05-24T07:27:00Z" w16du:dateUtc="2026-05-24T12:27:00Z"/>
          <w:rFonts w:ascii="Calibri" w:hAnsi="Calibri" w:cs="Calibri"/>
          <w:sz w:val="18"/>
          <w:szCs w:val="18"/>
        </w:rPr>
      </w:pPr>
      <w:r w:rsidRPr="009B037E">
        <w:rPr>
          <w:rFonts w:ascii="Calibri" w:hAnsi="Calibri" w:cs="Calibri"/>
          <w:sz w:val="18"/>
          <w:szCs w:val="18"/>
        </w:rPr>
        <w:t xml:space="preserve">OKR Template </w:t>
      </w:r>
    </w:p>
    <w:p w14:paraId="65420F86" w14:textId="086EBC90" w:rsidR="007A4427" w:rsidRPr="009B037E" w:rsidRDefault="007A4427" w:rsidP="007725E1">
      <w:pPr>
        <w:numPr>
          <w:ilvl w:val="0"/>
          <w:numId w:val="37"/>
        </w:numPr>
        <w:rPr>
          <w:rFonts w:ascii="Calibri" w:hAnsi="Calibri" w:cs="Calibri"/>
          <w:sz w:val="18"/>
          <w:szCs w:val="18"/>
        </w:rPr>
      </w:pPr>
      <w:ins w:id="3" w:author="Sumeet" w:date="2026-05-24T07:27:00Z" w16du:dateUtc="2026-05-24T12:27:00Z">
        <w:r>
          <w:rPr>
            <w:rFonts w:ascii="Calibri" w:hAnsi="Calibri" w:cs="Calibri"/>
            <w:sz w:val="18"/>
            <w:szCs w:val="18"/>
          </w:rPr>
          <w:t>Goal Template</w:t>
        </w:r>
      </w:ins>
    </w:p>
    <w:p w14:paraId="1CBE992C" w14:textId="77777777" w:rsidR="009C6DD6" w:rsidRPr="009B037E" w:rsidRDefault="009C6DD6" w:rsidP="007725E1">
      <w:pPr>
        <w:numPr>
          <w:ilvl w:val="0"/>
          <w:numId w:val="37"/>
        </w:numPr>
        <w:rPr>
          <w:rFonts w:ascii="Calibri" w:hAnsi="Calibri" w:cs="Calibri"/>
          <w:sz w:val="18"/>
          <w:szCs w:val="18"/>
        </w:rPr>
      </w:pPr>
      <w:r w:rsidRPr="009B037E">
        <w:rPr>
          <w:rFonts w:ascii="Calibri" w:hAnsi="Calibri" w:cs="Calibri"/>
          <w:sz w:val="18"/>
          <w:szCs w:val="18"/>
        </w:rPr>
        <w:t xml:space="preserve">Task Template </w:t>
      </w:r>
    </w:p>
    <w:p w14:paraId="5706F224" w14:textId="77777777" w:rsidR="009C6DD6" w:rsidRPr="009B037E" w:rsidRDefault="009C6DD6" w:rsidP="007725E1">
      <w:pPr>
        <w:numPr>
          <w:ilvl w:val="0"/>
          <w:numId w:val="37"/>
        </w:numPr>
        <w:rPr>
          <w:rFonts w:ascii="Calibri" w:hAnsi="Calibri" w:cs="Calibri"/>
          <w:sz w:val="18"/>
          <w:szCs w:val="18"/>
        </w:rPr>
      </w:pPr>
      <w:r w:rsidRPr="009B037E">
        <w:rPr>
          <w:rFonts w:ascii="Calibri" w:hAnsi="Calibri" w:cs="Calibri"/>
          <w:sz w:val="18"/>
          <w:szCs w:val="18"/>
        </w:rPr>
        <w:t xml:space="preserve">Symptom Template </w:t>
      </w:r>
    </w:p>
    <w:p w14:paraId="40844205" w14:textId="77777777" w:rsidR="009C6DD6" w:rsidRPr="009B037E" w:rsidRDefault="009C6DD6" w:rsidP="007725E1">
      <w:pPr>
        <w:numPr>
          <w:ilvl w:val="0"/>
          <w:numId w:val="37"/>
        </w:numPr>
        <w:rPr>
          <w:rFonts w:ascii="Calibri" w:hAnsi="Calibri" w:cs="Calibri"/>
          <w:sz w:val="18"/>
          <w:szCs w:val="18"/>
        </w:rPr>
      </w:pPr>
      <w:r w:rsidRPr="009B037E">
        <w:rPr>
          <w:rFonts w:ascii="Calibri" w:hAnsi="Calibri" w:cs="Calibri"/>
          <w:sz w:val="18"/>
          <w:szCs w:val="18"/>
        </w:rPr>
        <w:t xml:space="preserve">Threshold Template </w:t>
      </w:r>
    </w:p>
    <w:p w14:paraId="2CE585B8" w14:textId="77777777" w:rsidR="009C6DD6" w:rsidRPr="009B037E" w:rsidRDefault="009C6DD6" w:rsidP="007725E1">
      <w:pPr>
        <w:numPr>
          <w:ilvl w:val="0"/>
          <w:numId w:val="37"/>
        </w:numPr>
        <w:rPr>
          <w:rFonts w:ascii="Calibri" w:hAnsi="Calibri" w:cs="Calibri"/>
          <w:sz w:val="18"/>
          <w:szCs w:val="18"/>
        </w:rPr>
      </w:pPr>
      <w:r w:rsidRPr="009B037E">
        <w:rPr>
          <w:rFonts w:ascii="Calibri" w:hAnsi="Calibri" w:cs="Calibri"/>
          <w:sz w:val="18"/>
          <w:szCs w:val="18"/>
        </w:rPr>
        <w:t xml:space="preserve">Alert Policy Template </w:t>
      </w:r>
    </w:p>
    <w:p w14:paraId="2FF7F75B" w14:textId="77777777" w:rsidR="001427CD" w:rsidRPr="001427CD" w:rsidRDefault="001427CD" w:rsidP="00A559B7">
      <w:pPr>
        <w:rPr>
          <w:rFonts w:ascii="Calibri" w:hAnsi="Calibri" w:cs="Calibri"/>
          <w:sz w:val="18"/>
          <w:szCs w:val="18"/>
        </w:rPr>
      </w:pPr>
    </w:p>
    <w:p w14:paraId="7C47BDC1" w14:textId="0FB27BC1" w:rsidR="009C6DD6" w:rsidRPr="009B037E" w:rsidRDefault="009C6DD6" w:rsidP="00A559B7">
      <w:pPr>
        <w:ind w:left="360"/>
        <w:rPr>
          <w:rFonts w:ascii="Calibri" w:hAnsi="Calibri" w:cs="Calibri"/>
          <w:sz w:val="18"/>
          <w:szCs w:val="18"/>
        </w:rPr>
      </w:pPr>
      <w:r w:rsidRPr="009B037E">
        <w:rPr>
          <w:rFonts w:ascii="Calibri" w:hAnsi="Calibri" w:cs="Calibri"/>
          <w:sz w:val="18"/>
          <w:szCs w:val="18"/>
        </w:rPr>
        <w:lastRenderedPageBreak/>
        <w:t xml:space="preserve">Each template has internal structure. At a high level, a template is organized into </w:t>
      </w:r>
      <w:r w:rsidRPr="009B037E">
        <w:rPr>
          <w:rFonts w:ascii="Calibri" w:hAnsi="Calibri" w:cs="Calibri"/>
          <w:b/>
          <w:bCs/>
          <w:sz w:val="18"/>
          <w:szCs w:val="18"/>
        </w:rPr>
        <w:t>sections</w:t>
      </w:r>
      <w:r w:rsidRPr="009B037E">
        <w:rPr>
          <w:rFonts w:ascii="Calibri" w:hAnsi="Calibri" w:cs="Calibri"/>
          <w:sz w:val="18"/>
          <w:szCs w:val="18"/>
        </w:rPr>
        <w:t xml:space="preserve">, and sections may contain </w:t>
      </w:r>
      <w:r w:rsidRPr="009B037E">
        <w:rPr>
          <w:rFonts w:ascii="Calibri" w:hAnsi="Calibri" w:cs="Calibri"/>
          <w:b/>
          <w:bCs/>
          <w:sz w:val="18"/>
          <w:szCs w:val="18"/>
        </w:rPr>
        <w:t>entries</w:t>
      </w:r>
      <w:r w:rsidRPr="009B037E">
        <w:rPr>
          <w:rFonts w:ascii="Calibri" w:hAnsi="Calibri" w:cs="Calibri"/>
          <w:sz w:val="18"/>
          <w:szCs w:val="18"/>
        </w:rPr>
        <w:t xml:space="preserve">, </w:t>
      </w:r>
      <w:r w:rsidRPr="009B037E">
        <w:rPr>
          <w:rFonts w:ascii="Calibri" w:hAnsi="Calibri" w:cs="Calibri"/>
          <w:b/>
          <w:bCs/>
          <w:sz w:val="18"/>
          <w:szCs w:val="18"/>
        </w:rPr>
        <w:t>fields</w:t>
      </w:r>
      <w:r w:rsidRPr="009B037E">
        <w:rPr>
          <w:rFonts w:ascii="Calibri" w:hAnsi="Calibri" w:cs="Calibri"/>
          <w:sz w:val="18"/>
          <w:szCs w:val="18"/>
        </w:rPr>
        <w:t xml:space="preserve">, </w:t>
      </w:r>
      <w:r w:rsidRPr="009B037E">
        <w:rPr>
          <w:rFonts w:ascii="Calibri" w:hAnsi="Calibri" w:cs="Calibri"/>
          <w:b/>
          <w:bCs/>
          <w:sz w:val="18"/>
          <w:szCs w:val="18"/>
        </w:rPr>
        <w:t>values</w:t>
      </w:r>
      <w:r w:rsidRPr="009B037E">
        <w:rPr>
          <w:rFonts w:ascii="Calibri" w:hAnsi="Calibri" w:cs="Calibri"/>
          <w:sz w:val="18"/>
          <w:szCs w:val="18"/>
        </w:rPr>
        <w:t xml:space="preserve">, and </w:t>
      </w:r>
      <w:r w:rsidRPr="009B037E">
        <w:rPr>
          <w:rFonts w:ascii="Calibri" w:hAnsi="Calibri" w:cs="Calibri"/>
          <w:b/>
          <w:bCs/>
          <w:sz w:val="18"/>
          <w:szCs w:val="18"/>
        </w:rPr>
        <w:t>links</w:t>
      </w:r>
      <w:r w:rsidRPr="009B037E">
        <w:rPr>
          <w:rFonts w:ascii="Calibri" w:hAnsi="Calibri" w:cs="Calibri"/>
          <w:sz w:val="18"/>
          <w:szCs w:val="18"/>
        </w:rPr>
        <w:t>. Some sections are mandatory, some optional. Some fields are metadata-driven, while others define direct field constraints such as numeric ranges, text limits, or booleans. Where applicable, templates also define downstream control behavior using the common control mechanism for:</w:t>
      </w:r>
    </w:p>
    <w:p w14:paraId="6747941D" w14:textId="77777777" w:rsidR="009C6DD6" w:rsidRPr="009B037E" w:rsidRDefault="009C6DD6" w:rsidP="007725E1">
      <w:pPr>
        <w:numPr>
          <w:ilvl w:val="0"/>
          <w:numId w:val="38"/>
        </w:numPr>
        <w:rPr>
          <w:rFonts w:ascii="Calibri" w:hAnsi="Calibri" w:cs="Calibri"/>
          <w:sz w:val="18"/>
          <w:szCs w:val="18"/>
        </w:rPr>
      </w:pPr>
      <w:r w:rsidRPr="009B037E">
        <w:rPr>
          <w:rFonts w:ascii="Calibri" w:hAnsi="Calibri" w:cs="Calibri"/>
          <w:sz w:val="18"/>
          <w:szCs w:val="18"/>
        </w:rPr>
        <w:t xml:space="preserve">Add </w:t>
      </w:r>
    </w:p>
    <w:p w14:paraId="400A183E" w14:textId="77777777" w:rsidR="009C6DD6" w:rsidRPr="009B037E" w:rsidRDefault="009C6DD6" w:rsidP="007725E1">
      <w:pPr>
        <w:numPr>
          <w:ilvl w:val="0"/>
          <w:numId w:val="38"/>
        </w:numPr>
        <w:rPr>
          <w:rFonts w:ascii="Calibri" w:hAnsi="Calibri" w:cs="Calibri"/>
          <w:sz w:val="18"/>
          <w:szCs w:val="18"/>
        </w:rPr>
      </w:pPr>
      <w:r w:rsidRPr="009B037E">
        <w:rPr>
          <w:rFonts w:ascii="Calibri" w:hAnsi="Calibri" w:cs="Calibri"/>
          <w:sz w:val="18"/>
          <w:szCs w:val="18"/>
        </w:rPr>
        <w:t xml:space="preserve">Remove </w:t>
      </w:r>
    </w:p>
    <w:p w14:paraId="5E50D817" w14:textId="77777777" w:rsidR="009C6DD6" w:rsidRPr="009B037E" w:rsidRDefault="009C6DD6" w:rsidP="007725E1">
      <w:pPr>
        <w:numPr>
          <w:ilvl w:val="0"/>
          <w:numId w:val="38"/>
        </w:numPr>
        <w:rPr>
          <w:rFonts w:ascii="Calibri" w:hAnsi="Calibri" w:cs="Calibri"/>
          <w:sz w:val="18"/>
          <w:szCs w:val="18"/>
        </w:rPr>
      </w:pPr>
      <w:r w:rsidRPr="009B037E">
        <w:rPr>
          <w:rFonts w:ascii="Calibri" w:hAnsi="Calibri" w:cs="Calibri"/>
          <w:sz w:val="18"/>
          <w:szCs w:val="18"/>
        </w:rPr>
        <w:t xml:space="preserve">Update </w:t>
      </w:r>
    </w:p>
    <w:p w14:paraId="5E7ED4D4" w14:textId="77777777" w:rsidR="009C6DD6" w:rsidRPr="009B037E" w:rsidRDefault="009C6DD6" w:rsidP="007725E1">
      <w:pPr>
        <w:numPr>
          <w:ilvl w:val="0"/>
          <w:numId w:val="38"/>
        </w:numPr>
        <w:rPr>
          <w:rFonts w:ascii="Calibri" w:hAnsi="Calibri" w:cs="Calibri"/>
          <w:sz w:val="18"/>
          <w:szCs w:val="18"/>
        </w:rPr>
      </w:pPr>
      <w:r w:rsidRPr="009B037E">
        <w:rPr>
          <w:rFonts w:ascii="Calibri" w:hAnsi="Calibri" w:cs="Calibri"/>
          <w:sz w:val="18"/>
          <w:szCs w:val="18"/>
        </w:rPr>
        <w:t xml:space="preserve">Min </w:t>
      </w:r>
    </w:p>
    <w:p w14:paraId="42B7A720" w14:textId="77777777" w:rsidR="009C6DD6" w:rsidRPr="009B037E" w:rsidRDefault="009C6DD6" w:rsidP="007725E1">
      <w:pPr>
        <w:numPr>
          <w:ilvl w:val="0"/>
          <w:numId w:val="38"/>
        </w:numPr>
        <w:rPr>
          <w:rFonts w:ascii="Calibri" w:hAnsi="Calibri" w:cs="Calibri"/>
          <w:sz w:val="18"/>
          <w:szCs w:val="18"/>
        </w:rPr>
      </w:pPr>
      <w:r w:rsidRPr="009B037E">
        <w:rPr>
          <w:rFonts w:ascii="Calibri" w:hAnsi="Calibri" w:cs="Calibri"/>
          <w:sz w:val="18"/>
          <w:szCs w:val="18"/>
        </w:rPr>
        <w:t xml:space="preserve">Max </w:t>
      </w:r>
    </w:p>
    <w:p w14:paraId="1A9355DD" w14:textId="77777777" w:rsidR="009C6DD6" w:rsidRPr="009B037E" w:rsidRDefault="009C6DD6" w:rsidP="007725E1">
      <w:pPr>
        <w:numPr>
          <w:ilvl w:val="0"/>
          <w:numId w:val="38"/>
        </w:numPr>
        <w:rPr>
          <w:rFonts w:ascii="Calibri" w:hAnsi="Calibri" w:cs="Calibri"/>
          <w:sz w:val="18"/>
          <w:szCs w:val="18"/>
        </w:rPr>
      </w:pPr>
      <w:r w:rsidRPr="009B037E">
        <w:rPr>
          <w:rFonts w:ascii="Calibri" w:hAnsi="Calibri" w:cs="Calibri"/>
          <w:sz w:val="18"/>
          <w:szCs w:val="18"/>
        </w:rPr>
        <w:t xml:space="preserve">MetadataMode </w:t>
      </w:r>
    </w:p>
    <w:p w14:paraId="2151AD98" w14:textId="77777777" w:rsidR="009C6DD6" w:rsidRPr="009B037E" w:rsidRDefault="009C6DD6" w:rsidP="00A559B7">
      <w:pPr>
        <w:ind w:left="360"/>
        <w:rPr>
          <w:rFonts w:ascii="Calibri" w:hAnsi="Calibri" w:cs="Calibri"/>
          <w:sz w:val="18"/>
          <w:szCs w:val="18"/>
        </w:rPr>
      </w:pPr>
      <w:r w:rsidRPr="009B037E">
        <w:rPr>
          <w:rFonts w:ascii="Calibri" w:hAnsi="Calibri" w:cs="Calibri"/>
          <w:sz w:val="18"/>
          <w:szCs w:val="18"/>
        </w:rPr>
        <w:t>This makes the Template Service both structured and extensible: strict enough to maintain consistency, but flexible enough to support controlled variation at org level and future expansion of the platform.</w:t>
      </w:r>
    </w:p>
    <w:p w14:paraId="729766B4" w14:textId="77777777" w:rsidR="006932D8" w:rsidRPr="009B037E" w:rsidRDefault="006932D8" w:rsidP="006932D8">
      <w:pPr>
        <w:rPr>
          <w:rFonts w:ascii="Calibri" w:hAnsi="Calibri" w:cs="Calibri"/>
          <w:sz w:val="18"/>
          <w:szCs w:val="18"/>
        </w:rPr>
      </w:pPr>
      <w:r w:rsidRPr="009B037E">
        <w:rPr>
          <w:rFonts w:ascii="Calibri" w:hAnsi="Calibri" w:cs="Calibri"/>
          <w:sz w:val="18"/>
          <w:szCs w:val="18"/>
        </w:rPr>
        <w:t> </w:t>
      </w:r>
    </w:p>
    <w:p w14:paraId="354BF144"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4" w:name="_Toc228300230"/>
      <w:r w:rsidRPr="009B037E">
        <w:rPr>
          <w:rFonts w:ascii="Calibri" w:eastAsia="Times New Roman" w:hAnsi="Calibri" w:cs="Calibri"/>
          <w:b/>
          <w:bCs/>
          <w:sz w:val="20"/>
          <w:szCs w:val="20"/>
        </w:rPr>
        <w:t>Template Types Managed by Template Service</w:t>
      </w:r>
      <w:bookmarkEnd w:id="4"/>
    </w:p>
    <w:p w14:paraId="3D738A81" w14:textId="77777777" w:rsidR="006932D8" w:rsidRPr="009B037E" w:rsidRDefault="006932D8" w:rsidP="5F304EEC">
      <w:pPr>
        <w:jc w:val="right"/>
        <w:rPr>
          <w:rFonts w:ascii="Calibri" w:hAnsi="Calibri" w:cs="Calibri"/>
          <w:sz w:val="18"/>
          <w:szCs w:val="18"/>
        </w:rPr>
      </w:pPr>
      <w:r w:rsidRPr="009B037E">
        <w:rPr>
          <w:rFonts w:ascii="Calibri" w:hAnsi="Calibri" w:cs="Calibri"/>
          <w:sz w:val="18"/>
          <w:szCs w:val="18"/>
        </w:rPr>
        <w:t> </w:t>
      </w:r>
    </w:p>
    <w:p w14:paraId="149557AC" w14:textId="77777777" w:rsidR="006932D8" w:rsidRPr="009B037E" w:rsidRDefault="006932D8" w:rsidP="006932D8">
      <w:pPr>
        <w:ind w:left="360"/>
        <w:rPr>
          <w:rFonts w:ascii="Calibri" w:hAnsi="Calibri" w:cs="Calibri"/>
          <w:sz w:val="18"/>
          <w:szCs w:val="18"/>
        </w:rPr>
      </w:pPr>
      <w:r w:rsidRPr="009B037E">
        <w:rPr>
          <w:rFonts w:ascii="Calibri" w:hAnsi="Calibri" w:cs="Calibri"/>
          <w:sz w:val="18"/>
          <w:szCs w:val="18"/>
        </w:rPr>
        <w:t>The following template types must be supported:</w:t>
      </w:r>
    </w:p>
    <w:p w14:paraId="40512F09" w14:textId="77777777" w:rsidR="006932D8" w:rsidRDefault="006932D8" w:rsidP="00EF6E57">
      <w:pPr>
        <w:numPr>
          <w:ilvl w:val="0"/>
          <w:numId w:val="2"/>
        </w:numPr>
        <w:tabs>
          <w:tab w:val="clear" w:pos="720"/>
          <w:tab w:val="num" w:pos="1485"/>
        </w:tabs>
        <w:ind w:left="1080"/>
        <w:textAlignment w:val="center"/>
        <w:rPr>
          <w:rFonts w:ascii="Calibri" w:hAnsi="Calibri" w:cs="Calibri"/>
          <w:sz w:val="18"/>
          <w:szCs w:val="18"/>
        </w:rPr>
      </w:pPr>
      <w:r w:rsidRPr="009B037E">
        <w:rPr>
          <w:rFonts w:ascii="Calibri" w:hAnsi="Calibri" w:cs="Calibri"/>
          <w:sz w:val="18"/>
          <w:szCs w:val="18"/>
        </w:rPr>
        <w:t xml:space="preserve">Care Plan Master Template </w:t>
      </w:r>
    </w:p>
    <w:p w14:paraId="64042DA9" w14:textId="3E5A91BF" w:rsidR="00AB295A" w:rsidRDefault="00AB295A" w:rsidP="00EF6E57">
      <w:pPr>
        <w:numPr>
          <w:ilvl w:val="0"/>
          <w:numId w:val="2"/>
        </w:numPr>
        <w:tabs>
          <w:tab w:val="clear" w:pos="720"/>
          <w:tab w:val="num" w:pos="1485"/>
        </w:tabs>
        <w:ind w:left="1080"/>
        <w:textAlignment w:val="center"/>
        <w:rPr>
          <w:rFonts w:ascii="Calibri" w:hAnsi="Calibri" w:cs="Calibri"/>
          <w:sz w:val="18"/>
          <w:szCs w:val="18"/>
        </w:rPr>
      </w:pPr>
      <w:r>
        <w:rPr>
          <w:rFonts w:ascii="Calibri" w:hAnsi="Calibri" w:cs="Calibri"/>
          <w:sz w:val="18"/>
          <w:szCs w:val="18"/>
        </w:rPr>
        <w:t>Goal Master Template</w:t>
      </w:r>
    </w:p>
    <w:p w14:paraId="063A0521" w14:textId="44DA6B66" w:rsidR="008A2EBA" w:rsidRPr="009B037E" w:rsidRDefault="008A2EBA" w:rsidP="00EF6E57">
      <w:pPr>
        <w:numPr>
          <w:ilvl w:val="0"/>
          <w:numId w:val="2"/>
        </w:numPr>
        <w:tabs>
          <w:tab w:val="clear" w:pos="720"/>
          <w:tab w:val="num" w:pos="1485"/>
        </w:tabs>
        <w:ind w:left="1080"/>
        <w:textAlignment w:val="center"/>
        <w:rPr>
          <w:rFonts w:ascii="Calibri" w:hAnsi="Calibri" w:cs="Calibri"/>
          <w:sz w:val="18"/>
          <w:szCs w:val="18"/>
        </w:rPr>
      </w:pPr>
      <w:r>
        <w:rPr>
          <w:rFonts w:ascii="Calibri" w:hAnsi="Calibri" w:cs="Calibri"/>
          <w:sz w:val="18"/>
          <w:szCs w:val="18"/>
        </w:rPr>
        <w:t>Monitoring Master Template</w:t>
      </w:r>
    </w:p>
    <w:p w14:paraId="0586460A" w14:textId="77777777" w:rsidR="006932D8" w:rsidRPr="009B037E" w:rsidRDefault="006932D8" w:rsidP="00EF6E57">
      <w:pPr>
        <w:numPr>
          <w:ilvl w:val="0"/>
          <w:numId w:val="2"/>
        </w:numPr>
        <w:tabs>
          <w:tab w:val="clear" w:pos="720"/>
          <w:tab w:val="num" w:pos="1485"/>
        </w:tabs>
        <w:ind w:left="1080"/>
        <w:textAlignment w:val="center"/>
        <w:rPr>
          <w:rFonts w:ascii="Calibri" w:hAnsi="Calibri" w:cs="Calibri"/>
          <w:sz w:val="18"/>
          <w:szCs w:val="18"/>
        </w:rPr>
      </w:pPr>
      <w:r w:rsidRPr="009B037E">
        <w:rPr>
          <w:rFonts w:ascii="Calibri" w:hAnsi="Calibri" w:cs="Calibri"/>
          <w:sz w:val="18"/>
          <w:szCs w:val="18"/>
        </w:rPr>
        <w:t xml:space="preserve">OKR Master Template </w:t>
      </w:r>
    </w:p>
    <w:p w14:paraId="0B3991FA" w14:textId="77777777" w:rsidR="006932D8" w:rsidRPr="009B037E" w:rsidRDefault="006932D8" w:rsidP="00EF6E57">
      <w:pPr>
        <w:numPr>
          <w:ilvl w:val="0"/>
          <w:numId w:val="2"/>
        </w:numPr>
        <w:tabs>
          <w:tab w:val="clear" w:pos="720"/>
          <w:tab w:val="num" w:pos="1485"/>
        </w:tabs>
        <w:ind w:left="1080"/>
        <w:textAlignment w:val="center"/>
        <w:rPr>
          <w:rFonts w:ascii="Calibri" w:hAnsi="Calibri" w:cs="Calibri"/>
          <w:sz w:val="18"/>
          <w:szCs w:val="18"/>
        </w:rPr>
      </w:pPr>
      <w:r w:rsidRPr="009B037E">
        <w:rPr>
          <w:rFonts w:ascii="Calibri" w:hAnsi="Calibri" w:cs="Calibri"/>
          <w:sz w:val="18"/>
          <w:szCs w:val="18"/>
        </w:rPr>
        <w:t xml:space="preserve">Task Master Template </w:t>
      </w:r>
    </w:p>
    <w:p w14:paraId="3AA1DAF8" w14:textId="77777777" w:rsidR="006932D8" w:rsidRPr="009B037E" w:rsidRDefault="006932D8" w:rsidP="00EF6E57">
      <w:pPr>
        <w:numPr>
          <w:ilvl w:val="0"/>
          <w:numId w:val="2"/>
        </w:numPr>
        <w:tabs>
          <w:tab w:val="clear" w:pos="720"/>
          <w:tab w:val="num" w:pos="1485"/>
        </w:tabs>
        <w:ind w:left="1080"/>
        <w:textAlignment w:val="center"/>
        <w:rPr>
          <w:rFonts w:ascii="Calibri" w:hAnsi="Calibri" w:cs="Calibri"/>
          <w:sz w:val="18"/>
          <w:szCs w:val="18"/>
        </w:rPr>
      </w:pPr>
      <w:r w:rsidRPr="009B037E">
        <w:rPr>
          <w:rFonts w:ascii="Calibri" w:hAnsi="Calibri" w:cs="Calibri"/>
          <w:sz w:val="18"/>
          <w:szCs w:val="18"/>
        </w:rPr>
        <w:t>Symptom Master Template</w:t>
      </w:r>
    </w:p>
    <w:p w14:paraId="6E5A29F1" w14:textId="77777777" w:rsidR="006932D8" w:rsidRPr="009B037E" w:rsidRDefault="006932D8" w:rsidP="00EF6E57">
      <w:pPr>
        <w:numPr>
          <w:ilvl w:val="0"/>
          <w:numId w:val="2"/>
        </w:numPr>
        <w:tabs>
          <w:tab w:val="clear" w:pos="720"/>
          <w:tab w:val="num" w:pos="1485"/>
        </w:tabs>
        <w:ind w:left="1080"/>
        <w:textAlignment w:val="center"/>
        <w:rPr>
          <w:rFonts w:ascii="Calibri" w:hAnsi="Calibri" w:cs="Calibri"/>
          <w:sz w:val="18"/>
          <w:szCs w:val="18"/>
        </w:rPr>
      </w:pPr>
      <w:r w:rsidRPr="009B037E">
        <w:rPr>
          <w:rFonts w:ascii="Calibri" w:hAnsi="Calibri" w:cs="Calibri"/>
          <w:sz w:val="18"/>
          <w:szCs w:val="18"/>
        </w:rPr>
        <w:t>Threshold Template</w:t>
      </w:r>
    </w:p>
    <w:p w14:paraId="1407F831" w14:textId="77777777" w:rsidR="006932D8" w:rsidRPr="009B037E" w:rsidRDefault="006932D8" w:rsidP="00EF6E57">
      <w:pPr>
        <w:numPr>
          <w:ilvl w:val="0"/>
          <w:numId w:val="2"/>
        </w:numPr>
        <w:tabs>
          <w:tab w:val="clear" w:pos="720"/>
          <w:tab w:val="num" w:pos="1485"/>
        </w:tabs>
        <w:ind w:left="1080"/>
        <w:textAlignment w:val="center"/>
        <w:rPr>
          <w:rFonts w:ascii="Calibri" w:hAnsi="Calibri" w:cs="Calibri"/>
          <w:sz w:val="18"/>
          <w:szCs w:val="18"/>
        </w:rPr>
      </w:pPr>
      <w:r w:rsidRPr="009B037E">
        <w:rPr>
          <w:rFonts w:ascii="Calibri" w:hAnsi="Calibri" w:cs="Calibri"/>
          <w:sz w:val="18"/>
          <w:szCs w:val="18"/>
        </w:rPr>
        <w:t>Alert Template</w:t>
      </w:r>
    </w:p>
    <w:p w14:paraId="10C92A06" w14:textId="77777777" w:rsidR="006932D8" w:rsidRPr="009B037E" w:rsidRDefault="006932D8" w:rsidP="006932D8">
      <w:pPr>
        <w:ind w:left="360"/>
        <w:rPr>
          <w:rFonts w:ascii="Calibri" w:hAnsi="Calibri" w:cs="Calibri"/>
          <w:sz w:val="18"/>
          <w:szCs w:val="18"/>
        </w:rPr>
      </w:pPr>
      <w:r w:rsidRPr="009B037E">
        <w:rPr>
          <w:rFonts w:ascii="Calibri" w:hAnsi="Calibri" w:cs="Calibri"/>
          <w:sz w:val="18"/>
          <w:szCs w:val="18"/>
        </w:rPr>
        <w:t> </w:t>
      </w:r>
    </w:p>
    <w:p w14:paraId="105DE0D4" w14:textId="0CC47A58" w:rsidR="006932D8" w:rsidRPr="009B037E" w:rsidRDefault="006413B5" w:rsidP="006932D8">
      <w:pPr>
        <w:ind w:left="360"/>
        <w:rPr>
          <w:rFonts w:ascii="Calibri" w:hAnsi="Calibri" w:cs="Calibri"/>
          <w:sz w:val="18"/>
          <w:szCs w:val="18"/>
        </w:rPr>
      </w:pPr>
      <w:r w:rsidRPr="009B037E">
        <w:rPr>
          <w:rFonts w:ascii="Calibri" w:hAnsi="Calibri" w:cs="Calibri"/>
          <w:sz w:val="18"/>
          <w:szCs w:val="18"/>
        </w:rPr>
        <w:t>All template types are managed within the same Template Service, but each template type is versioned and governed independently.</w:t>
      </w:r>
    </w:p>
    <w:p w14:paraId="7C86E4C7"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5" w:name="_Toc228300231"/>
      <w:r w:rsidRPr="009B037E">
        <w:rPr>
          <w:rFonts w:ascii="Calibri" w:eastAsia="Times New Roman" w:hAnsi="Calibri" w:cs="Calibri"/>
          <w:b/>
          <w:bCs/>
          <w:sz w:val="20"/>
          <w:szCs w:val="20"/>
        </w:rPr>
        <w:t>Template Hierarchy</w:t>
      </w:r>
      <w:bookmarkEnd w:id="5"/>
    </w:p>
    <w:p w14:paraId="5E03963C" w14:textId="77777777" w:rsidR="006932D8" w:rsidRPr="009B037E" w:rsidRDefault="006932D8" w:rsidP="006932D8">
      <w:pPr>
        <w:rPr>
          <w:rFonts w:ascii="Calibri" w:hAnsi="Calibri" w:cs="Calibri"/>
          <w:sz w:val="18"/>
          <w:szCs w:val="18"/>
        </w:rPr>
      </w:pPr>
      <w:r w:rsidRPr="009B037E">
        <w:rPr>
          <w:rFonts w:ascii="Calibri" w:hAnsi="Calibri" w:cs="Calibri"/>
          <w:sz w:val="18"/>
          <w:szCs w:val="18"/>
        </w:rPr>
        <w:t> </w:t>
      </w:r>
    </w:p>
    <w:p w14:paraId="6D4B57A0" w14:textId="77777777" w:rsidR="00C03E5E" w:rsidRPr="009B037E" w:rsidRDefault="00C03E5E" w:rsidP="00C03E5E">
      <w:pPr>
        <w:ind w:left="405"/>
        <w:rPr>
          <w:rFonts w:ascii="Calibri" w:hAnsi="Calibri" w:cs="Calibri"/>
          <w:sz w:val="18"/>
          <w:szCs w:val="18"/>
        </w:rPr>
      </w:pPr>
      <w:r w:rsidRPr="009B037E">
        <w:rPr>
          <w:rFonts w:ascii="Calibri" w:hAnsi="Calibri" w:cs="Calibri"/>
          <w:sz w:val="18"/>
          <w:szCs w:val="18"/>
        </w:rPr>
        <w:t>Platform Master Templates</w:t>
      </w:r>
    </w:p>
    <w:p w14:paraId="7E6D80F1" w14:textId="77777777" w:rsidR="00C03E5E" w:rsidRPr="009B037E" w:rsidRDefault="00C03E5E" w:rsidP="00C03E5E">
      <w:pPr>
        <w:ind w:left="405"/>
        <w:rPr>
          <w:rFonts w:ascii="Calibri" w:hAnsi="Calibri" w:cs="Calibri"/>
          <w:sz w:val="18"/>
          <w:szCs w:val="18"/>
        </w:rPr>
      </w:pPr>
      <w:r w:rsidRPr="009B037E">
        <w:rPr>
          <w:rFonts w:ascii="Calibri" w:hAnsi="Calibri" w:cs="Calibri"/>
          <w:sz w:val="18"/>
          <w:szCs w:val="18"/>
        </w:rPr>
        <w:t>(Owned by MyVitalRx / Platform)</w:t>
      </w:r>
    </w:p>
    <w:p w14:paraId="49F8AC70" w14:textId="77777777" w:rsidR="00C03E5E" w:rsidRPr="009B037E" w:rsidRDefault="00C03E5E" w:rsidP="00C03E5E">
      <w:pPr>
        <w:ind w:left="405"/>
        <w:rPr>
          <w:rFonts w:ascii="Calibri" w:hAnsi="Calibri" w:cs="Calibri"/>
          <w:sz w:val="18"/>
          <w:szCs w:val="18"/>
        </w:rPr>
      </w:pPr>
    </w:p>
    <w:p w14:paraId="63FC2D83" w14:textId="77777777" w:rsidR="00C03E5E" w:rsidRPr="009B037E" w:rsidRDefault="00C03E5E" w:rsidP="00C03E5E">
      <w:pPr>
        <w:ind w:left="405"/>
        <w:rPr>
          <w:rFonts w:ascii="Calibri" w:hAnsi="Calibri" w:cs="Calibri"/>
          <w:sz w:val="18"/>
          <w:szCs w:val="18"/>
        </w:rPr>
      </w:pPr>
      <w:r w:rsidRPr="009B037E">
        <w:rPr>
          <w:rFonts w:ascii="Calibri" w:hAnsi="Calibri" w:cs="Calibri"/>
          <w:sz w:val="18"/>
          <w:szCs w:val="18"/>
        </w:rPr>
        <w:t xml:space="preserve">        ↓</w:t>
      </w:r>
    </w:p>
    <w:p w14:paraId="5C6AD8D9" w14:textId="77777777" w:rsidR="00C03E5E" w:rsidRPr="009B037E" w:rsidRDefault="00C03E5E" w:rsidP="00C03E5E">
      <w:pPr>
        <w:ind w:left="405"/>
        <w:rPr>
          <w:rFonts w:ascii="Calibri" w:hAnsi="Calibri" w:cs="Calibri"/>
          <w:sz w:val="18"/>
          <w:szCs w:val="18"/>
        </w:rPr>
      </w:pPr>
    </w:p>
    <w:p w14:paraId="0A0DEA02" w14:textId="77777777" w:rsidR="00C03E5E" w:rsidRPr="009B037E" w:rsidRDefault="00C03E5E" w:rsidP="00C03E5E">
      <w:pPr>
        <w:ind w:left="405"/>
        <w:rPr>
          <w:rFonts w:ascii="Calibri" w:hAnsi="Calibri" w:cs="Calibri"/>
          <w:sz w:val="18"/>
          <w:szCs w:val="18"/>
        </w:rPr>
      </w:pPr>
      <w:r w:rsidRPr="009B037E">
        <w:rPr>
          <w:rFonts w:ascii="Calibri" w:hAnsi="Calibri" w:cs="Calibri"/>
          <w:sz w:val="18"/>
          <w:szCs w:val="18"/>
        </w:rPr>
        <w:t>Org-Specific Templates</w:t>
      </w:r>
    </w:p>
    <w:p w14:paraId="52D6F4CA" w14:textId="172E5691" w:rsidR="00C03E5E" w:rsidRPr="009B037E" w:rsidRDefault="00C03E5E" w:rsidP="00C03E5E">
      <w:pPr>
        <w:ind w:left="405"/>
        <w:rPr>
          <w:rFonts w:ascii="Calibri" w:hAnsi="Calibri" w:cs="Calibri"/>
          <w:sz w:val="18"/>
          <w:szCs w:val="18"/>
        </w:rPr>
      </w:pPr>
      <w:r w:rsidRPr="009B037E">
        <w:rPr>
          <w:rFonts w:ascii="Calibri" w:hAnsi="Calibri" w:cs="Calibri"/>
          <w:sz w:val="18"/>
          <w:szCs w:val="18"/>
        </w:rPr>
        <w:t>(Owned by individual orgs; derived from published Master Template versions)</w:t>
      </w:r>
    </w:p>
    <w:p w14:paraId="1B79CDB7" w14:textId="77777777" w:rsidR="00C03E5E" w:rsidRPr="009B037E" w:rsidRDefault="00C03E5E" w:rsidP="00C03E5E">
      <w:pPr>
        <w:ind w:left="405"/>
        <w:rPr>
          <w:rFonts w:ascii="Calibri" w:hAnsi="Calibri" w:cs="Calibri"/>
          <w:sz w:val="18"/>
          <w:szCs w:val="18"/>
        </w:rPr>
      </w:pPr>
    </w:p>
    <w:p w14:paraId="2AD5A146" w14:textId="77777777" w:rsidR="00C03E5E" w:rsidRPr="009B037E" w:rsidRDefault="00C03E5E" w:rsidP="00C03E5E">
      <w:pPr>
        <w:ind w:left="405"/>
        <w:rPr>
          <w:rFonts w:ascii="Calibri" w:hAnsi="Calibri" w:cs="Calibri"/>
          <w:sz w:val="18"/>
          <w:szCs w:val="18"/>
        </w:rPr>
      </w:pPr>
      <w:r w:rsidRPr="009B037E">
        <w:rPr>
          <w:rFonts w:ascii="Calibri" w:hAnsi="Calibri" w:cs="Calibri"/>
          <w:sz w:val="18"/>
          <w:szCs w:val="18"/>
        </w:rPr>
        <w:t xml:space="preserve">        ↓</w:t>
      </w:r>
    </w:p>
    <w:p w14:paraId="6098D252" w14:textId="77777777" w:rsidR="00C03E5E" w:rsidRPr="009B037E" w:rsidRDefault="00C03E5E" w:rsidP="00C03E5E">
      <w:pPr>
        <w:ind w:left="405"/>
        <w:rPr>
          <w:rFonts w:ascii="Calibri" w:hAnsi="Calibri" w:cs="Calibri"/>
          <w:sz w:val="18"/>
          <w:szCs w:val="18"/>
        </w:rPr>
      </w:pPr>
    </w:p>
    <w:p w14:paraId="61C97019" w14:textId="77777777" w:rsidR="00C03E5E" w:rsidRPr="009B037E" w:rsidRDefault="00C03E5E" w:rsidP="00C03E5E">
      <w:pPr>
        <w:ind w:left="405"/>
        <w:rPr>
          <w:rFonts w:ascii="Calibri" w:hAnsi="Calibri" w:cs="Calibri"/>
          <w:sz w:val="18"/>
          <w:szCs w:val="18"/>
        </w:rPr>
      </w:pPr>
      <w:r w:rsidRPr="009B037E">
        <w:rPr>
          <w:rFonts w:ascii="Calibri" w:hAnsi="Calibri" w:cs="Calibri"/>
          <w:sz w:val="18"/>
          <w:szCs w:val="18"/>
        </w:rPr>
        <w:t>Referenced by downstream runtime services</w:t>
      </w:r>
    </w:p>
    <w:p w14:paraId="74EC1E06" w14:textId="55068933" w:rsidR="003D44BC" w:rsidRPr="009B037E" w:rsidRDefault="00C03E5E" w:rsidP="003D44BC">
      <w:pPr>
        <w:ind w:left="405"/>
        <w:rPr>
          <w:rFonts w:ascii="Calibri" w:hAnsi="Calibri" w:cs="Calibri"/>
          <w:sz w:val="18"/>
          <w:szCs w:val="18"/>
        </w:rPr>
      </w:pPr>
      <w:r w:rsidRPr="009B037E">
        <w:rPr>
          <w:rFonts w:ascii="Calibri" w:hAnsi="Calibri" w:cs="Calibri"/>
          <w:sz w:val="18"/>
          <w:szCs w:val="18"/>
        </w:rPr>
        <w:t>(out of scope for this service)</w:t>
      </w:r>
    </w:p>
    <w:p w14:paraId="675C621F" w14:textId="77777777" w:rsidR="003D44BC" w:rsidRPr="009B037E" w:rsidRDefault="003D44BC" w:rsidP="00A559B7">
      <w:pPr>
        <w:ind w:left="405"/>
        <w:rPr>
          <w:rFonts w:ascii="Calibri" w:hAnsi="Calibri" w:cs="Calibri"/>
          <w:sz w:val="18"/>
          <w:szCs w:val="18"/>
        </w:rPr>
      </w:pPr>
    </w:p>
    <w:p w14:paraId="363C9DEA" w14:textId="77777777" w:rsidR="003D44BC" w:rsidRPr="009B037E" w:rsidRDefault="00690DA4" w:rsidP="007725E1">
      <w:pPr>
        <w:numPr>
          <w:ilvl w:val="0"/>
          <w:numId w:val="38"/>
        </w:numPr>
        <w:rPr>
          <w:rFonts w:ascii="Calibri" w:hAnsi="Calibri" w:cs="Calibri"/>
          <w:sz w:val="18"/>
          <w:szCs w:val="18"/>
        </w:rPr>
      </w:pPr>
      <w:r w:rsidRPr="009B037E">
        <w:rPr>
          <w:rFonts w:ascii="Calibri" w:hAnsi="Calibri" w:cs="Calibri"/>
          <w:sz w:val="18"/>
          <w:szCs w:val="18"/>
        </w:rPr>
        <w:t xml:space="preserve">Platform Master Templates are reusable platform-owned templates. </w:t>
      </w:r>
    </w:p>
    <w:p w14:paraId="32843BA9" w14:textId="44D740EB" w:rsidR="003D44BC" w:rsidRPr="009B037E" w:rsidRDefault="00690DA4" w:rsidP="007725E1">
      <w:pPr>
        <w:numPr>
          <w:ilvl w:val="0"/>
          <w:numId w:val="38"/>
        </w:numPr>
        <w:rPr>
          <w:rFonts w:ascii="Calibri" w:hAnsi="Calibri" w:cs="Calibri"/>
          <w:sz w:val="18"/>
          <w:szCs w:val="18"/>
        </w:rPr>
      </w:pPr>
      <w:r w:rsidRPr="009B037E">
        <w:rPr>
          <w:rFonts w:ascii="Calibri" w:hAnsi="Calibri" w:cs="Calibri"/>
          <w:sz w:val="18"/>
          <w:szCs w:val="18"/>
        </w:rPr>
        <w:t>Org Templates are owned and versioned independently by the org after derivation.</w:t>
      </w:r>
    </w:p>
    <w:p w14:paraId="74287EE4" w14:textId="075774BA" w:rsidR="003D44BC" w:rsidRPr="009B037E" w:rsidRDefault="003D44BC" w:rsidP="007725E1">
      <w:pPr>
        <w:numPr>
          <w:ilvl w:val="0"/>
          <w:numId w:val="38"/>
        </w:numPr>
        <w:rPr>
          <w:rFonts w:ascii="Calibri" w:hAnsi="Calibri" w:cs="Calibri"/>
          <w:sz w:val="18"/>
          <w:szCs w:val="18"/>
        </w:rPr>
      </w:pPr>
      <w:r w:rsidRPr="009B037E">
        <w:rPr>
          <w:rFonts w:ascii="Calibri" w:hAnsi="Calibri" w:cs="Calibri"/>
          <w:sz w:val="18"/>
          <w:szCs w:val="18"/>
        </w:rPr>
        <w:t>Sharing behavior, where supported, must be defined explicitly using ShareScope and must not be inferred from OwnerOrgID.</w:t>
      </w:r>
    </w:p>
    <w:p w14:paraId="12069E6F" w14:textId="77777777" w:rsidR="00E33DA2" w:rsidRPr="009B037E" w:rsidRDefault="00E33DA2" w:rsidP="007725E1">
      <w:pPr>
        <w:numPr>
          <w:ilvl w:val="0"/>
          <w:numId w:val="38"/>
        </w:numPr>
        <w:rPr>
          <w:rFonts w:ascii="Calibri" w:hAnsi="Calibri" w:cs="Calibri"/>
          <w:sz w:val="18"/>
          <w:szCs w:val="18"/>
        </w:rPr>
      </w:pPr>
      <w:r w:rsidRPr="009B037E">
        <w:rPr>
          <w:rFonts w:ascii="Calibri" w:hAnsi="Calibri" w:cs="Calibri"/>
          <w:sz w:val="18"/>
          <w:szCs w:val="18"/>
        </w:rPr>
        <w:t>Templates may be introduced into the system through one of the following modes:</w:t>
      </w:r>
    </w:p>
    <w:p w14:paraId="22F8BC54" w14:textId="77777777" w:rsidR="00E33DA2" w:rsidRPr="009B037E" w:rsidRDefault="00E33DA2" w:rsidP="007725E1">
      <w:pPr>
        <w:numPr>
          <w:ilvl w:val="1"/>
          <w:numId w:val="38"/>
        </w:numPr>
        <w:rPr>
          <w:rFonts w:ascii="Calibri" w:hAnsi="Calibri" w:cs="Calibri"/>
          <w:sz w:val="18"/>
          <w:szCs w:val="18"/>
        </w:rPr>
      </w:pPr>
      <w:r w:rsidRPr="009B037E">
        <w:rPr>
          <w:rFonts w:ascii="Calibri" w:hAnsi="Calibri" w:cs="Calibri"/>
          <w:sz w:val="18"/>
          <w:szCs w:val="18"/>
        </w:rPr>
        <w:t xml:space="preserve">new Master Template creation by platform </w:t>
      </w:r>
    </w:p>
    <w:p w14:paraId="3B5D983D" w14:textId="77777777" w:rsidR="00E33DA2" w:rsidRPr="009B037E" w:rsidRDefault="00E33DA2" w:rsidP="007725E1">
      <w:pPr>
        <w:numPr>
          <w:ilvl w:val="1"/>
          <w:numId w:val="38"/>
        </w:numPr>
        <w:rPr>
          <w:rFonts w:ascii="Calibri" w:hAnsi="Calibri" w:cs="Calibri"/>
          <w:sz w:val="18"/>
          <w:szCs w:val="18"/>
        </w:rPr>
      </w:pPr>
      <w:r w:rsidRPr="009B037E">
        <w:rPr>
          <w:rFonts w:ascii="Calibri" w:hAnsi="Calibri" w:cs="Calibri"/>
          <w:sz w:val="18"/>
          <w:szCs w:val="18"/>
        </w:rPr>
        <w:t xml:space="preserve">derivation from a published Master Template version </w:t>
      </w:r>
    </w:p>
    <w:p w14:paraId="10A63F12" w14:textId="77777777" w:rsidR="00E33DA2" w:rsidRPr="009B037E" w:rsidRDefault="00E33DA2" w:rsidP="007725E1">
      <w:pPr>
        <w:numPr>
          <w:ilvl w:val="1"/>
          <w:numId w:val="38"/>
        </w:numPr>
        <w:rPr>
          <w:rFonts w:ascii="Calibri" w:hAnsi="Calibri" w:cs="Calibri"/>
          <w:sz w:val="18"/>
          <w:szCs w:val="18"/>
        </w:rPr>
      </w:pPr>
      <w:r w:rsidRPr="009B037E">
        <w:rPr>
          <w:rFonts w:ascii="Calibri" w:hAnsi="Calibri" w:cs="Calibri"/>
          <w:sz w:val="18"/>
          <w:szCs w:val="18"/>
        </w:rPr>
        <w:t xml:space="preserve">cloning of an existing template version into a new draft/version </w:t>
      </w:r>
    </w:p>
    <w:p w14:paraId="477332DC" w14:textId="77777777" w:rsidR="006932D8" w:rsidRPr="009B037E" w:rsidRDefault="006932D8" w:rsidP="00A559B7">
      <w:pPr>
        <w:rPr>
          <w:rFonts w:ascii="Calibri" w:hAnsi="Calibri" w:cs="Calibri"/>
        </w:rPr>
      </w:pPr>
    </w:p>
    <w:p w14:paraId="2972F731" w14:textId="77777777" w:rsidR="006932D8" w:rsidRPr="009B037E" w:rsidRDefault="006932D8" w:rsidP="00F45909">
      <w:pPr>
        <w:pStyle w:val="Heading3"/>
        <w:numPr>
          <w:ilvl w:val="2"/>
          <w:numId w:val="9"/>
        </w:numPr>
        <w:ind w:left="630" w:hanging="630"/>
        <w:rPr>
          <w:rFonts w:ascii="Calibri" w:eastAsia="Times New Roman" w:hAnsi="Calibri" w:cs="Calibri"/>
          <w:b/>
          <w:bCs/>
          <w:sz w:val="20"/>
          <w:szCs w:val="20"/>
        </w:rPr>
      </w:pPr>
      <w:bookmarkStart w:id="6" w:name="_Toc228300232"/>
      <w:r w:rsidRPr="009B037E">
        <w:rPr>
          <w:rFonts w:ascii="Calibri" w:eastAsia="Times New Roman" w:hAnsi="Calibri" w:cs="Calibri"/>
          <w:b/>
          <w:bCs/>
          <w:sz w:val="20"/>
          <w:szCs w:val="20"/>
        </w:rPr>
        <w:t>Structural Authority Model</w:t>
      </w:r>
      <w:bookmarkEnd w:id="6"/>
    </w:p>
    <w:p w14:paraId="3A81E167" w14:textId="77777777" w:rsidR="006932D8" w:rsidRPr="009B037E" w:rsidRDefault="006932D8" w:rsidP="006932D8">
      <w:pPr>
        <w:rPr>
          <w:rFonts w:ascii="Calibri" w:hAnsi="Calibri" w:cs="Calibri"/>
          <w:sz w:val="18"/>
          <w:szCs w:val="18"/>
        </w:rPr>
      </w:pPr>
    </w:p>
    <w:p w14:paraId="23B0F4A7" w14:textId="77777777" w:rsidR="006932D8" w:rsidRPr="009B037E" w:rsidRDefault="006932D8" w:rsidP="00A9303F">
      <w:pPr>
        <w:ind w:left="360"/>
        <w:rPr>
          <w:rFonts w:ascii="Calibri" w:hAnsi="Calibri" w:cs="Calibri"/>
          <w:sz w:val="18"/>
          <w:szCs w:val="18"/>
        </w:rPr>
      </w:pPr>
      <w:r w:rsidRPr="009B037E">
        <w:rPr>
          <w:rFonts w:ascii="Calibri" w:hAnsi="Calibri" w:cs="Calibri"/>
          <w:sz w:val="18"/>
          <w:szCs w:val="18"/>
        </w:rPr>
        <w:lastRenderedPageBreak/>
        <w:t>Each template type is independently versioned.</w:t>
      </w:r>
    </w:p>
    <w:p w14:paraId="40F5524A" w14:textId="7CDB4F9C" w:rsidR="005870E8" w:rsidRPr="009B037E" w:rsidRDefault="005870E8" w:rsidP="00A9303F">
      <w:pPr>
        <w:ind w:left="360"/>
        <w:rPr>
          <w:rFonts w:ascii="Calibri" w:hAnsi="Calibri" w:cs="Calibri"/>
          <w:sz w:val="18"/>
          <w:szCs w:val="18"/>
        </w:rPr>
      </w:pPr>
      <w:r w:rsidRPr="009B037E">
        <w:rPr>
          <w:rFonts w:ascii="Calibri" w:hAnsi="Calibri" w:cs="Calibri"/>
          <w:sz w:val="18"/>
          <w:szCs w:val="18"/>
        </w:rPr>
        <w:t>Templates are governed across three levels:</w:t>
      </w:r>
    </w:p>
    <w:p w14:paraId="6AEC9CCE" w14:textId="77777777" w:rsidR="00A9303F" w:rsidRPr="009B037E" w:rsidRDefault="00A9303F" w:rsidP="00A9303F">
      <w:pPr>
        <w:ind w:left="360"/>
        <w:rPr>
          <w:rFonts w:ascii="Calibri" w:hAnsi="Calibri" w:cs="Calibri"/>
          <w:sz w:val="18"/>
          <w:szCs w:val="18"/>
        </w:rPr>
      </w:pPr>
    </w:p>
    <w:tbl>
      <w:tblPr>
        <w:tblStyle w:val="TableGrid"/>
        <w:tblW w:w="8674" w:type="dxa"/>
        <w:tblInd w:w="607" w:type="dxa"/>
        <w:tblLook w:val="04A0" w:firstRow="1" w:lastRow="0" w:firstColumn="1" w:lastColumn="0" w:noHBand="0" w:noVBand="1"/>
      </w:tblPr>
      <w:tblGrid>
        <w:gridCol w:w="1327"/>
        <w:gridCol w:w="2449"/>
        <w:gridCol w:w="2449"/>
        <w:gridCol w:w="2449"/>
      </w:tblGrid>
      <w:tr w:rsidR="00710E6B" w:rsidRPr="009B037E" w14:paraId="621CB48B" w14:textId="77777777" w:rsidTr="00A9303F">
        <w:trPr>
          <w:trHeight w:val="231"/>
        </w:trPr>
        <w:tc>
          <w:tcPr>
            <w:tcW w:w="0" w:type="auto"/>
            <w:hideMark/>
          </w:tcPr>
          <w:p w14:paraId="5F3038FD" w14:textId="77777777" w:rsidR="00F60A07" w:rsidRPr="009B037E" w:rsidRDefault="00F60A07" w:rsidP="00A559B7">
            <w:pPr>
              <w:rPr>
                <w:rFonts w:ascii="Calibri" w:hAnsi="Calibri" w:cs="Calibri"/>
                <w:b/>
                <w:bCs/>
                <w:sz w:val="16"/>
                <w:szCs w:val="16"/>
              </w:rPr>
            </w:pPr>
            <w:r w:rsidRPr="009B037E">
              <w:rPr>
                <w:rFonts w:ascii="Calibri" w:hAnsi="Calibri" w:cs="Calibri"/>
                <w:b/>
                <w:bCs/>
                <w:sz w:val="16"/>
                <w:szCs w:val="16"/>
              </w:rPr>
              <w:t>Level</w:t>
            </w:r>
          </w:p>
        </w:tc>
        <w:tc>
          <w:tcPr>
            <w:tcW w:w="0" w:type="auto"/>
            <w:hideMark/>
          </w:tcPr>
          <w:p w14:paraId="580720FE" w14:textId="77777777" w:rsidR="00F60A07" w:rsidRPr="009B037E" w:rsidRDefault="00F60A07" w:rsidP="00A559B7">
            <w:pPr>
              <w:rPr>
                <w:rFonts w:ascii="Calibri" w:hAnsi="Calibri" w:cs="Calibri"/>
                <w:b/>
                <w:bCs/>
                <w:sz w:val="16"/>
                <w:szCs w:val="16"/>
              </w:rPr>
            </w:pPr>
            <w:r w:rsidRPr="009B037E">
              <w:rPr>
                <w:rFonts w:ascii="Calibri" w:hAnsi="Calibri" w:cs="Calibri"/>
                <w:b/>
                <w:bCs/>
                <w:sz w:val="16"/>
                <w:szCs w:val="16"/>
              </w:rPr>
              <w:t>Can Define Structure</w:t>
            </w:r>
          </w:p>
        </w:tc>
        <w:tc>
          <w:tcPr>
            <w:tcW w:w="0" w:type="auto"/>
            <w:hideMark/>
          </w:tcPr>
          <w:p w14:paraId="24899D5F" w14:textId="77777777" w:rsidR="00F60A07" w:rsidRPr="009B037E" w:rsidRDefault="00F60A07" w:rsidP="00A559B7">
            <w:pPr>
              <w:rPr>
                <w:rFonts w:ascii="Calibri" w:hAnsi="Calibri" w:cs="Calibri"/>
                <w:b/>
                <w:bCs/>
                <w:sz w:val="16"/>
                <w:szCs w:val="16"/>
              </w:rPr>
            </w:pPr>
            <w:r w:rsidRPr="009B037E">
              <w:rPr>
                <w:rFonts w:ascii="Calibri" w:hAnsi="Calibri" w:cs="Calibri"/>
                <w:b/>
                <w:bCs/>
                <w:sz w:val="16"/>
                <w:szCs w:val="16"/>
              </w:rPr>
              <w:t>Can Modify Values</w:t>
            </w:r>
          </w:p>
        </w:tc>
        <w:tc>
          <w:tcPr>
            <w:tcW w:w="0" w:type="auto"/>
            <w:hideMark/>
          </w:tcPr>
          <w:p w14:paraId="4E670AF8" w14:textId="77777777" w:rsidR="00F60A07" w:rsidRPr="009B037E" w:rsidRDefault="00F60A07" w:rsidP="00A559B7">
            <w:pPr>
              <w:rPr>
                <w:rFonts w:ascii="Calibri" w:hAnsi="Calibri" w:cs="Calibri"/>
                <w:b/>
                <w:bCs/>
                <w:sz w:val="16"/>
                <w:szCs w:val="16"/>
              </w:rPr>
            </w:pPr>
            <w:r w:rsidRPr="009B037E">
              <w:rPr>
                <w:rFonts w:ascii="Calibri" w:hAnsi="Calibri" w:cs="Calibri"/>
                <w:b/>
                <w:bCs/>
                <w:sz w:val="16"/>
                <w:szCs w:val="16"/>
              </w:rPr>
              <w:t>Can Extend</w:t>
            </w:r>
          </w:p>
        </w:tc>
      </w:tr>
      <w:tr w:rsidR="00710E6B" w:rsidRPr="009B037E" w14:paraId="5C868651" w14:textId="77777777" w:rsidTr="00A9303F">
        <w:trPr>
          <w:trHeight w:val="231"/>
        </w:trPr>
        <w:tc>
          <w:tcPr>
            <w:tcW w:w="0" w:type="auto"/>
            <w:hideMark/>
          </w:tcPr>
          <w:p w14:paraId="02471A48" w14:textId="77777777" w:rsidR="00F60A07" w:rsidRPr="009B037E" w:rsidRDefault="00F60A07" w:rsidP="00F60A07">
            <w:pPr>
              <w:rPr>
                <w:rFonts w:ascii="Calibri" w:hAnsi="Calibri" w:cs="Calibri"/>
                <w:sz w:val="16"/>
                <w:szCs w:val="16"/>
              </w:rPr>
            </w:pPr>
            <w:r w:rsidRPr="009B037E">
              <w:rPr>
                <w:rFonts w:ascii="Calibri" w:hAnsi="Calibri" w:cs="Calibri"/>
                <w:sz w:val="16"/>
                <w:szCs w:val="16"/>
              </w:rPr>
              <w:t>Platform Master</w:t>
            </w:r>
          </w:p>
        </w:tc>
        <w:tc>
          <w:tcPr>
            <w:tcW w:w="0" w:type="auto"/>
            <w:hideMark/>
          </w:tcPr>
          <w:p w14:paraId="7CC7F134" w14:textId="77777777" w:rsidR="00F60A07" w:rsidRPr="009B037E" w:rsidRDefault="00F60A07" w:rsidP="00F60A07">
            <w:pPr>
              <w:rPr>
                <w:rFonts w:ascii="Calibri" w:hAnsi="Calibri" w:cs="Calibri"/>
                <w:sz w:val="16"/>
                <w:szCs w:val="16"/>
              </w:rPr>
            </w:pPr>
            <w:r w:rsidRPr="009B037E">
              <w:rPr>
                <w:rFonts w:ascii="Calibri" w:hAnsi="Calibri" w:cs="Calibri"/>
                <w:sz w:val="16"/>
                <w:szCs w:val="16"/>
              </w:rPr>
              <w:t>Yes</w:t>
            </w:r>
          </w:p>
        </w:tc>
        <w:tc>
          <w:tcPr>
            <w:tcW w:w="0" w:type="auto"/>
            <w:hideMark/>
          </w:tcPr>
          <w:p w14:paraId="1D7D48D0" w14:textId="77777777" w:rsidR="00F60A07" w:rsidRPr="009B037E" w:rsidRDefault="00F60A07" w:rsidP="00F60A07">
            <w:pPr>
              <w:rPr>
                <w:rFonts w:ascii="Calibri" w:hAnsi="Calibri" w:cs="Calibri"/>
                <w:sz w:val="16"/>
                <w:szCs w:val="16"/>
              </w:rPr>
            </w:pPr>
            <w:r w:rsidRPr="009B037E">
              <w:rPr>
                <w:rFonts w:ascii="Calibri" w:hAnsi="Calibri" w:cs="Calibri"/>
                <w:sz w:val="16"/>
                <w:szCs w:val="16"/>
              </w:rPr>
              <w:t>Yes</w:t>
            </w:r>
          </w:p>
        </w:tc>
        <w:tc>
          <w:tcPr>
            <w:tcW w:w="0" w:type="auto"/>
            <w:hideMark/>
          </w:tcPr>
          <w:p w14:paraId="6A5F13C6" w14:textId="77777777" w:rsidR="00F60A07" w:rsidRPr="009B037E" w:rsidRDefault="00F60A07" w:rsidP="00F60A07">
            <w:pPr>
              <w:rPr>
                <w:rFonts w:ascii="Calibri" w:hAnsi="Calibri" w:cs="Calibri"/>
                <w:sz w:val="16"/>
                <w:szCs w:val="16"/>
              </w:rPr>
            </w:pPr>
            <w:r w:rsidRPr="009B037E">
              <w:rPr>
                <w:rFonts w:ascii="Calibri" w:hAnsi="Calibri" w:cs="Calibri"/>
                <w:sz w:val="16"/>
                <w:szCs w:val="16"/>
              </w:rPr>
              <w:t>Yes</w:t>
            </w:r>
          </w:p>
        </w:tc>
      </w:tr>
      <w:tr w:rsidR="00710E6B" w:rsidRPr="009B037E" w14:paraId="20CC727B" w14:textId="77777777" w:rsidTr="00A9303F">
        <w:trPr>
          <w:trHeight w:val="231"/>
        </w:trPr>
        <w:tc>
          <w:tcPr>
            <w:tcW w:w="0" w:type="auto"/>
            <w:hideMark/>
          </w:tcPr>
          <w:p w14:paraId="2FDBC724" w14:textId="77777777" w:rsidR="00F60A07" w:rsidRPr="009B037E" w:rsidRDefault="00F60A07" w:rsidP="00F60A07">
            <w:pPr>
              <w:rPr>
                <w:rFonts w:ascii="Calibri" w:hAnsi="Calibri" w:cs="Calibri"/>
                <w:sz w:val="16"/>
                <w:szCs w:val="16"/>
              </w:rPr>
            </w:pPr>
            <w:r w:rsidRPr="009B037E">
              <w:rPr>
                <w:rFonts w:ascii="Calibri" w:hAnsi="Calibri" w:cs="Calibri"/>
                <w:sz w:val="16"/>
                <w:szCs w:val="16"/>
              </w:rPr>
              <w:t>Org Template</w:t>
            </w:r>
          </w:p>
        </w:tc>
        <w:tc>
          <w:tcPr>
            <w:tcW w:w="0" w:type="auto"/>
            <w:hideMark/>
          </w:tcPr>
          <w:p w14:paraId="1D737145" w14:textId="77777777" w:rsidR="00F60A07" w:rsidRPr="009B037E" w:rsidRDefault="00F60A07" w:rsidP="00F60A07">
            <w:pPr>
              <w:rPr>
                <w:rFonts w:ascii="Calibri" w:hAnsi="Calibri" w:cs="Calibri"/>
                <w:sz w:val="16"/>
                <w:szCs w:val="16"/>
              </w:rPr>
            </w:pPr>
            <w:r w:rsidRPr="009B037E">
              <w:rPr>
                <w:rFonts w:ascii="Calibri" w:hAnsi="Calibri" w:cs="Calibri"/>
                <w:sz w:val="16"/>
                <w:szCs w:val="16"/>
              </w:rPr>
              <w:t>Only within allowed control rules</w:t>
            </w:r>
          </w:p>
        </w:tc>
        <w:tc>
          <w:tcPr>
            <w:tcW w:w="0" w:type="auto"/>
            <w:hideMark/>
          </w:tcPr>
          <w:p w14:paraId="70CD1897" w14:textId="77777777" w:rsidR="00F60A07" w:rsidRPr="009B037E" w:rsidRDefault="00F60A07" w:rsidP="00F60A07">
            <w:pPr>
              <w:rPr>
                <w:rFonts w:ascii="Calibri" w:hAnsi="Calibri" w:cs="Calibri"/>
                <w:sz w:val="16"/>
                <w:szCs w:val="16"/>
              </w:rPr>
            </w:pPr>
            <w:r w:rsidRPr="009B037E">
              <w:rPr>
                <w:rFonts w:ascii="Calibri" w:hAnsi="Calibri" w:cs="Calibri"/>
                <w:sz w:val="16"/>
                <w:szCs w:val="16"/>
              </w:rPr>
              <w:t>Only within allowed control rules</w:t>
            </w:r>
          </w:p>
        </w:tc>
        <w:tc>
          <w:tcPr>
            <w:tcW w:w="0" w:type="auto"/>
            <w:hideMark/>
          </w:tcPr>
          <w:p w14:paraId="07353F5C" w14:textId="77777777" w:rsidR="00F60A07" w:rsidRPr="009B037E" w:rsidRDefault="00F60A07" w:rsidP="00F60A07">
            <w:pPr>
              <w:rPr>
                <w:rFonts w:ascii="Calibri" w:hAnsi="Calibri" w:cs="Calibri"/>
                <w:sz w:val="16"/>
                <w:szCs w:val="16"/>
              </w:rPr>
            </w:pPr>
            <w:r w:rsidRPr="009B037E">
              <w:rPr>
                <w:rFonts w:ascii="Calibri" w:hAnsi="Calibri" w:cs="Calibri"/>
                <w:sz w:val="16"/>
                <w:szCs w:val="16"/>
              </w:rPr>
              <w:t>Only within allowed control rules</w:t>
            </w:r>
          </w:p>
        </w:tc>
      </w:tr>
      <w:tr w:rsidR="00710E6B" w:rsidRPr="009B037E" w14:paraId="086275BC" w14:textId="77777777" w:rsidTr="00A9303F">
        <w:trPr>
          <w:trHeight w:val="220"/>
        </w:trPr>
        <w:tc>
          <w:tcPr>
            <w:tcW w:w="0" w:type="auto"/>
            <w:hideMark/>
          </w:tcPr>
          <w:p w14:paraId="5E50AC27" w14:textId="77777777" w:rsidR="00F60A07" w:rsidRPr="009B037E" w:rsidRDefault="00F60A07" w:rsidP="00F60A07">
            <w:pPr>
              <w:rPr>
                <w:rFonts w:ascii="Calibri" w:hAnsi="Calibri" w:cs="Calibri"/>
                <w:sz w:val="16"/>
                <w:szCs w:val="16"/>
              </w:rPr>
            </w:pPr>
            <w:r w:rsidRPr="009B037E">
              <w:rPr>
                <w:rFonts w:ascii="Calibri" w:hAnsi="Calibri" w:cs="Calibri"/>
                <w:sz w:val="16"/>
                <w:szCs w:val="16"/>
              </w:rPr>
              <w:t>Runtime</w:t>
            </w:r>
          </w:p>
        </w:tc>
        <w:tc>
          <w:tcPr>
            <w:tcW w:w="0" w:type="auto"/>
            <w:hideMark/>
          </w:tcPr>
          <w:p w14:paraId="57E93B58" w14:textId="77777777" w:rsidR="00F60A07" w:rsidRPr="009B037E" w:rsidRDefault="00F60A07" w:rsidP="00F60A07">
            <w:pPr>
              <w:rPr>
                <w:rFonts w:ascii="Calibri" w:hAnsi="Calibri" w:cs="Calibri"/>
                <w:sz w:val="16"/>
                <w:szCs w:val="16"/>
              </w:rPr>
            </w:pPr>
            <w:r w:rsidRPr="009B037E">
              <w:rPr>
                <w:rFonts w:ascii="Calibri" w:hAnsi="Calibri" w:cs="Calibri"/>
                <w:sz w:val="16"/>
                <w:szCs w:val="16"/>
              </w:rPr>
              <w:t>No</w:t>
            </w:r>
          </w:p>
        </w:tc>
        <w:tc>
          <w:tcPr>
            <w:tcW w:w="0" w:type="auto"/>
            <w:hideMark/>
          </w:tcPr>
          <w:p w14:paraId="29967D61" w14:textId="77777777" w:rsidR="00F60A07" w:rsidRPr="009B037E" w:rsidRDefault="00F60A07" w:rsidP="00F60A07">
            <w:pPr>
              <w:rPr>
                <w:rFonts w:ascii="Calibri" w:hAnsi="Calibri" w:cs="Calibri"/>
                <w:sz w:val="16"/>
                <w:szCs w:val="16"/>
              </w:rPr>
            </w:pPr>
            <w:r w:rsidRPr="009B037E">
              <w:rPr>
                <w:rFonts w:ascii="Calibri" w:hAnsi="Calibri" w:cs="Calibri"/>
                <w:sz w:val="16"/>
                <w:szCs w:val="16"/>
              </w:rPr>
              <w:t>Only where explicitly supported</w:t>
            </w:r>
          </w:p>
        </w:tc>
        <w:tc>
          <w:tcPr>
            <w:tcW w:w="0" w:type="auto"/>
            <w:hideMark/>
          </w:tcPr>
          <w:p w14:paraId="0D54C6FC" w14:textId="77777777" w:rsidR="00F60A07" w:rsidRPr="009B037E" w:rsidRDefault="00F60A07" w:rsidP="00F60A07">
            <w:pPr>
              <w:rPr>
                <w:rFonts w:ascii="Calibri" w:hAnsi="Calibri" w:cs="Calibri"/>
                <w:sz w:val="16"/>
                <w:szCs w:val="16"/>
              </w:rPr>
            </w:pPr>
            <w:r w:rsidRPr="009B037E">
              <w:rPr>
                <w:rFonts w:ascii="Calibri" w:hAnsi="Calibri" w:cs="Calibri"/>
                <w:sz w:val="16"/>
                <w:szCs w:val="16"/>
              </w:rPr>
              <w:t>No</w:t>
            </w:r>
          </w:p>
        </w:tc>
      </w:tr>
    </w:tbl>
    <w:p w14:paraId="770ADA83" w14:textId="77777777" w:rsidR="00A9303F" w:rsidRPr="009B037E" w:rsidRDefault="00A9303F" w:rsidP="00A9303F">
      <w:pPr>
        <w:ind w:left="360"/>
        <w:rPr>
          <w:rFonts w:ascii="Calibri" w:hAnsi="Calibri" w:cs="Calibri"/>
          <w:sz w:val="18"/>
          <w:szCs w:val="18"/>
        </w:rPr>
      </w:pPr>
    </w:p>
    <w:p w14:paraId="3DD7584B" w14:textId="5581FE6F" w:rsidR="006730FD" w:rsidRPr="009B037E" w:rsidRDefault="005870E8" w:rsidP="00A9303F">
      <w:pPr>
        <w:ind w:left="360"/>
        <w:rPr>
          <w:rFonts w:ascii="Calibri" w:hAnsi="Calibri" w:cs="Calibri"/>
          <w:sz w:val="18"/>
          <w:szCs w:val="18"/>
        </w:rPr>
      </w:pPr>
      <w:r w:rsidRPr="009B037E">
        <w:rPr>
          <w:rFonts w:ascii="Calibri" w:hAnsi="Calibri" w:cs="Calibri"/>
          <w:sz w:val="18"/>
          <w:szCs w:val="18"/>
        </w:rPr>
        <w:t>Rules:</w:t>
      </w:r>
    </w:p>
    <w:p w14:paraId="5B575B0B" w14:textId="2CEABE0B" w:rsidR="002C7765" w:rsidRPr="009B037E" w:rsidRDefault="002C7765"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Platform Master Template defines the base structure for derived Org Templates. </w:t>
      </w:r>
    </w:p>
    <w:p w14:paraId="414CAE4E" w14:textId="03F5B353" w:rsidR="002C7765" w:rsidRPr="009B037E" w:rsidRDefault="002C7765" w:rsidP="00EF6E57">
      <w:pPr>
        <w:numPr>
          <w:ilvl w:val="0"/>
          <w:numId w:val="3"/>
        </w:numPr>
        <w:textAlignment w:val="center"/>
        <w:rPr>
          <w:rFonts w:ascii="Calibri" w:hAnsi="Calibri" w:cs="Calibri"/>
          <w:sz w:val="18"/>
          <w:szCs w:val="18"/>
        </w:rPr>
      </w:pPr>
      <w:r w:rsidRPr="009B037E">
        <w:rPr>
          <w:rFonts w:ascii="Calibri" w:hAnsi="Calibri" w:cs="Calibri"/>
          <w:sz w:val="18"/>
          <w:szCs w:val="18"/>
        </w:rPr>
        <w:t>Org Template may only modify structure, values, defaults, and extensions where allowed by the common control mechanism defined in 3.</w:t>
      </w:r>
      <w:r w:rsidR="0003707F" w:rsidRPr="009B037E">
        <w:rPr>
          <w:rFonts w:ascii="Calibri" w:hAnsi="Calibri" w:cs="Calibri"/>
          <w:sz w:val="18"/>
          <w:szCs w:val="18"/>
        </w:rPr>
        <w:t>2</w:t>
      </w:r>
    </w:p>
    <w:p w14:paraId="4DA232A0" w14:textId="77777777" w:rsidR="002C7765" w:rsidRPr="009B037E" w:rsidRDefault="002C7765"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Runtime does not modify template design. Runtime services only consume published templates and may apply runtime overrides only where explicitly supported. </w:t>
      </w:r>
    </w:p>
    <w:p w14:paraId="051032E9" w14:textId="6CC49C04" w:rsidR="002C7765" w:rsidRPr="009B037E" w:rsidRDefault="002C7765" w:rsidP="00EF6E57">
      <w:pPr>
        <w:numPr>
          <w:ilvl w:val="0"/>
          <w:numId w:val="3"/>
        </w:numPr>
        <w:textAlignment w:val="center"/>
        <w:rPr>
          <w:rFonts w:ascii="Calibri" w:hAnsi="Calibri" w:cs="Calibri"/>
          <w:sz w:val="18"/>
          <w:szCs w:val="18"/>
        </w:rPr>
      </w:pPr>
      <w:r w:rsidRPr="009B037E">
        <w:rPr>
          <w:rFonts w:ascii="Calibri" w:hAnsi="Calibri" w:cs="Calibri"/>
          <w:sz w:val="18"/>
          <w:szCs w:val="18"/>
        </w:rPr>
        <w:t>Protected schema elements remain platform-controlled unless explicitly stated otherwise.</w:t>
      </w:r>
    </w:p>
    <w:p w14:paraId="3CF8F252" w14:textId="77777777" w:rsidR="006932D8" w:rsidRPr="009B037E" w:rsidRDefault="006932D8" w:rsidP="00F45909">
      <w:pPr>
        <w:pStyle w:val="Heading1"/>
        <w:numPr>
          <w:ilvl w:val="0"/>
          <w:numId w:val="9"/>
        </w:numPr>
        <w:rPr>
          <w:rFonts w:ascii="Calibri" w:eastAsia="Times New Roman" w:hAnsi="Calibri" w:cs="Calibri"/>
          <w:b/>
          <w:bCs/>
          <w:sz w:val="21"/>
          <w:szCs w:val="21"/>
        </w:rPr>
      </w:pPr>
      <w:bookmarkStart w:id="7" w:name="_Toc225800061"/>
      <w:bookmarkStart w:id="8" w:name="_Toc225800744"/>
      <w:bookmarkStart w:id="9" w:name="_Toc225800923"/>
      <w:bookmarkStart w:id="10" w:name="_Toc225800062"/>
      <w:bookmarkStart w:id="11" w:name="_Toc225800745"/>
      <w:bookmarkStart w:id="12" w:name="_Toc225800924"/>
      <w:bookmarkStart w:id="13" w:name="_Toc225800063"/>
      <w:bookmarkStart w:id="14" w:name="_Toc225800746"/>
      <w:bookmarkStart w:id="15" w:name="_Toc225800925"/>
      <w:bookmarkStart w:id="16" w:name="_Toc225800064"/>
      <w:bookmarkStart w:id="17" w:name="_Toc225800747"/>
      <w:bookmarkStart w:id="18" w:name="_Toc225800926"/>
      <w:bookmarkStart w:id="19" w:name="_Toc225800065"/>
      <w:bookmarkStart w:id="20" w:name="_Toc225800748"/>
      <w:bookmarkStart w:id="21" w:name="_Toc225800927"/>
      <w:bookmarkStart w:id="22" w:name="_Toc225800066"/>
      <w:bookmarkStart w:id="23" w:name="_Toc225800749"/>
      <w:bookmarkStart w:id="24" w:name="_Toc225800928"/>
      <w:bookmarkStart w:id="25" w:name="_Toc225800067"/>
      <w:bookmarkStart w:id="26" w:name="_Toc225800750"/>
      <w:bookmarkStart w:id="27" w:name="_Toc225800929"/>
      <w:bookmarkStart w:id="28" w:name="_Toc225800068"/>
      <w:bookmarkStart w:id="29" w:name="_Toc225800751"/>
      <w:bookmarkStart w:id="30" w:name="_Toc225800930"/>
      <w:bookmarkStart w:id="31" w:name="_Toc225800069"/>
      <w:bookmarkStart w:id="32" w:name="_Toc225800752"/>
      <w:bookmarkStart w:id="33" w:name="_Toc225800931"/>
      <w:bookmarkStart w:id="34" w:name="_Toc225800070"/>
      <w:bookmarkStart w:id="35" w:name="_Toc225800753"/>
      <w:bookmarkStart w:id="36" w:name="_Toc225800932"/>
      <w:bookmarkStart w:id="37" w:name="_Toc225800071"/>
      <w:bookmarkStart w:id="38" w:name="_Toc225800754"/>
      <w:bookmarkStart w:id="39" w:name="_Toc225800933"/>
      <w:bookmarkStart w:id="40" w:name="_Toc225800072"/>
      <w:bookmarkStart w:id="41" w:name="_Toc225800755"/>
      <w:bookmarkStart w:id="42" w:name="_Toc225800934"/>
      <w:bookmarkStart w:id="43" w:name="_Toc225800073"/>
      <w:bookmarkStart w:id="44" w:name="_Toc225800756"/>
      <w:bookmarkStart w:id="45" w:name="_Toc225800935"/>
      <w:bookmarkStart w:id="46" w:name="_Toc225800074"/>
      <w:bookmarkStart w:id="47" w:name="_Toc225800757"/>
      <w:bookmarkStart w:id="48" w:name="_Toc225800936"/>
      <w:bookmarkStart w:id="49" w:name="_Toc225800075"/>
      <w:bookmarkStart w:id="50" w:name="_Toc225800758"/>
      <w:bookmarkStart w:id="51" w:name="_Toc225800937"/>
      <w:bookmarkStart w:id="52" w:name="_Toc225800076"/>
      <w:bookmarkStart w:id="53" w:name="_Toc225800759"/>
      <w:bookmarkStart w:id="54" w:name="_Toc225800938"/>
      <w:bookmarkStart w:id="55" w:name="_Toc225800077"/>
      <w:bookmarkStart w:id="56" w:name="_Toc225800760"/>
      <w:bookmarkStart w:id="57" w:name="_Toc225800939"/>
      <w:bookmarkStart w:id="58" w:name="_Toc225800078"/>
      <w:bookmarkStart w:id="59" w:name="_Toc225800761"/>
      <w:bookmarkStart w:id="60" w:name="_Toc225800940"/>
      <w:bookmarkStart w:id="61" w:name="_Toc225800079"/>
      <w:bookmarkStart w:id="62" w:name="_Toc225800762"/>
      <w:bookmarkStart w:id="63" w:name="_Toc225800941"/>
      <w:bookmarkStart w:id="64" w:name="_Toc225800080"/>
      <w:bookmarkStart w:id="65" w:name="_Toc225800763"/>
      <w:bookmarkStart w:id="66" w:name="_Toc225800942"/>
      <w:bookmarkStart w:id="67" w:name="_Toc225800081"/>
      <w:bookmarkStart w:id="68" w:name="_Toc225800764"/>
      <w:bookmarkStart w:id="69" w:name="_Toc225800943"/>
      <w:bookmarkStart w:id="70" w:name="_Toc228300233"/>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r w:rsidRPr="009B037E">
        <w:rPr>
          <w:rFonts w:ascii="Calibri" w:eastAsia="Times New Roman" w:hAnsi="Calibri" w:cs="Calibri"/>
          <w:b/>
          <w:bCs/>
          <w:sz w:val="21"/>
          <w:szCs w:val="21"/>
        </w:rPr>
        <w:t>SCOPE OF TEMPLATE SERVICE</w:t>
      </w:r>
      <w:bookmarkEnd w:id="70"/>
    </w:p>
    <w:p w14:paraId="3575084F"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71" w:name="_Toc228300234"/>
      <w:r w:rsidRPr="009B037E">
        <w:rPr>
          <w:rFonts w:ascii="Calibri" w:eastAsia="Times New Roman" w:hAnsi="Calibri" w:cs="Calibri"/>
          <w:b/>
          <w:bCs/>
          <w:sz w:val="20"/>
          <w:szCs w:val="20"/>
        </w:rPr>
        <w:t>In Scope</w:t>
      </w:r>
      <w:bookmarkEnd w:id="71"/>
    </w:p>
    <w:p w14:paraId="65CC9457" w14:textId="77777777" w:rsidR="006932D8" w:rsidRPr="009B037E" w:rsidRDefault="006932D8" w:rsidP="006932D8">
      <w:pPr>
        <w:ind w:left="765"/>
        <w:rPr>
          <w:rFonts w:ascii="Calibri" w:hAnsi="Calibri" w:cs="Calibri"/>
          <w:sz w:val="18"/>
          <w:szCs w:val="18"/>
        </w:rPr>
      </w:pPr>
      <w:r w:rsidRPr="009B037E">
        <w:rPr>
          <w:rFonts w:ascii="Calibri" w:hAnsi="Calibri" w:cs="Calibri"/>
          <w:sz w:val="18"/>
          <w:szCs w:val="18"/>
        </w:rPr>
        <w:t>The Template Service must:</w:t>
      </w:r>
    </w:p>
    <w:p w14:paraId="7502047E" w14:textId="77777777" w:rsidR="00350202" w:rsidRPr="009B037E" w:rsidRDefault="00350202"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Store and version master templates. </w:t>
      </w:r>
    </w:p>
    <w:p w14:paraId="69733933" w14:textId="77777777" w:rsidR="00350202" w:rsidRPr="009B037E" w:rsidRDefault="00350202"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Store and version org templates. </w:t>
      </w:r>
    </w:p>
    <w:p w14:paraId="04665B3B" w14:textId="77777777" w:rsidR="00350202" w:rsidRPr="009B037E" w:rsidRDefault="00350202"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Enforce compatibility constraints. </w:t>
      </w:r>
    </w:p>
    <w:p w14:paraId="65C6AA04" w14:textId="77777777" w:rsidR="00350202" w:rsidRPr="009B037E" w:rsidRDefault="00350202"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Enforce mandatory/optional rules. </w:t>
      </w:r>
    </w:p>
    <w:p w14:paraId="11755584" w14:textId="77777777" w:rsidR="00350202" w:rsidRPr="009B037E" w:rsidRDefault="00350202"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Manage structural definitions. </w:t>
      </w:r>
    </w:p>
    <w:p w14:paraId="5D5E584E" w14:textId="77777777" w:rsidR="00350202" w:rsidRPr="009B037E" w:rsidRDefault="00350202"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Manage linking rules between template types. </w:t>
      </w:r>
    </w:p>
    <w:p w14:paraId="076EA0C0" w14:textId="77777777" w:rsidR="00350202" w:rsidRPr="009B037E" w:rsidRDefault="00350202"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Maintain audit trail. </w:t>
      </w:r>
    </w:p>
    <w:p w14:paraId="3A199541" w14:textId="77777777" w:rsidR="00350202" w:rsidRPr="009B037E" w:rsidRDefault="00350202"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Support country-level filtering. </w:t>
      </w:r>
    </w:p>
    <w:p w14:paraId="027FBE9A" w14:textId="77777777" w:rsidR="00350202" w:rsidRPr="009B037E" w:rsidRDefault="00350202"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Support language metadata. </w:t>
      </w:r>
    </w:p>
    <w:p w14:paraId="79BFC134" w14:textId="77777777" w:rsidR="00350202" w:rsidRPr="009B037E" w:rsidRDefault="00350202"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Consume metadata values from the Metadata Registry during template design. </w:t>
      </w:r>
    </w:p>
    <w:p w14:paraId="4C63EEFD" w14:textId="77777777" w:rsidR="00350202" w:rsidRPr="009B037E" w:rsidRDefault="00350202"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Filter selectable metadata values based on template context: </w:t>
      </w:r>
    </w:p>
    <w:p w14:paraId="30D43D7F" w14:textId="77777777" w:rsidR="00350202" w:rsidRPr="009B037E" w:rsidRDefault="00350202" w:rsidP="007725E1">
      <w:pPr>
        <w:numPr>
          <w:ilvl w:val="1"/>
          <w:numId w:val="57"/>
        </w:numPr>
        <w:textAlignment w:val="center"/>
        <w:rPr>
          <w:rFonts w:ascii="Calibri" w:hAnsi="Calibri" w:cs="Calibri"/>
          <w:sz w:val="18"/>
          <w:szCs w:val="18"/>
        </w:rPr>
      </w:pPr>
      <w:r w:rsidRPr="009B037E">
        <w:rPr>
          <w:rFonts w:ascii="Calibri" w:hAnsi="Calibri" w:cs="Calibri"/>
          <w:sz w:val="18"/>
          <w:szCs w:val="18"/>
        </w:rPr>
        <w:t xml:space="preserve">Template Type </w:t>
      </w:r>
    </w:p>
    <w:p w14:paraId="594805F4" w14:textId="77777777" w:rsidR="00350202" w:rsidRPr="009B037E" w:rsidRDefault="00350202" w:rsidP="007725E1">
      <w:pPr>
        <w:numPr>
          <w:ilvl w:val="1"/>
          <w:numId w:val="57"/>
        </w:numPr>
        <w:textAlignment w:val="center"/>
        <w:rPr>
          <w:rFonts w:ascii="Calibri" w:hAnsi="Calibri" w:cs="Calibri"/>
          <w:sz w:val="18"/>
          <w:szCs w:val="18"/>
        </w:rPr>
      </w:pPr>
      <w:r w:rsidRPr="009B037E">
        <w:rPr>
          <w:rFonts w:ascii="Calibri" w:hAnsi="Calibri" w:cs="Calibri"/>
          <w:sz w:val="18"/>
          <w:szCs w:val="18"/>
        </w:rPr>
        <w:t xml:space="preserve">Category </w:t>
      </w:r>
    </w:p>
    <w:p w14:paraId="3B195328" w14:textId="77777777" w:rsidR="00350202" w:rsidRPr="009B037E" w:rsidRDefault="00350202" w:rsidP="007725E1">
      <w:pPr>
        <w:numPr>
          <w:ilvl w:val="1"/>
          <w:numId w:val="57"/>
        </w:numPr>
        <w:textAlignment w:val="center"/>
        <w:rPr>
          <w:rFonts w:ascii="Calibri" w:hAnsi="Calibri" w:cs="Calibri"/>
          <w:sz w:val="18"/>
          <w:szCs w:val="18"/>
        </w:rPr>
      </w:pPr>
      <w:r w:rsidRPr="009B037E">
        <w:rPr>
          <w:rFonts w:ascii="Calibri" w:hAnsi="Calibri" w:cs="Calibri"/>
          <w:sz w:val="18"/>
          <w:szCs w:val="18"/>
        </w:rPr>
        <w:t xml:space="preserve">Condition </w:t>
      </w:r>
    </w:p>
    <w:p w14:paraId="5598067D" w14:textId="77777777" w:rsidR="00350202" w:rsidRPr="009B037E" w:rsidRDefault="00350202" w:rsidP="007725E1">
      <w:pPr>
        <w:numPr>
          <w:ilvl w:val="1"/>
          <w:numId w:val="57"/>
        </w:numPr>
        <w:textAlignment w:val="center"/>
        <w:rPr>
          <w:rFonts w:ascii="Calibri" w:hAnsi="Calibri" w:cs="Calibri"/>
          <w:sz w:val="18"/>
          <w:szCs w:val="18"/>
        </w:rPr>
      </w:pPr>
      <w:r w:rsidRPr="009B037E">
        <w:rPr>
          <w:rFonts w:ascii="Calibri" w:hAnsi="Calibri" w:cs="Calibri"/>
          <w:sz w:val="18"/>
          <w:szCs w:val="18"/>
        </w:rPr>
        <w:t xml:space="preserve">Country </w:t>
      </w:r>
    </w:p>
    <w:p w14:paraId="2E6BF0DF" w14:textId="20204816" w:rsidR="00FF6D52" w:rsidRPr="00FF6D52" w:rsidRDefault="00FF6D52" w:rsidP="00EF6E57">
      <w:pPr>
        <w:numPr>
          <w:ilvl w:val="0"/>
          <w:numId w:val="3"/>
        </w:numPr>
        <w:textAlignment w:val="center"/>
        <w:rPr>
          <w:rFonts w:ascii="Calibri" w:hAnsi="Calibri" w:cs="Calibri"/>
          <w:sz w:val="18"/>
          <w:szCs w:val="18"/>
        </w:rPr>
      </w:pPr>
      <w:r w:rsidRPr="00FF6D52">
        <w:rPr>
          <w:rFonts w:ascii="Calibri" w:hAnsi="Calibri" w:cs="Calibri"/>
          <w:sz w:val="18"/>
          <w:szCs w:val="18"/>
        </w:rPr>
        <w:t xml:space="preserve">Store selected metadata values in master and org templates where applicable. </w:t>
      </w:r>
    </w:p>
    <w:p w14:paraId="5E85BF1A" w14:textId="1C86270A" w:rsidR="00FF6D52" w:rsidRPr="009B037E" w:rsidRDefault="00FF6D52" w:rsidP="00EF6E57">
      <w:pPr>
        <w:numPr>
          <w:ilvl w:val="0"/>
          <w:numId w:val="3"/>
        </w:numPr>
        <w:textAlignment w:val="center"/>
        <w:rPr>
          <w:rFonts w:ascii="Calibri" w:hAnsi="Calibri" w:cs="Calibri"/>
          <w:sz w:val="18"/>
          <w:szCs w:val="18"/>
        </w:rPr>
      </w:pPr>
      <w:r w:rsidRPr="009B037E">
        <w:rPr>
          <w:rFonts w:ascii="Calibri" w:hAnsi="Calibri" w:cs="Calibri"/>
          <w:sz w:val="18"/>
          <w:szCs w:val="18"/>
        </w:rPr>
        <w:t>Store default values in master and org templates where applicable.</w:t>
      </w:r>
    </w:p>
    <w:p w14:paraId="6A4633B7" w14:textId="77777777" w:rsidR="00350202" w:rsidRPr="009B037E" w:rsidRDefault="00350202"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Apply the common control mechanism to configurable sections, entries, and parameters. </w:t>
      </w:r>
    </w:p>
    <w:p w14:paraId="421D0E04" w14:textId="77777777" w:rsidR="006932D8" w:rsidRPr="009B037E" w:rsidRDefault="006932D8" w:rsidP="006932D8">
      <w:pPr>
        <w:ind w:left="405"/>
        <w:rPr>
          <w:rFonts w:ascii="Calibri" w:hAnsi="Calibri" w:cs="Calibri"/>
          <w:sz w:val="18"/>
          <w:szCs w:val="18"/>
        </w:rPr>
      </w:pPr>
      <w:r w:rsidRPr="009B037E">
        <w:rPr>
          <w:rFonts w:ascii="Calibri" w:hAnsi="Calibri" w:cs="Calibri"/>
          <w:sz w:val="18"/>
          <w:szCs w:val="18"/>
        </w:rPr>
        <w:t> </w:t>
      </w:r>
    </w:p>
    <w:p w14:paraId="6FAF9953"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72" w:name="_Toc228300235"/>
      <w:r w:rsidRPr="009B037E">
        <w:rPr>
          <w:rFonts w:ascii="Calibri" w:eastAsia="Times New Roman" w:hAnsi="Calibri" w:cs="Calibri"/>
          <w:b/>
          <w:bCs/>
          <w:sz w:val="20"/>
          <w:szCs w:val="20"/>
        </w:rPr>
        <w:t>Out of Scope &lt;Refer to other service requirements&gt;</w:t>
      </w:r>
      <w:bookmarkEnd w:id="72"/>
    </w:p>
    <w:p w14:paraId="3E99F83E" w14:textId="77777777" w:rsidR="001005B4" w:rsidRPr="009B037E" w:rsidRDefault="001005B4"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Package linking. </w:t>
      </w:r>
    </w:p>
    <w:p w14:paraId="33D53C5D" w14:textId="77777777" w:rsidR="001005B4" w:rsidRPr="009B037E" w:rsidRDefault="001005B4"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Consent management. </w:t>
      </w:r>
    </w:p>
    <w:p w14:paraId="16798D76" w14:textId="77777777" w:rsidR="001005B4" w:rsidRPr="009B037E" w:rsidRDefault="001005B4"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Risk scoring. </w:t>
      </w:r>
    </w:p>
    <w:p w14:paraId="50349AE5" w14:textId="77777777" w:rsidR="001005B4" w:rsidRPr="009B037E" w:rsidRDefault="001005B4"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Patient enrollment. </w:t>
      </w:r>
    </w:p>
    <w:p w14:paraId="0D27116C" w14:textId="77777777" w:rsidR="001005B4" w:rsidRPr="009B037E" w:rsidRDefault="001005B4"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Task execution. </w:t>
      </w:r>
    </w:p>
    <w:p w14:paraId="2ED401A0" w14:textId="77777777" w:rsidR="001005B4" w:rsidRPr="009B037E" w:rsidRDefault="001005B4"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Alert runtime handling. </w:t>
      </w:r>
    </w:p>
    <w:p w14:paraId="46F2E525" w14:textId="77777777" w:rsidR="001005B4" w:rsidRPr="009B037E" w:rsidRDefault="001005B4" w:rsidP="00EF6E57">
      <w:pPr>
        <w:numPr>
          <w:ilvl w:val="0"/>
          <w:numId w:val="3"/>
        </w:numPr>
        <w:textAlignment w:val="center"/>
        <w:rPr>
          <w:rFonts w:ascii="Calibri" w:hAnsi="Calibri" w:cs="Calibri"/>
          <w:sz w:val="18"/>
          <w:szCs w:val="18"/>
        </w:rPr>
      </w:pPr>
      <w:r w:rsidRPr="009B037E">
        <w:rPr>
          <w:rFonts w:ascii="Calibri" w:hAnsi="Calibri" w:cs="Calibri"/>
          <w:sz w:val="18"/>
          <w:szCs w:val="18"/>
        </w:rPr>
        <w:t xml:space="preserve">Runtime workflow execution. </w:t>
      </w:r>
    </w:p>
    <w:p w14:paraId="164F231B" w14:textId="2F2CFE80" w:rsidR="006932D8" w:rsidRDefault="001005B4" w:rsidP="00EF6E57">
      <w:pPr>
        <w:numPr>
          <w:ilvl w:val="0"/>
          <w:numId w:val="3"/>
        </w:numPr>
        <w:textAlignment w:val="center"/>
        <w:rPr>
          <w:rFonts w:ascii="Calibri" w:hAnsi="Calibri" w:cs="Calibri"/>
          <w:sz w:val="18"/>
          <w:szCs w:val="18"/>
        </w:rPr>
      </w:pPr>
      <w:r w:rsidRPr="009B037E">
        <w:rPr>
          <w:rFonts w:ascii="Calibri" w:hAnsi="Calibri" w:cs="Calibri"/>
          <w:sz w:val="18"/>
          <w:szCs w:val="18"/>
        </w:rPr>
        <w:t>Runtime plan usage and patient-level workflow behavior.</w:t>
      </w:r>
    </w:p>
    <w:p w14:paraId="52CCBE51" w14:textId="696A1B7D" w:rsidR="00E80AAF" w:rsidRPr="00E80AAF" w:rsidRDefault="00E80AAF" w:rsidP="00E80AAF">
      <w:pPr>
        <w:numPr>
          <w:ilvl w:val="0"/>
          <w:numId w:val="3"/>
        </w:numPr>
        <w:textAlignment w:val="center"/>
        <w:rPr>
          <w:rFonts w:ascii="Calibri" w:hAnsi="Calibri" w:cs="Calibri"/>
          <w:sz w:val="18"/>
          <w:szCs w:val="18"/>
        </w:rPr>
      </w:pPr>
      <w:r w:rsidRPr="000B2097">
        <w:rPr>
          <w:rFonts w:ascii="Calibri" w:hAnsi="Calibri" w:cs="Calibri"/>
          <w:sz w:val="18"/>
          <w:szCs w:val="18"/>
        </w:rPr>
        <w:t>Billing eligibility calculation, CPT rule execution, and billing export are owned by the Billing Service and are out of scope for Template Service.</w:t>
      </w:r>
    </w:p>
    <w:p w14:paraId="7B8ED408" w14:textId="1FAF8899" w:rsidR="006932D8" w:rsidRPr="009B037E" w:rsidRDefault="006932D8" w:rsidP="00F45909">
      <w:pPr>
        <w:pStyle w:val="Heading1"/>
        <w:numPr>
          <w:ilvl w:val="0"/>
          <w:numId w:val="9"/>
        </w:numPr>
        <w:rPr>
          <w:rFonts w:ascii="Calibri" w:hAnsi="Calibri" w:cs="Calibri"/>
          <w:b/>
          <w:bCs/>
          <w:sz w:val="21"/>
          <w:szCs w:val="21"/>
        </w:rPr>
      </w:pPr>
      <w:bookmarkStart w:id="73" w:name="_Toc228300236"/>
      <w:r w:rsidRPr="009B037E">
        <w:rPr>
          <w:rFonts w:ascii="Calibri" w:hAnsi="Calibri" w:cs="Calibri"/>
          <w:b/>
          <w:bCs/>
          <w:sz w:val="21"/>
          <w:szCs w:val="21"/>
        </w:rPr>
        <w:t>COMMON TEMPLATE STRUCTURE (APPLIES TO ALL TEMPLATE TYPES</w:t>
      </w:r>
      <w:r w:rsidR="00CB14F1" w:rsidRPr="009B037E">
        <w:rPr>
          <w:rFonts w:ascii="Calibri" w:hAnsi="Calibri" w:cs="Calibri"/>
          <w:b/>
          <w:bCs/>
          <w:sz w:val="21"/>
          <w:szCs w:val="21"/>
        </w:rPr>
        <w:t>)</w:t>
      </w:r>
      <w:bookmarkEnd w:id="73"/>
    </w:p>
    <w:p w14:paraId="59A033DA" w14:textId="22354B4F" w:rsidR="006932D8" w:rsidRPr="009B037E" w:rsidRDefault="006932D8" w:rsidP="006932D8">
      <w:pPr>
        <w:ind w:left="405"/>
        <w:rPr>
          <w:rFonts w:ascii="Calibri" w:hAnsi="Calibri" w:cs="Calibri"/>
          <w:sz w:val="18"/>
          <w:szCs w:val="18"/>
        </w:rPr>
      </w:pPr>
      <w:r w:rsidRPr="009B037E">
        <w:rPr>
          <w:rFonts w:ascii="Calibri" w:hAnsi="Calibri" w:cs="Calibri"/>
          <w:sz w:val="18"/>
          <w:szCs w:val="18"/>
        </w:rPr>
        <w:t>All templates (all types) must contain the following metadata. </w:t>
      </w:r>
    </w:p>
    <w:p w14:paraId="1DE4BD87" w14:textId="77777777" w:rsidR="00392EEA" w:rsidRPr="009B037E" w:rsidRDefault="00392EEA" w:rsidP="00F45909">
      <w:pPr>
        <w:pStyle w:val="Heading2"/>
        <w:numPr>
          <w:ilvl w:val="1"/>
          <w:numId w:val="9"/>
        </w:numPr>
        <w:rPr>
          <w:rFonts w:ascii="Calibri" w:eastAsia="Times New Roman" w:hAnsi="Calibri" w:cs="Calibri"/>
          <w:b/>
          <w:bCs/>
          <w:sz w:val="20"/>
          <w:szCs w:val="20"/>
        </w:rPr>
      </w:pPr>
      <w:bookmarkStart w:id="74" w:name="_Toc228300237"/>
      <w:r w:rsidRPr="009B037E">
        <w:rPr>
          <w:rFonts w:ascii="Calibri" w:eastAsia="Times New Roman" w:hAnsi="Calibri" w:cs="Calibri"/>
          <w:b/>
          <w:bCs/>
          <w:sz w:val="20"/>
          <w:szCs w:val="20"/>
        </w:rPr>
        <w:lastRenderedPageBreak/>
        <w:t>Template Control Mechanism</w:t>
      </w:r>
      <w:bookmarkEnd w:id="74"/>
    </w:p>
    <w:p w14:paraId="602530AB" w14:textId="4F748CC1" w:rsidR="00CA1938" w:rsidRPr="00CA1938" w:rsidRDefault="00CA1938" w:rsidP="00CA1938">
      <w:pPr>
        <w:ind w:left="360"/>
        <w:rPr>
          <w:rFonts w:ascii="Calibri" w:hAnsi="Calibri" w:cs="Calibri"/>
          <w:sz w:val="18"/>
          <w:szCs w:val="18"/>
        </w:rPr>
      </w:pPr>
      <w:r w:rsidRPr="00CA1938">
        <w:rPr>
          <w:rFonts w:ascii="Calibri" w:hAnsi="Calibri" w:cs="Calibri"/>
          <w:sz w:val="18"/>
          <w:szCs w:val="18"/>
        </w:rPr>
        <w:t>The common control mechanism defines downstream behavior for configurable template entities and field values.</w:t>
      </w:r>
      <w:r w:rsidRPr="009B037E">
        <w:rPr>
          <w:rFonts w:ascii="Calibri" w:hAnsi="Calibri" w:cs="Calibri"/>
          <w:sz w:val="18"/>
          <w:szCs w:val="18"/>
        </w:rPr>
        <w:t xml:space="preserve"> </w:t>
      </w:r>
      <w:r w:rsidRPr="00CA1938">
        <w:rPr>
          <w:rFonts w:ascii="Calibri" w:hAnsi="Calibri" w:cs="Calibri"/>
          <w:sz w:val="18"/>
          <w:szCs w:val="18"/>
        </w:rPr>
        <w:t>It applies only where relevant and separates:</w:t>
      </w:r>
    </w:p>
    <w:p w14:paraId="0DC8F5F4" w14:textId="77777777" w:rsidR="00CA1938" w:rsidRPr="00CA1938" w:rsidRDefault="00CA1938" w:rsidP="007725E1">
      <w:pPr>
        <w:numPr>
          <w:ilvl w:val="0"/>
          <w:numId w:val="62"/>
        </w:numPr>
        <w:rPr>
          <w:rFonts w:ascii="Calibri" w:hAnsi="Calibri" w:cs="Calibri"/>
          <w:sz w:val="18"/>
          <w:szCs w:val="18"/>
        </w:rPr>
      </w:pPr>
      <w:r w:rsidRPr="00CA1938">
        <w:rPr>
          <w:rFonts w:ascii="Calibri" w:hAnsi="Calibri" w:cs="Calibri"/>
          <w:b/>
          <w:bCs/>
          <w:sz w:val="18"/>
          <w:szCs w:val="18"/>
        </w:rPr>
        <w:t>structural control</w:t>
      </w:r>
      <w:r w:rsidRPr="00CA1938">
        <w:rPr>
          <w:rFonts w:ascii="Calibri" w:hAnsi="Calibri" w:cs="Calibri"/>
          <w:sz w:val="18"/>
          <w:szCs w:val="18"/>
        </w:rPr>
        <w:t xml:space="preserve"> </w:t>
      </w:r>
    </w:p>
    <w:p w14:paraId="71903F58" w14:textId="77777777" w:rsidR="00CA1938" w:rsidRPr="00CA1938" w:rsidRDefault="00CA1938" w:rsidP="007725E1">
      <w:pPr>
        <w:numPr>
          <w:ilvl w:val="0"/>
          <w:numId w:val="62"/>
        </w:numPr>
        <w:rPr>
          <w:rFonts w:ascii="Calibri" w:hAnsi="Calibri" w:cs="Calibri"/>
          <w:sz w:val="18"/>
          <w:szCs w:val="18"/>
        </w:rPr>
      </w:pPr>
      <w:r w:rsidRPr="00CA1938">
        <w:rPr>
          <w:rFonts w:ascii="Calibri" w:hAnsi="Calibri" w:cs="Calibri"/>
          <w:b/>
          <w:bCs/>
          <w:sz w:val="18"/>
          <w:szCs w:val="18"/>
        </w:rPr>
        <w:t>direct-value field behavior</w:t>
      </w:r>
      <w:r w:rsidRPr="00CA1938">
        <w:rPr>
          <w:rFonts w:ascii="Calibri" w:hAnsi="Calibri" w:cs="Calibri"/>
          <w:sz w:val="18"/>
          <w:szCs w:val="18"/>
        </w:rPr>
        <w:t xml:space="preserve"> </w:t>
      </w:r>
    </w:p>
    <w:p w14:paraId="45DB0B87" w14:textId="77777777" w:rsidR="00CA1938" w:rsidRPr="00CA1938" w:rsidRDefault="00CA1938" w:rsidP="007725E1">
      <w:pPr>
        <w:numPr>
          <w:ilvl w:val="0"/>
          <w:numId w:val="62"/>
        </w:numPr>
        <w:rPr>
          <w:rFonts w:ascii="Calibri" w:hAnsi="Calibri" w:cs="Calibri"/>
          <w:sz w:val="18"/>
          <w:szCs w:val="18"/>
        </w:rPr>
      </w:pPr>
      <w:r w:rsidRPr="00CA1938">
        <w:rPr>
          <w:rFonts w:ascii="Calibri" w:hAnsi="Calibri" w:cs="Calibri"/>
          <w:b/>
          <w:bCs/>
          <w:sz w:val="18"/>
          <w:szCs w:val="18"/>
        </w:rPr>
        <w:t>metadata-driven field behavior</w:t>
      </w:r>
    </w:p>
    <w:p w14:paraId="7508BD2E" w14:textId="77777777" w:rsidR="00DE1892" w:rsidRPr="009B037E" w:rsidRDefault="00DE1892" w:rsidP="00392EEA">
      <w:pPr>
        <w:ind w:left="360"/>
        <w:rPr>
          <w:rFonts w:ascii="Calibri" w:hAnsi="Calibri" w:cs="Calibri"/>
          <w:sz w:val="18"/>
          <w:szCs w:val="18"/>
        </w:rPr>
      </w:pPr>
    </w:p>
    <w:p w14:paraId="6F966D24" w14:textId="77777777" w:rsidR="00392EEA" w:rsidRPr="009B037E" w:rsidRDefault="00392EEA" w:rsidP="00F45909">
      <w:pPr>
        <w:pStyle w:val="Heading3"/>
        <w:numPr>
          <w:ilvl w:val="2"/>
          <w:numId w:val="9"/>
        </w:numPr>
        <w:ind w:left="630" w:hanging="630"/>
        <w:rPr>
          <w:rFonts w:ascii="Calibri" w:eastAsia="Times New Roman" w:hAnsi="Calibri" w:cs="Calibri"/>
          <w:b/>
          <w:bCs/>
          <w:sz w:val="20"/>
          <w:szCs w:val="20"/>
        </w:rPr>
      </w:pPr>
      <w:bookmarkStart w:id="75" w:name="_Toc228300238"/>
      <w:r w:rsidRPr="009B037E">
        <w:rPr>
          <w:rFonts w:ascii="Calibri" w:eastAsia="Times New Roman" w:hAnsi="Calibri" w:cs="Calibri"/>
          <w:b/>
          <w:bCs/>
          <w:sz w:val="20"/>
          <w:szCs w:val="20"/>
        </w:rPr>
        <w:t>Control Targets</w:t>
      </w:r>
      <w:bookmarkEnd w:id="75"/>
    </w:p>
    <w:p w14:paraId="78E600E6" w14:textId="77777777" w:rsidR="00392EEA" w:rsidRPr="00C05807" w:rsidRDefault="00392EEA" w:rsidP="00392EEA">
      <w:pPr>
        <w:ind w:left="360"/>
        <w:rPr>
          <w:rFonts w:ascii="Calibri" w:hAnsi="Calibri" w:cs="Calibri"/>
          <w:sz w:val="18"/>
          <w:szCs w:val="18"/>
        </w:rPr>
      </w:pPr>
    </w:p>
    <w:tbl>
      <w:tblPr>
        <w:tblStyle w:val="TableGrid"/>
        <w:tblW w:w="0" w:type="auto"/>
        <w:tblInd w:w="607" w:type="dxa"/>
        <w:tblLook w:val="04A0" w:firstRow="1" w:lastRow="0" w:firstColumn="1" w:lastColumn="0" w:noHBand="0" w:noVBand="1"/>
      </w:tblPr>
      <w:tblGrid>
        <w:gridCol w:w="1294"/>
        <w:gridCol w:w="4496"/>
      </w:tblGrid>
      <w:tr w:rsidR="00710E6B" w:rsidRPr="009B037E" w14:paraId="4A1D49F9" w14:textId="77777777">
        <w:tc>
          <w:tcPr>
            <w:tcW w:w="0" w:type="auto"/>
            <w:hideMark/>
          </w:tcPr>
          <w:p w14:paraId="2ABD7D4E" w14:textId="77777777" w:rsidR="00392EEA" w:rsidRPr="009B037E" w:rsidRDefault="00392EEA">
            <w:pPr>
              <w:rPr>
                <w:rFonts w:ascii="Calibri" w:hAnsi="Calibri" w:cs="Calibri"/>
                <w:b/>
                <w:bCs/>
                <w:sz w:val="18"/>
                <w:szCs w:val="18"/>
              </w:rPr>
            </w:pPr>
            <w:r w:rsidRPr="009B037E">
              <w:rPr>
                <w:rFonts w:ascii="Calibri" w:hAnsi="Calibri" w:cs="Calibri"/>
                <w:b/>
                <w:bCs/>
                <w:sz w:val="18"/>
                <w:szCs w:val="18"/>
              </w:rPr>
              <w:t>Control Target</w:t>
            </w:r>
          </w:p>
        </w:tc>
        <w:tc>
          <w:tcPr>
            <w:tcW w:w="0" w:type="auto"/>
            <w:hideMark/>
          </w:tcPr>
          <w:p w14:paraId="427CD5A7" w14:textId="77777777" w:rsidR="00392EEA" w:rsidRPr="009B037E" w:rsidRDefault="00392EEA">
            <w:pPr>
              <w:rPr>
                <w:rFonts w:ascii="Calibri" w:hAnsi="Calibri" w:cs="Calibri"/>
                <w:b/>
                <w:bCs/>
                <w:sz w:val="18"/>
                <w:szCs w:val="18"/>
              </w:rPr>
            </w:pPr>
            <w:r w:rsidRPr="009B037E">
              <w:rPr>
                <w:rFonts w:ascii="Calibri" w:hAnsi="Calibri" w:cs="Calibri"/>
                <w:b/>
                <w:bCs/>
                <w:sz w:val="18"/>
                <w:szCs w:val="18"/>
              </w:rPr>
              <w:t>Meaning</w:t>
            </w:r>
          </w:p>
        </w:tc>
      </w:tr>
      <w:tr w:rsidR="00710E6B" w:rsidRPr="009B037E" w14:paraId="2EC27A0E" w14:textId="77777777">
        <w:tc>
          <w:tcPr>
            <w:tcW w:w="0" w:type="auto"/>
            <w:hideMark/>
          </w:tcPr>
          <w:p w14:paraId="60ABBB48" w14:textId="77777777" w:rsidR="00392EEA" w:rsidRPr="009B037E" w:rsidRDefault="00392EEA">
            <w:pPr>
              <w:rPr>
                <w:rFonts w:ascii="Calibri" w:hAnsi="Calibri" w:cs="Calibri"/>
                <w:sz w:val="18"/>
                <w:szCs w:val="18"/>
              </w:rPr>
            </w:pPr>
            <w:r w:rsidRPr="009B037E">
              <w:rPr>
                <w:rFonts w:ascii="Calibri" w:hAnsi="Calibri" w:cs="Calibri"/>
                <w:sz w:val="18"/>
                <w:szCs w:val="18"/>
              </w:rPr>
              <w:t>Section</w:t>
            </w:r>
          </w:p>
        </w:tc>
        <w:tc>
          <w:tcPr>
            <w:tcW w:w="0" w:type="auto"/>
            <w:hideMark/>
          </w:tcPr>
          <w:p w14:paraId="373CB397" w14:textId="77777777" w:rsidR="00392EEA" w:rsidRPr="009B037E" w:rsidRDefault="00392EEA">
            <w:pPr>
              <w:rPr>
                <w:rFonts w:ascii="Calibri" w:hAnsi="Calibri" w:cs="Calibri"/>
                <w:sz w:val="18"/>
                <w:szCs w:val="18"/>
              </w:rPr>
            </w:pPr>
            <w:r w:rsidRPr="009B037E">
              <w:rPr>
                <w:rFonts w:ascii="Calibri" w:hAnsi="Calibri" w:cs="Calibri"/>
                <w:sz w:val="18"/>
                <w:szCs w:val="18"/>
              </w:rPr>
              <w:t>A named section within a template</w:t>
            </w:r>
          </w:p>
        </w:tc>
      </w:tr>
      <w:tr w:rsidR="00710E6B" w:rsidRPr="009B037E" w14:paraId="229ADF79" w14:textId="77777777">
        <w:tc>
          <w:tcPr>
            <w:tcW w:w="0" w:type="auto"/>
            <w:hideMark/>
          </w:tcPr>
          <w:p w14:paraId="75D12886" w14:textId="77777777" w:rsidR="00392EEA" w:rsidRPr="009B037E" w:rsidRDefault="00392EEA">
            <w:pPr>
              <w:rPr>
                <w:rFonts w:ascii="Calibri" w:hAnsi="Calibri" w:cs="Calibri"/>
                <w:sz w:val="18"/>
                <w:szCs w:val="18"/>
              </w:rPr>
            </w:pPr>
            <w:r w:rsidRPr="009B037E">
              <w:rPr>
                <w:rFonts w:ascii="Calibri" w:hAnsi="Calibri" w:cs="Calibri"/>
                <w:sz w:val="18"/>
                <w:szCs w:val="18"/>
              </w:rPr>
              <w:t>Entry</w:t>
            </w:r>
          </w:p>
        </w:tc>
        <w:tc>
          <w:tcPr>
            <w:tcW w:w="0" w:type="auto"/>
            <w:hideMark/>
          </w:tcPr>
          <w:p w14:paraId="740C9AC8" w14:textId="77777777" w:rsidR="00392EEA" w:rsidRPr="009B037E" w:rsidRDefault="00392EEA">
            <w:pPr>
              <w:rPr>
                <w:rFonts w:ascii="Calibri" w:hAnsi="Calibri" w:cs="Calibri"/>
                <w:sz w:val="18"/>
                <w:szCs w:val="18"/>
              </w:rPr>
            </w:pPr>
            <w:r w:rsidRPr="009B037E">
              <w:rPr>
                <w:rFonts w:ascii="Calibri" w:hAnsi="Calibri" w:cs="Calibri"/>
                <w:sz w:val="18"/>
                <w:szCs w:val="18"/>
              </w:rPr>
              <w:t>A repeatable item/row within a section</w:t>
            </w:r>
          </w:p>
        </w:tc>
      </w:tr>
      <w:tr w:rsidR="00710E6B" w:rsidRPr="009B037E" w14:paraId="66FA7CF7" w14:textId="77777777">
        <w:tc>
          <w:tcPr>
            <w:tcW w:w="0" w:type="auto"/>
            <w:hideMark/>
          </w:tcPr>
          <w:p w14:paraId="2A7BDF54" w14:textId="77777777" w:rsidR="00392EEA" w:rsidRPr="009B037E" w:rsidRDefault="00392EEA">
            <w:pPr>
              <w:rPr>
                <w:rFonts w:ascii="Calibri" w:hAnsi="Calibri" w:cs="Calibri"/>
                <w:sz w:val="18"/>
                <w:szCs w:val="18"/>
              </w:rPr>
            </w:pPr>
            <w:r w:rsidRPr="009B037E">
              <w:rPr>
                <w:rFonts w:ascii="Calibri" w:hAnsi="Calibri" w:cs="Calibri"/>
                <w:sz w:val="18"/>
                <w:szCs w:val="18"/>
              </w:rPr>
              <w:t>Field</w:t>
            </w:r>
          </w:p>
        </w:tc>
        <w:tc>
          <w:tcPr>
            <w:tcW w:w="0" w:type="auto"/>
            <w:hideMark/>
          </w:tcPr>
          <w:p w14:paraId="6D336018" w14:textId="77777777" w:rsidR="00392EEA" w:rsidRPr="009B037E" w:rsidRDefault="00392EEA">
            <w:pPr>
              <w:rPr>
                <w:rFonts w:ascii="Calibri" w:hAnsi="Calibri" w:cs="Calibri"/>
                <w:sz w:val="18"/>
                <w:szCs w:val="18"/>
              </w:rPr>
            </w:pPr>
            <w:r w:rsidRPr="009B037E">
              <w:rPr>
                <w:rFonts w:ascii="Calibri" w:hAnsi="Calibri" w:cs="Calibri"/>
                <w:sz w:val="18"/>
                <w:szCs w:val="18"/>
              </w:rPr>
              <w:t>A field or parameter within a section</w:t>
            </w:r>
          </w:p>
        </w:tc>
      </w:tr>
      <w:tr w:rsidR="00710E6B" w:rsidRPr="009B037E" w14:paraId="626D4D0C" w14:textId="77777777">
        <w:tc>
          <w:tcPr>
            <w:tcW w:w="0" w:type="auto"/>
            <w:hideMark/>
          </w:tcPr>
          <w:p w14:paraId="32990080" w14:textId="77777777" w:rsidR="00392EEA" w:rsidRPr="009B037E" w:rsidRDefault="00392EEA">
            <w:pPr>
              <w:rPr>
                <w:rFonts w:ascii="Calibri" w:hAnsi="Calibri" w:cs="Calibri"/>
                <w:sz w:val="18"/>
                <w:szCs w:val="18"/>
              </w:rPr>
            </w:pPr>
            <w:r w:rsidRPr="009B037E">
              <w:rPr>
                <w:rFonts w:ascii="Calibri" w:hAnsi="Calibri" w:cs="Calibri"/>
                <w:sz w:val="18"/>
                <w:szCs w:val="18"/>
              </w:rPr>
              <w:t>Link</w:t>
            </w:r>
          </w:p>
        </w:tc>
        <w:tc>
          <w:tcPr>
            <w:tcW w:w="0" w:type="auto"/>
            <w:hideMark/>
          </w:tcPr>
          <w:p w14:paraId="32B4F023" w14:textId="77777777" w:rsidR="00392EEA" w:rsidRPr="009B037E" w:rsidRDefault="00392EEA">
            <w:pPr>
              <w:rPr>
                <w:rFonts w:ascii="Calibri" w:hAnsi="Calibri" w:cs="Calibri"/>
                <w:sz w:val="18"/>
                <w:szCs w:val="18"/>
              </w:rPr>
            </w:pPr>
            <w:r w:rsidRPr="009B037E">
              <w:rPr>
                <w:rFonts w:ascii="Calibri" w:hAnsi="Calibri" w:cs="Calibri"/>
                <w:sz w:val="18"/>
                <w:szCs w:val="18"/>
              </w:rPr>
              <w:t>A reference to another template version</w:t>
            </w:r>
          </w:p>
        </w:tc>
      </w:tr>
      <w:tr w:rsidR="00710E6B" w:rsidRPr="009B037E" w14:paraId="5DEB628A" w14:textId="77777777">
        <w:tc>
          <w:tcPr>
            <w:tcW w:w="0" w:type="auto"/>
            <w:hideMark/>
          </w:tcPr>
          <w:p w14:paraId="1631B980" w14:textId="77777777" w:rsidR="00392EEA" w:rsidRPr="009B037E" w:rsidRDefault="00392EEA">
            <w:pPr>
              <w:rPr>
                <w:rFonts w:ascii="Calibri" w:hAnsi="Calibri" w:cs="Calibri"/>
                <w:sz w:val="18"/>
                <w:szCs w:val="18"/>
              </w:rPr>
            </w:pPr>
            <w:r w:rsidRPr="009B037E">
              <w:rPr>
                <w:rFonts w:ascii="Calibri" w:hAnsi="Calibri" w:cs="Calibri"/>
                <w:sz w:val="18"/>
                <w:szCs w:val="18"/>
              </w:rPr>
              <w:t>Value</w:t>
            </w:r>
          </w:p>
        </w:tc>
        <w:tc>
          <w:tcPr>
            <w:tcW w:w="0" w:type="auto"/>
            <w:hideMark/>
          </w:tcPr>
          <w:p w14:paraId="0CA62BCF" w14:textId="77777777" w:rsidR="00392EEA" w:rsidRPr="009B037E" w:rsidRDefault="00392EEA">
            <w:pPr>
              <w:rPr>
                <w:rFonts w:ascii="Calibri" w:hAnsi="Calibri" w:cs="Calibri"/>
                <w:sz w:val="18"/>
                <w:szCs w:val="18"/>
              </w:rPr>
            </w:pPr>
            <w:r w:rsidRPr="009B037E">
              <w:rPr>
                <w:rFonts w:ascii="Calibri" w:hAnsi="Calibri" w:cs="Calibri"/>
                <w:sz w:val="18"/>
                <w:szCs w:val="18"/>
              </w:rPr>
              <w:t>A selected value set or default for a metadata-backed field</w:t>
            </w:r>
          </w:p>
        </w:tc>
      </w:tr>
    </w:tbl>
    <w:p w14:paraId="2A3026C5" w14:textId="77777777" w:rsidR="00392EEA" w:rsidRPr="009B037E" w:rsidRDefault="00392EEA" w:rsidP="00F45909">
      <w:pPr>
        <w:pStyle w:val="Heading3"/>
        <w:numPr>
          <w:ilvl w:val="2"/>
          <w:numId w:val="9"/>
        </w:numPr>
        <w:ind w:left="630" w:hanging="630"/>
        <w:rPr>
          <w:rFonts w:ascii="Calibri" w:eastAsia="Times New Roman" w:hAnsi="Calibri" w:cs="Calibri"/>
          <w:b/>
          <w:bCs/>
          <w:sz w:val="20"/>
          <w:szCs w:val="20"/>
        </w:rPr>
      </w:pPr>
      <w:bookmarkStart w:id="76" w:name="_Toc228300239"/>
      <w:r w:rsidRPr="009B037E">
        <w:rPr>
          <w:rFonts w:ascii="Calibri" w:hAnsi="Calibri" w:cs="Calibri"/>
          <w:b/>
          <w:bCs/>
          <w:sz w:val="20"/>
          <w:szCs w:val="20"/>
        </w:rPr>
        <w:t xml:space="preserve">Structural </w:t>
      </w:r>
      <w:r w:rsidRPr="009B037E">
        <w:rPr>
          <w:rFonts w:ascii="Calibri" w:eastAsia="Times New Roman" w:hAnsi="Calibri" w:cs="Calibri"/>
          <w:b/>
          <w:bCs/>
          <w:sz w:val="20"/>
          <w:szCs w:val="20"/>
        </w:rPr>
        <w:t>Control Attributes</w:t>
      </w:r>
      <w:bookmarkEnd w:id="76"/>
    </w:p>
    <w:p w14:paraId="144C16DB" w14:textId="77777777" w:rsidR="00392EEA" w:rsidRPr="009B037E" w:rsidRDefault="00392EEA" w:rsidP="00392EEA">
      <w:pPr>
        <w:ind w:left="360"/>
        <w:rPr>
          <w:rFonts w:ascii="Calibri" w:hAnsi="Calibri" w:cs="Calibri"/>
          <w:sz w:val="18"/>
          <w:szCs w:val="18"/>
        </w:rPr>
      </w:pPr>
      <w:r w:rsidRPr="009B037E">
        <w:rPr>
          <w:rFonts w:ascii="Calibri" w:hAnsi="Calibri" w:cs="Calibri"/>
          <w:sz w:val="18"/>
          <w:szCs w:val="18"/>
        </w:rPr>
        <w:t>Structural control defines what the next level may do with Sections, Entries, Fields, and Links.</w:t>
      </w:r>
    </w:p>
    <w:p w14:paraId="46158761" w14:textId="77777777" w:rsidR="00392EEA" w:rsidRPr="009B037E" w:rsidRDefault="00392EEA" w:rsidP="00392EEA">
      <w:pPr>
        <w:pStyle w:val="NormalWeb"/>
        <w:spacing w:before="0" w:beforeAutospacing="0" w:after="0" w:afterAutospacing="0"/>
        <w:ind w:left="360"/>
        <w:rPr>
          <w:rFonts w:ascii="Calibri" w:hAnsi="Calibri" w:cs="Calibri"/>
          <w:sz w:val="18"/>
          <w:szCs w:val="18"/>
        </w:rPr>
      </w:pPr>
    </w:p>
    <w:tbl>
      <w:tblPr>
        <w:tblStyle w:val="TableGrid"/>
        <w:tblW w:w="9350" w:type="dxa"/>
        <w:tblInd w:w="607" w:type="dxa"/>
        <w:tblLook w:val="04A0" w:firstRow="1" w:lastRow="0" w:firstColumn="1" w:lastColumn="0" w:noHBand="0" w:noVBand="1"/>
      </w:tblPr>
      <w:tblGrid>
        <w:gridCol w:w="1283"/>
        <w:gridCol w:w="4322"/>
        <w:gridCol w:w="863"/>
        <w:gridCol w:w="2174"/>
        <w:gridCol w:w="708"/>
      </w:tblGrid>
      <w:tr w:rsidR="004704B5" w:rsidRPr="009B037E" w14:paraId="20C4AD16" w14:textId="77777777">
        <w:tc>
          <w:tcPr>
            <w:tcW w:w="0" w:type="auto"/>
            <w:hideMark/>
          </w:tcPr>
          <w:p w14:paraId="42F77A71" w14:textId="77777777" w:rsidR="00392EEA" w:rsidRPr="009B037E" w:rsidRDefault="00392EEA">
            <w:pPr>
              <w:rPr>
                <w:rFonts w:ascii="Calibri" w:hAnsi="Calibri" w:cs="Calibri"/>
                <w:b/>
                <w:bCs/>
                <w:sz w:val="16"/>
                <w:szCs w:val="16"/>
              </w:rPr>
            </w:pPr>
            <w:r w:rsidRPr="009B037E">
              <w:rPr>
                <w:rFonts w:ascii="Calibri" w:hAnsi="Calibri" w:cs="Calibri"/>
                <w:b/>
                <w:bCs/>
                <w:sz w:val="16"/>
                <w:szCs w:val="16"/>
              </w:rPr>
              <w:t>Control Attribute</w:t>
            </w:r>
          </w:p>
        </w:tc>
        <w:tc>
          <w:tcPr>
            <w:tcW w:w="0" w:type="auto"/>
            <w:hideMark/>
          </w:tcPr>
          <w:p w14:paraId="2B21119A" w14:textId="77777777" w:rsidR="00392EEA" w:rsidRPr="009B037E" w:rsidRDefault="00392EEA">
            <w:pPr>
              <w:rPr>
                <w:rFonts w:ascii="Calibri" w:hAnsi="Calibri" w:cs="Calibri"/>
                <w:b/>
                <w:bCs/>
                <w:sz w:val="16"/>
                <w:szCs w:val="16"/>
              </w:rPr>
            </w:pPr>
            <w:r w:rsidRPr="009B037E">
              <w:rPr>
                <w:rFonts w:ascii="Calibri" w:hAnsi="Calibri" w:cs="Calibri"/>
                <w:b/>
                <w:bCs/>
                <w:sz w:val="16"/>
                <w:szCs w:val="16"/>
              </w:rPr>
              <w:t>Description</w:t>
            </w:r>
          </w:p>
        </w:tc>
        <w:tc>
          <w:tcPr>
            <w:tcW w:w="0" w:type="auto"/>
            <w:hideMark/>
          </w:tcPr>
          <w:p w14:paraId="2EACFE8A" w14:textId="77777777" w:rsidR="00392EEA" w:rsidRPr="009B037E" w:rsidRDefault="00392EEA">
            <w:pPr>
              <w:rPr>
                <w:rFonts w:ascii="Calibri" w:hAnsi="Calibri" w:cs="Calibri"/>
                <w:b/>
                <w:bCs/>
                <w:sz w:val="16"/>
                <w:szCs w:val="16"/>
              </w:rPr>
            </w:pPr>
            <w:r w:rsidRPr="009B037E">
              <w:rPr>
                <w:rFonts w:ascii="Calibri" w:hAnsi="Calibri" w:cs="Calibri"/>
                <w:b/>
                <w:bCs/>
                <w:sz w:val="16"/>
                <w:szCs w:val="16"/>
              </w:rPr>
              <w:t>Data Type</w:t>
            </w:r>
          </w:p>
        </w:tc>
        <w:tc>
          <w:tcPr>
            <w:tcW w:w="0" w:type="auto"/>
            <w:hideMark/>
          </w:tcPr>
          <w:p w14:paraId="3DADB373" w14:textId="77777777" w:rsidR="00392EEA" w:rsidRPr="009B037E" w:rsidRDefault="00392EEA">
            <w:pPr>
              <w:rPr>
                <w:rFonts w:ascii="Calibri" w:hAnsi="Calibri" w:cs="Calibri"/>
                <w:b/>
                <w:bCs/>
                <w:sz w:val="16"/>
                <w:szCs w:val="16"/>
              </w:rPr>
            </w:pPr>
            <w:r w:rsidRPr="009B037E">
              <w:rPr>
                <w:rFonts w:ascii="Calibri" w:hAnsi="Calibri" w:cs="Calibri"/>
                <w:b/>
                <w:bCs/>
                <w:sz w:val="16"/>
                <w:szCs w:val="16"/>
              </w:rPr>
              <w:t>Allowed Values</w:t>
            </w:r>
          </w:p>
        </w:tc>
        <w:tc>
          <w:tcPr>
            <w:tcW w:w="0" w:type="auto"/>
            <w:hideMark/>
          </w:tcPr>
          <w:p w14:paraId="4BCA08E9" w14:textId="77777777" w:rsidR="00392EEA" w:rsidRPr="009B037E" w:rsidRDefault="00392EEA">
            <w:pPr>
              <w:rPr>
                <w:rFonts w:ascii="Calibri" w:hAnsi="Calibri" w:cs="Calibri"/>
                <w:b/>
                <w:bCs/>
                <w:sz w:val="16"/>
                <w:szCs w:val="16"/>
              </w:rPr>
            </w:pPr>
            <w:r w:rsidRPr="009B037E">
              <w:rPr>
                <w:rFonts w:ascii="Calibri" w:hAnsi="Calibri" w:cs="Calibri"/>
                <w:b/>
                <w:bCs/>
                <w:sz w:val="16"/>
                <w:szCs w:val="16"/>
              </w:rPr>
              <w:t>Default</w:t>
            </w:r>
          </w:p>
        </w:tc>
      </w:tr>
      <w:tr w:rsidR="004704B5" w:rsidRPr="009B037E" w14:paraId="7BB8D45B" w14:textId="77777777">
        <w:tc>
          <w:tcPr>
            <w:tcW w:w="0" w:type="auto"/>
          </w:tcPr>
          <w:p w14:paraId="1E0153D3" w14:textId="1E3FCC88" w:rsidR="007741EE" w:rsidRPr="009B037E" w:rsidRDefault="007741EE">
            <w:pPr>
              <w:rPr>
                <w:rFonts w:ascii="Calibri" w:hAnsi="Calibri" w:cs="Calibri"/>
                <w:sz w:val="16"/>
                <w:szCs w:val="16"/>
              </w:rPr>
            </w:pPr>
            <w:r w:rsidRPr="009B037E">
              <w:rPr>
                <w:rFonts w:ascii="Calibri" w:hAnsi="Calibri" w:cs="Calibri"/>
                <w:sz w:val="16"/>
                <w:szCs w:val="16"/>
              </w:rPr>
              <w:t>Mandatory</w:t>
            </w:r>
          </w:p>
        </w:tc>
        <w:tc>
          <w:tcPr>
            <w:tcW w:w="0" w:type="auto"/>
          </w:tcPr>
          <w:p w14:paraId="33F99274" w14:textId="38F022DD" w:rsidR="007741EE" w:rsidRPr="009B037E" w:rsidRDefault="009670C2">
            <w:pPr>
              <w:rPr>
                <w:rFonts w:ascii="Calibri" w:hAnsi="Calibri" w:cs="Calibri"/>
                <w:sz w:val="16"/>
                <w:szCs w:val="16"/>
              </w:rPr>
            </w:pPr>
            <w:r w:rsidRPr="009B037E">
              <w:rPr>
                <w:rFonts w:ascii="Calibri" w:hAnsi="Calibri" w:cs="Calibri"/>
                <w:sz w:val="16"/>
                <w:szCs w:val="16"/>
              </w:rPr>
              <w:t>Mandatory or Optional</w:t>
            </w:r>
          </w:p>
        </w:tc>
        <w:tc>
          <w:tcPr>
            <w:tcW w:w="0" w:type="auto"/>
          </w:tcPr>
          <w:p w14:paraId="08744CF4" w14:textId="29E576D2" w:rsidR="007741EE" w:rsidRPr="009B037E" w:rsidRDefault="009670C2">
            <w:pPr>
              <w:rPr>
                <w:rFonts w:ascii="Calibri" w:hAnsi="Calibri" w:cs="Calibri"/>
                <w:sz w:val="16"/>
                <w:szCs w:val="16"/>
              </w:rPr>
            </w:pPr>
            <w:r w:rsidRPr="009B037E">
              <w:rPr>
                <w:rFonts w:ascii="Calibri" w:hAnsi="Calibri" w:cs="Calibri"/>
                <w:sz w:val="16"/>
                <w:szCs w:val="16"/>
              </w:rPr>
              <w:t>Boolean</w:t>
            </w:r>
          </w:p>
        </w:tc>
        <w:tc>
          <w:tcPr>
            <w:tcW w:w="0" w:type="auto"/>
          </w:tcPr>
          <w:p w14:paraId="70B8D3D3" w14:textId="0C8F6603" w:rsidR="007741EE" w:rsidRPr="009B037E" w:rsidRDefault="009670C2">
            <w:pPr>
              <w:rPr>
                <w:rFonts w:ascii="Calibri" w:hAnsi="Calibri" w:cs="Calibri"/>
                <w:sz w:val="16"/>
                <w:szCs w:val="16"/>
              </w:rPr>
            </w:pPr>
            <w:r w:rsidRPr="009B037E">
              <w:rPr>
                <w:rFonts w:ascii="Calibri" w:hAnsi="Calibri" w:cs="Calibri"/>
                <w:sz w:val="16"/>
                <w:szCs w:val="16"/>
              </w:rPr>
              <w:t>Yes</w:t>
            </w:r>
            <w:r w:rsidR="00C86FF1" w:rsidRPr="009B037E">
              <w:rPr>
                <w:rFonts w:ascii="Calibri" w:hAnsi="Calibri" w:cs="Calibri"/>
                <w:sz w:val="16"/>
                <w:szCs w:val="16"/>
              </w:rPr>
              <w:t>/No</w:t>
            </w:r>
          </w:p>
        </w:tc>
        <w:tc>
          <w:tcPr>
            <w:tcW w:w="0" w:type="auto"/>
          </w:tcPr>
          <w:p w14:paraId="7DA345C7" w14:textId="289AA032" w:rsidR="007741EE" w:rsidRPr="009B037E" w:rsidRDefault="00F36771">
            <w:pPr>
              <w:rPr>
                <w:rFonts w:ascii="Calibri" w:hAnsi="Calibri" w:cs="Calibri"/>
                <w:sz w:val="16"/>
                <w:szCs w:val="16"/>
              </w:rPr>
            </w:pPr>
            <w:r w:rsidRPr="009B037E">
              <w:rPr>
                <w:rFonts w:ascii="Calibri" w:hAnsi="Calibri" w:cs="Calibri"/>
                <w:sz w:val="16"/>
                <w:szCs w:val="16"/>
              </w:rPr>
              <w:t>Yes</w:t>
            </w:r>
          </w:p>
        </w:tc>
      </w:tr>
      <w:tr w:rsidR="004704B5" w:rsidRPr="009B037E" w14:paraId="703EA197" w14:textId="77777777">
        <w:tc>
          <w:tcPr>
            <w:tcW w:w="0" w:type="auto"/>
            <w:hideMark/>
          </w:tcPr>
          <w:p w14:paraId="3430E1AF" w14:textId="77777777" w:rsidR="00392EEA" w:rsidRPr="009B037E" w:rsidRDefault="00392EEA">
            <w:pPr>
              <w:rPr>
                <w:rFonts w:ascii="Calibri" w:hAnsi="Calibri" w:cs="Calibri"/>
                <w:sz w:val="16"/>
                <w:szCs w:val="16"/>
              </w:rPr>
            </w:pPr>
            <w:r w:rsidRPr="009B037E">
              <w:rPr>
                <w:rFonts w:ascii="Calibri" w:hAnsi="Calibri" w:cs="Calibri"/>
                <w:sz w:val="16"/>
                <w:szCs w:val="16"/>
              </w:rPr>
              <w:t>Add</w:t>
            </w:r>
          </w:p>
        </w:tc>
        <w:tc>
          <w:tcPr>
            <w:tcW w:w="0" w:type="auto"/>
            <w:hideMark/>
          </w:tcPr>
          <w:p w14:paraId="524ED55C" w14:textId="77777777" w:rsidR="00392EEA" w:rsidRPr="009B037E" w:rsidRDefault="00392EEA">
            <w:pPr>
              <w:rPr>
                <w:rFonts w:ascii="Calibri" w:hAnsi="Calibri" w:cs="Calibri"/>
                <w:sz w:val="16"/>
                <w:szCs w:val="16"/>
              </w:rPr>
            </w:pPr>
            <w:r w:rsidRPr="009B037E">
              <w:rPr>
                <w:rFonts w:ascii="Calibri" w:hAnsi="Calibri" w:cs="Calibri"/>
                <w:sz w:val="16"/>
                <w:szCs w:val="16"/>
              </w:rPr>
              <w:t>Who at the next level can add entries/items</w:t>
            </w:r>
          </w:p>
        </w:tc>
        <w:tc>
          <w:tcPr>
            <w:tcW w:w="0" w:type="auto"/>
            <w:hideMark/>
          </w:tcPr>
          <w:p w14:paraId="355BFBA5" w14:textId="77777777" w:rsidR="00392EEA" w:rsidRPr="009B037E" w:rsidRDefault="00392EEA">
            <w:pPr>
              <w:rPr>
                <w:rFonts w:ascii="Calibri" w:hAnsi="Calibri" w:cs="Calibri"/>
                <w:sz w:val="16"/>
                <w:szCs w:val="16"/>
              </w:rPr>
            </w:pPr>
            <w:r w:rsidRPr="009B037E">
              <w:rPr>
                <w:rFonts w:ascii="Calibri" w:hAnsi="Calibri" w:cs="Calibri"/>
                <w:sz w:val="16"/>
                <w:szCs w:val="16"/>
              </w:rPr>
              <w:t>Enum</w:t>
            </w:r>
          </w:p>
        </w:tc>
        <w:tc>
          <w:tcPr>
            <w:tcW w:w="0" w:type="auto"/>
            <w:hideMark/>
          </w:tcPr>
          <w:p w14:paraId="24D1BEE3" w14:textId="4F709FDC" w:rsidR="00392EEA" w:rsidRPr="009B037E" w:rsidRDefault="003D635A">
            <w:pPr>
              <w:rPr>
                <w:rFonts w:ascii="Calibri" w:hAnsi="Calibri" w:cs="Calibri"/>
                <w:sz w:val="16"/>
                <w:szCs w:val="16"/>
              </w:rPr>
            </w:pPr>
            <w:r w:rsidRPr="009B037E">
              <w:rPr>
                <w:rFonts w:ascii="Calibri" w:hAnsi="Calibri" w:cs="Calibri"/>
                <w:sz w:val="16"/>
                <w:szCs w:val="16"/>
              </w:rPr>
              <w:t>Metadata registry</w:t>
            </w:r>
            <w:ins w:id="77" w:author="Sumeet" w:date="2026-05-24T07:28:00Z" w16du:dateUtc="2026-05-24T12:28:00Z">
              <w:r w:rsidR="004704B5">
                <w:rPr>
                  <w:rFonts w:ascii="Calibri" w:hAnsi="Calibri" w:cs="Calibri"/>
                  <w:sz w:val="16"/>
                  <w:szCs w:val="16"/>
                </w:rPr>
                <w:t xml:space="preserve"> - ControlAction</w:t>
              </w:r>
            </w:ins>
          </w:p>
        </w:tc>
        <w:tc>
          <w:tcPr>
            <w:tcW w:w="0" w:type="auto"/>
            <w:hideMark/>
          </w:tcPr>
          <w:p w14:paraId="1D94CB0E" w14:textId="77777777" w:rsidR="00392EEA" w:rsidRPr="009B037E" w:rsidRDefault="00392EEA">
            <w:pPr>
              <w:rPr>
                <w:rFonts w:ascii="Calibri" w:hAnsi="Calibri" w:cs="Calibri"/>
                <w:sz w:val="16"/>
                <w:szCs w:val="16"/>
              </w:rPr>
            </w:pPr>
            <w:r w:rsidRPr="009B037E">
              <w:rPr>
                <w:rFonts w:ascii="Calibri" w:hAnsi="Calibri" w:cs="Calibri"/>
                <w:sz w:val="16"/>
                <w:szCs w:val="16"/>
              </w:rPr>
              <w:t>No</w:t>
            </w:r>
          </w:p>
        </w:tc>
      </w:tr>
      <w:tr w:rsidR="004704B5" w:rsidRPr="009B037E" w14:paraId="0EFB3698" w14:textId="77777777">
        <w:tc>
          <w:tcPr>
            <w:tcW w:w="0" w:type="auto"/>
            <w:hideMark/>
          </w:tcPr>
          <w:p w14:paraId="2DC9FEF7" w14:textId="77777777" w:rsidR="003D635A" w:rsidRPr="009B037E" w:rsidRDefault="003D635A" w:rsidP="003D635A">
            <w:pPr>
              <w:rPr>
                <w:rFonts w:ascii="Calibri" w:hAnsi="Calibri" w:cs="Calibri"/>
                <w:sz w:val="16"/>
                <w:szCs w:val="16"/>
              </w:rPr>
            </w:pPr>
            <w:r w:rsidRPr="009B037E">
              <w:rPr>
                <w:rFonts w:ascii="Calibri" w:hAnsi="Calibri" w:cs="Calibri"/>
                <w:sz w:val="16"/>
                <w:szCs w:val="16"/>
              </w:rPr>
              <w:t>Remove</w:t>
            </w:r>
          </w:p>
        </w:tc>
        <w:tc>
          <w:tcPr>
            <w:tcW w:w="0" w:type="auto"/>
            <w:hideMark/>
          </w:tcPr>
          <w:p w14:paraId="39470CCB" w14:textId="77777777" w:rsidR="003D635A" w:rsidRPr="009B037E" w:rsidRDefault="003D635A" w:rsidP="003D635A">
            <w:pPr>
              <w:rPr>
                <w:rFonts w:ascii="Calibri" w:hAnsi="Calibri" w:cs="Calibri"/>
                <w:sz w:val="16"/>
                <w:szCs w:val="16"/>
              </w:rPr>
            </w:pPr>
            <w:r w:rsidRPr="009B037E">
              <w:rPr>
                <w:rFonts w:ascii="Calibri" w:hAnsi="Calibri" w:cs="Calibri"/>
                <w:sz w:val="16"/>
                <w:szCs w:val="16"/>
              </w:rPr>
              <w:t>Who at the next level can remove entries/items</w:t>
            </w:r>
          </w:p>
        </w:tc>
        <w:tc>
          <w:tcPr>
            <w:tcW w:w="0" w:type="auto"/>
            <w:hideMark/>
          </w:tcPr>
          <w:p w14:paraId="75C29106" w14:textId="77777777" w:rsidR="003D635A" w:rsidRPr="009B037E" w:rsidRDefault="003D635A" w:rsidP="003D635A">
            <w:pPr>
              <w:rPr>
                <w:rFonts w:ascii="Calibri" w:hAnsi="Calibri" w:cs="Calibri"/>
                <w:sz w:val="16"/>
                <w:szCs w:val="16"/>
              </w:rPr>
            </w:pPr>
            <w:r w:rsidRPr="009B037E">
              <w:rPr>
                <w:rFonts w:ascii="Calibri" w:hAnsi="Calibri" w:cs="Calibri"/>
                <w:sz w:val="16"/>
                <w:szCs w:val="16"/>
              </w:rPr>
              <w:t>Enum</w:t>
            </w:r>
          </w:p>
        </w:tc>
        <w:tc>
          <w:tcPr>
            <w:tcW w:w="0" w:type="auto"/>
            <w:hideMark/>
          </w:tcPr>
          <w:p w14:paraId="444285BF" w14:textId="405D49F5" w:rsidR="003D635A" w:rsidRPr="009B037E" w:rsidRDefault="003D635A" w:rsidP="003D635A">
            <w:pPr>
              <w:rPr>
                <w:rFonts w:ascii="Calibri" w:hAnsi="Calibri" w:cs="Calibri"/>
                <w:sz w:val="16"/>
                <w:szCs w:val="16"/>
              </w:rPr>
            </w:pPr>
            <w:r w:rsidRPr="009B037E">
              <w:rPr>
                <w:rFonts w:ascii="Calibri" w:hAnsi="Calibri" w:cs="Calibri"/>
                <w:sz w:val="16"/>
                <w:szCs w:val="16"/>
              </w:rPr>
              <w:t>Metadata registry</w:t>
            </w:r>
            <w:ins w:id="78" w:author="Sumeet" w:date="2026-05-24T07:28:00Z" w16du:dateUtc="2026-05-24T12:28:00Z">
              <w:r w:rsidR="004704B5">
                <w:rPr>
                  <w:rFonts w:ascii="Calibri" w:hAnsi="Calibri" w:cs="Calibri"/>
                  <w:sz w:val="16"/>
                  <w:szCs w:val="16"/>
                </w:rPr>
                <w:t>- ControlAction</w:t>
              </w:r>
            </w:ins>
          </w:p>
        </w:tc>
        <w:tc>
          <w:tcPr>
            <w:tcW w:w="0" w:type="auto"/>
            <w:hideMark/>
          </w:tcPr>
          <w:p w14:paraId="4711BFE3" w14:textId="77777777" w:rsidR="003D635A" w:rsidRPr="009B037E" w:rsidRDefault="003D635A" w:rsidP="003D635A">
            <w:pPr>
              <w:rPr>
                <w:rFonts w:ascii="Calibri" w:hAnsi="Calibri" w:cs="Calibri"/>
                <w:sz w:val="16"/>
                <w:szCs w:val="16"/>
              </w:rPr>
            </w:pPr>
            <w:r w:rsidRPr="009B037E">
              <w:rPr>
                <w:rFonts w:ascii="Calibri" w:hAnsi="Calibri" w:cs="Calibri"/>
                <w:sz w:val="16"/>
                <w:szCs w:val="16"/>
              </w:rPr>
              <w:t>No</w:t>
            </w:r>
          </w:p>
        </w:tc>
      </w:tr>
      <w:tr w:rsidR="004704B5" w:rsidRPr="009B037E" w14:paraId="1C5A72C7" w14:textId="77777777">
        <w:tc>
          <w:tcPr>
            <w:tcW w:w="0" w:type="auto"/>
            <w:hideMark/>
          </w:tcPr>
          <w:p w14:paraId="566A1180" w14:textId="77777777" w:rsidR="003D635A" w:rsidRPr="009B037E" w:rsidRDefault="003D635A" w:rsidP="003D635A">
            <w:pPr>
              <w:rPr>
                <w:rFonts w:ascii="Calibri" w:hAnsi="Calibri" w:cs="Calibri"/>
                <w:sz w:val="16"/>
                <w:szCs w:val="16"/>
              </w:rPr>
            </w:pPr>
            <w:r w:rsidRPr="009B037E">
              <w:rPr>
                <w:rFonts w:ascii="Calibri" w:hAnsi="Calibri" w:cs="Calibri"/>
                <w:sz w:val="16"/>
                <w:szCs w:val="16"/>
              </w:rPr>
              <w:t>Update</w:t>
            </w:r>
          </w:p>
        </w:tc>
        <w:tc>
          <w:tcPr>
            <w:tcW w:w="0" w:type="auto"/>
            <w:hideMark/>
          </w:tcPr>
          <w:p w14:paraId="3E2E42C0" w14:textId="77777777" w:rsidR="003D635A" w:rsidRPr="009B037E" w:rsidRDefault="003D635A" w:rsidP="003D635A">
            <w:pPr>
              <w:rPr>
                <w:rFonts w:ascii="Calibri" w:hAnsi="Calibri" w:cs="Calibri"/>
                <w:sz w:val="16"/>
                <w:szCs w:val="16"/>
              </w:rPr>
            </w:pPr>
            <w:r w:rsidRPr="009B037E">
              <w:rPr>
                <w:rFonts w:ascii="Calibri" w:hAnsi="Calibri" w:cs="Calibri"/>
                <w:sz w:val="16"/>
                <w:szCs w:val="16"/>
              </w:rPr>
              <w:t>Who at the next level can update configured values</w:t>
            </w:r>
          </w:p>
        </w:tc>
        <w:tc>
          <w:tcPr>
            <w:tcW w:w="0" w:type="auto"/>
            <w:hideMark/>
          </w:tcPr>
          <w:p w14:paraId="0FC3A522" w14:textId="77777777" w:rsidR="003D635A" w:rsidRPr="009B037E" w:rsidRDefault="003D635A" w:rsidP="003D635A">
            <w:pPr>
              <w:rPr>
                <w:rFonts w:ascii="Calibri" w:hAnsi="Calibri" w:cs="Calibri"/>
                <w:sz w:val="16"/>
                <w:szCs w:val="16"/>
              </w:rPr>
            </w:pPr>
            <w:r w:rsidRPr="009B037E">
              <w:rPr>
                <w:rFonts w:ascii="Calibri" w:hAnsi="Calibri" w:cs="Calibri"/>
                <w:sz w:val="16"/>
                <w:szCs w:val="16"/>
              </w:rPr>
              <w:t>Enum</w:t>
            </w:r>
          </w:p>
        </w:tc>
        <w:tc>
          <w:tcPr>
            <w:tcW w:w="0" w:type="auto"/>
            <w:hideMark/>
          </w:tcPr>
          <w:p w14:paraId="5FA2B39C" w14:textId="70268F08" w:rsidR="003D635A" w:rsidRPr="009B037E" w:rsidRDefault="003D635A" w:rsidP="003D635A">
            <w:pPr>
              <w:rPr>
                <w:rFonts w:ascii="Calibri" w:hAnsi="Calibri" w:cs="Calibri"/>
                <w:sz w:val="16"/>
                <w:szCs w:val="16"/>
              </w:rPr>
            </w:pPr>
            <w:r w:rsidRPr="009B037E">
              <w:rPr>
                <w:rFonts w:ascii="Calibri" w:hAnsi="Calibri" w:cs="Calibri"/>
                <w:sz w:val="16"/>
                <w:szCs w:val="16"/>
              </w:rPr>
              <w:t>Metadata registry</w:t>
            </w:r>
            <w:ins w:id="79" w:author="Sumeet" w:date="2026-05-24T07:28:00Z" w16du:dateUtc="2026-05-24T12:28:00Z">
              <w:r w:rsidR="004704B5">
                <w:rPr>
                  <w:rFonts w:ascii="Calibri" w:hAnsi="Calibri" w:cs="Calibri"/>
                  <w:sz w:val="16"/>
                  <w:szCs w:val="16"/>
                </w:rPr>
                <w:t>- ControlAction</w:t>
              </w:r>
            </w:ins>
          </w:p>
        </w:tc>
        <w:tc>
          <w:tcPr>
            <w:tcW w:w="0" w:type="auto"/>
            <w:hideMark/>
          </w:tcPr>
          <w:p w14:paraId="7FD15297" w14:textId="77777777" w:rsidR="003D635A" w:rsidRPr="009B037E" w:rsidRDefault="003D635A" w:rsidP="003D635A">
            <w:pPr>
              <w:rPr>
                <w:rFonts w:ascii="Calibri" w:hAnsi="Calibri" w:cs="Calibri"/>
                <w:sz w:val="16"/>
                <w:szCs w:val="16"/>
              </w:rPr>
            </w:pPr>
            <w:r w:rsidRPr="009B037E">
              <w:rPr>
                <w:rFonts w:ascii="Calibri" w:hAnsi="Calibri" w:cs="Calibri"/>
                <w:sz w:val="16"/>
                <w:szCs w:val="16"/>
              </w:rPr>
              <w:t>No</w:t>
            </w:r>
          </w:p>
        </w:tc>
      </w:tr>
      <w:tr w:rsidR="004704B5" w:rsidRPr="009B037E" w14:paraId="7FC7FC9E" w14:textId="77777777">
        <w:tc>
          <w:tcPr>
            <w:tcW w:w="0" w:type="auto"/>
            <w:hideMark/>
          </w:tcPr>
          <w:p w14:paraId="54F202CD" w14:textId="77777777" w:rsidR="00392EEA" w:rsidRPr="009B037E" w:rsidRDefault="00392EEA">
            <w:pPr>
              <w:rPr>
                <w:rFonts w:ascii="Calibri" w:hAnsi="Calibri" w:cs="Calibri"/>
                <w:sz w:val="16"/>
                <w:szCs w:val="16"/>
              </w:rPr>
            </w:pPr>
            <w:r w:rsidRPr="009B037E">
              <w:rPr>
                <w:rFonts w:ascii="Calibri" w:hAnsi="Calibri" w:cs="Calibri"/>
                <w:sz w:val="16"/>
                <w:szCs w:val="16"/>
              </w:rPr>
              <w:t>Min</w:t>
            </w:r>
          </w:p>
        </w:tc>
        <w:tc>
          <w:tcPr>
            <w:tcW w:w="0" w:type="auto"/>
            <w:hideMark/>
          </w:tcPr>
          <w:p w14:paraId="63624963" w14:textId="66AE6D82" w:rsidR="00392EEA" w:rsidRPr="009B037E" w:rsidRDefault="00392EEA">
            <w:pPr>
              <w:rPr>
                <w:rFonts w:ascii="Calibri" w:hAnsi="Calibri" w:cs="Calibri"/>
                <w:sz w:val="16"/>
                <w:szCs w:val="16"/>
              </w:rPr>
            </w:pPr>
            <w:r w:rsidRPr="009B037E">
              <w:rPr>
                <w:rFonts w:ascii="Calibri" w:hAnsi="Calibri" w:cs="Calibri"/>
                <w:sz w:val="16"/>
                <w:szCs w:val="16"/>
              </w:rPr>
              <w:t>Minimum required entries/items at the next level</w:t>
            </w:r>
            <w:r w:rsidR="007E2CD1" w:rsidRPr="009B037E">
              <w:rPr>
                <w:rFonts w:ascii="Calibri" w:hAnsi="Calibri" w:cs="Calibri"/>
                <w:sz w:val="16"/>
                <w:szCs w:val="16"/>
              </w:rPr>
              <w:t>.</w:t>
            </w:r>
            <w:r w:rsidR="00220311" w:rsidRPr="009B037E">
              <w:rPr>
                <w:rFonts w:ascii="Calibri" w:hAnsi="Calibri" w:cs="Calibri"/>
                <w:sz w:val="16"/>
                <w:szCs w:val="16"/>
              </w:rPr>
              <w:t xml:space="preserve"> Valid when we Remove</w:t>
            </w:r>
          </w:p>
        </w:tc>
        <w:tc>
          <w:tcPr>
            <w:tcW w:w="0" w:type="auto"/>
            <w:hideMark/>
          </w:tcPr>
          <w:p w14:paraId="4CA64FC7" w14:textId="77777777" w:rsidR="00392EEA" w:rsidRPr="009B037E" w:rsidRDefault="00392EEA">
            <w:pPr>
              <w:rPr>
                <w:rFonts w:ascii="Calibri" w:hAnsi="Calibri" w:cs="Calibri"/>
                <w:sz w:val="16"/>
                <w:szCs w:val="16"/>
              </w:rPr>
            </w:pPr>
            <w:r w:rsidRPr="009B037E">
              <w:rPr>
                <w:rFonts w:ascii="Calibri" w:hAnsi="Calibri" w:cs="Calibri"/>
                <w:sz w:val="16"/>
                <w:szCs w:val="16"/>
              </w:rPr>
              <w:t>Integer</w:t>
            </w:r>
          </w:p>
        </w:tc>
        <w:tc>
          <w:tcPr>
            <w:tcW w:w="0" w:type="auto"/>
            <w:hideMark/>
          </w:tcPr>
          <w:p w14:paraId="234F65F4" w14:textId="77777777" w:rsidR="00392EEA" w:rsidRPr="009B037E" w:rsidRDefault="00392EEA">
            <w:pPr>
              <w:rPr>
                <w:rFonts w:ascii="Calibri" w:hAnsi="Calibri" w:cs="Calibri"/>
                <w:sz w:val="16"/>
                <w:szCs w:val="16"/>
              </w:rPr>
            </w:pPr>
            <w:r w:rsidRPr="009B037E">
              <w:rPr>
                <w:rFonts w:ascii="Calibri" w:hAnsi="Calibri" w:cs="Calibri"/>
                <w:sz w:val="16"/>
                <w:szCs w:val="16"/>
              </w:rPr>
              <w:t>0 or greater</w:t>
            </w:r>
          </w:p>
        </w:tc>
        <w:tc>
          <w:tcPr>
            <w:tcW w:w="0" w:type="auto"/>
            <w:hideMark/>
          </w:tcPr>
          <w:p w14:paraId="38070141" w14:textId="77777777" w:rsidR="00392EEA" w:rsidRPr="009B037E" w:rsidRDefault="00392EEA">
            <w:pPr>
              <w:rPr>
                <w:rFonts w:ascii="Calibri" w:hAnsi="Calibri" w:cs="Calibri"/>
                <w:sz w:val="16"/>
                <w:szCs w:val="16"/>
              </w:rPr>
            </w:pPr>
            <w:r w:rsidRPr="009B037E">
              <w:rPr>
                <w:rFonts w:ascii="Calibri" w:hAnsi="Calibri" w:cs="Calibri"/>
                <w:sz w:val="16"/>
                <w:szCs w:val="16"/>
              </w:rPr>
              <w:t>0</w:t>
            </w:r>
          </w:p>
        </w:tc>
      </w:tr>
      <w:tr w:rsidR="004704B5" w:rsidRPr="009B037E" w14:paraId="7BB2CFC6" w14:textId="77777777">
        <w:tc>
          <w:tcPr>
            <w:tcW w:w="0" w:type="auto"/>
            <w:hideMark/>
          </w:tcPr>
          <w:p w14:paraId="363329B8" w14:textId="77777777" w:rsidR="00392EEA" w:rsidRPr="009B037E" w:rsidRDefault="00392EEA">
            <w:pPr>
              <w:rPr>
                <w:rFonts w:ascii="Calibri" w:hAnsi="Calibri" w:cs="Calibri"/>
                <w:sz w:val="16"/>
                <w:szCs w:val="16"/>
              </w:rPr>
            </w:pPr>
            <w:r w:rsidRPr="009B037E">
              <w:rPr>
                <w:rFonts w:ascii="Calibri" w:hAnsi="Calibri" w:cs="Calibri"/>
                <w:sz w:val="16"/>
                <w:szCs w:val="16"/>
              </w:rPr>
              <w:t>Max</w:t>
            </w:r>
          </w:p>
        </w:tc>
        <w:tc>
          <w:tcPr>
            <w:tcW w:w="0" w:type="auto"/>
            <w:hideMark/>
          </w:tcPr>
          <w:p w14:paraId="63D4361B" w14:textId="3C60BFE4" w:rsidR="00392EEA" w:rsidRPr="009B037E" w:rsidRDefault="00392EEA">
            <w:pPr>
              <w:rPr>
                <w:rFonts w:ascii="Calibri" w:hAnsi="Calibri" w:cs="Calibri"/>
                <w:sz w:val="16"/>
                <w:szCs w:val="16"/>
              </w:rPr>
            </w:pPr>
            <w:r w:rsidRPr="009B037E">
              <w:rPr>
                <w:rFonts w:ascii="Calibri" w:hAnsi="Calibri" w:cs="Calibri"/>
                <w:sz w:val="16"/>
                <w:szCs w:val="16"/>
              </w:rPr>
              <w:t>Maximum allowed entries/items at the next level</w:t>
            </w:r>
            <w:r w:rsidR="00220311" w:rsidRPr="009B037E">
              <w:rPr>
                <w:rFonts w:ascii="Calibri" w:hAnsi="Calibri" w:cs="Calibri"/>
                <w:sz w:val="16"/>
                <w:szCs w:val="16"/>
              </w:rPr>
              <w:t>. Valid when We Add</w:t>
            </w:r>
          </w:p>
        </w:tc>
        <w:tc>
          <w:tcPr>
            <w:tcW w:w="0" w:type="auto"/>
            <w:hideMark/>
          </w:tcPr>
          <w:p w14:paraId="5F2CA7D6" w14:textId="77777777" w:rsidR="00392EEA" w:rsidRPr="009B037E" w:rsidRDefault="00392EEA">
            <w:pPr>
              <w:rPr>
                <w:rFonts w:ascii="Calibri" w:hAnsi="Calibri" w:cs="Calibri"/>
                <w:sz w:val="16"/>
                <w:szCs w:val="16"/>
              </w:rPr>
            </w:pPr>
            <w:r w:rsidRPr="009B037E">
              <w:rPr>
                <w:rFonts w:ascii="Calibri" w:hAnsi="Calibri" w:cs="Calibri"/>
                <w:sz w:val="16"/>
                <w:szCs w:val="16"/>
              </w:rPr>
              <w:t>Integer</w:t>
            </w:r>
          </w:p>
        </w:tc>
        <w:tc>
          <w:tcPr>
            <w:tcW w:w="0" w:type="auto"/>
            <w:hideMark/>
          </w:tcPr>
          <w:p w14:paraId="4F2FAA83" w14:textId="77777777" w:rsidR="00392EEA" w:rsidRPr="009B037E" w:rsidRDefault="00392EEA">
            <w:pPr>
              <w:rPr>
                <w:rFonts w:ascii="Calibri" w:hAnsi="Calibri" w:cs="Calibri"/>
                <w:sz w:val="16"/>
                <w:szCs w:val="16"/>
              </w:rPr>
            </w:pPr>
            <w:r w:rsidRPr="009B037E">
              <w:rPr>
                <w:rFonts w:ascii="Calibri" w:hAnsi="Calibri" w:cs="Calibri"/>
                <w:sz w:val="16"/>
                <w:szCs w:val="16"/>
              </w:rPr>
              <w:t>Integer / Unlimited</w:t>
            </w:r>
          </w:p>
        </w:tc>
        <w:tc>
          <w:tcPr>
            <w:tcW w:w="0" w:type="auto"/>
            <w:hideMark/>
          </w:tcPr>
          <w:p w14:paraId="72AD4166" w14:textId="77777777" w:rsidR="00392EEA" w:rsidRPr="009B037E" w:rsidRDefault="00392EEA">
            <w:pPr>
              <w:rPr>
                <w:rFonts w:ascii="Calibri" w:hAnsi="Calibri" w:cs="Calibri"/>
                <w:sz w:val="16"/>
                <w:szCs w:val="16"/>
              </w:rPr>
            </w:pPr>
            <w:r w:rsidRPr="009B037E">
              <w:rPr>
                <w:rFonts w:ascii="Calibri" w:hAnsi="Calibri" w:cs="Calibri"/>
                <w:sz w:val="16"/>
                <w:szCs w:val="16"/>
              </w:rPr>
              <w:t>1</w:t>
            </w:r>
          </w:p>
        </w:tc>
      </w:tr>
    </w:tbl>
    <w:p w14:paraId="230E36D8" w14:textId="77777777" w:rsidR="00392EEA" w:rsidRPr="009B037E" w:rsidRDefault="00392EEA" w:rsidP="00392EEA">
      <w:pPr>
        <w:pStyle w:val="NormalWeb"/>
        <w:spacing w:before="0" w:beforeAutospacing="0" w:after="0" w:afterAutospacing="0"/>
        <w:ind w:left="360"/>
        <w:rPr>
          <w:rFonts w:ascii="Calibri" w:hAnsi="Calibri" w:cs="Calibri"/>
          <w:sz w:val="18"/>
          <w:szCs w:val="18"/>
        </w:rPr>
      </w:pPr>
    </w:p>
    <w:p w14:paraId="735AB5DC" w14:textId="77777777" w:rsidR="00392EEA" w:rsidRPr="009B037E" w:rsidRDefault="00392EEA" w:rsidP="00392EEA">
      <w:pPr>
        <w:ind w:left="405"/>
        <w:rPr>
          <w:rFonts w:ascii="Calibri" w:hAnsi="Calibri" w:cs="Calibri"/>
          <w:sz w:val="18"/>
          <w:szCs w:val="18"/>
        </w:rPr>
      </w:pPr>
    </w:p>
    <w:tbl>
      <w:tblPr>
        <w:tblStyle w:val="TableGrid"/>
        <w:tblW w:w="3708" w:type="dxa"/>
        <w:tblInd w:w="607" w:type="dxa"/>
        <w:tblLook w:val="04A0" w:firstRow="1" w:lastRow="0" w:firstColumn="1" w:lastColumn="0" w:noHBand="0" w:noVBand="1"/>
        <w:tblCaption w:val=""/>
        <w:tblDescription w:val=""/>
      </w:tblPr>
      <w:tblGrid>
        <w:gridCol w:w="960"/>
        <w:gridCol w:w="2748"/>
      </w:tblGrid>
      <w:tr w:rsidR="00710E6B" w:rsidRPr="009B037E" w14:paraId="516D5B4A" w14:textId="77777777">
        <w:tc>
          <w:tcPr>
            <w:tcW w:w="960" w:type="dxa"/>
            <w:hideMark/>
          </w:tcPr>
          <w:p w14:paraId="79FFBE5E" w14:textId="77777777" w:rsidR="00392EEA" w:rsidRPr="009B037E" w:rsidRDefault="00392EEA">
            <w:pPr>
              <w:pStyle w:val="NormalWeb"/>
              <w:spacing w:before="0" w:beforeAutospacing="0" w:after="0" w:afterAutospacing="0"/>
              <w:rPr>
                <w:rFonts w:ascii="Calibri" w:hAnsi="Calibri" w:cs="Calibri"/>
                <w:b/>
                <w:bCs/>
                <w:sz w:val="16"/>
                <w:szCs w:val="16"/>
              </w:rPr>
            </w:pPr>
            <w:r w:rsidRPr="009B037E">
              <w:rPr>
                <w:rFonts w:ascii="Calibri" w:hAnsi="Calibri" w:cs="Calibri"/>
                <w:b/>
                <w:bCs/>
                <w:sz w:val="16"/>
                <w:szCs w:val="16"/>
              </w:rPr>
              <w:t>Value</w:t>
            </w:r>
          </w:p>
        </w:tc>
        <w:tc>
          <w:tcPr>
            <w:tcW w:w="2748" w:type="dxa"/>
            <w:hideMark/>
          </w:tcPr>
          <w:p w14:paraId="63370951" w14:textId="77777777" w:rsidR="00392EEA" w:rsidRPr="009B037E" w:rsidRDefault="00392EEA">
            <w:pPr>
              <w:pStyle w:val="NormalWeb"/>
              <w:spacing w:before="0" w:beforeAutospacing="0" w:after="0" w:afterAutospacing="0"/>
              <w:rPr>
                <w:rFonts w:ascii="Calibri" w:hAnsi="Calibri" w:cs="Calibri"/>
                <w:b/>
                <w:bCs/>
                <w:sz w:val="16"/>
                <w:szCs w:val="16"/>
              </w:rPr>
            </w:pPr>
            <w:r w:rsidRPr="009B037E">
              <w:rPr>
                <w:rFonts w:ascii="Calibri" w:hAnsi="Calibri" w:cs="Calibri"/>
                <w:b/>
                <w:bCs/>
                <w:sz w:val="16"/>
                <w:szCs w:val="16"/>
              </w:rPr>
              <w:t>Meaning</w:t>
            </w:r>
          </w:p>
        </w:tc>
      </w:tr>
      <w:tr w:rsidR="00710E6B" w:rsidRPr="009B037E" w14:paraId="64B14ABA" w14:textId="77777777">
        <w:tc>
          <w:tcPr>
            <w:tcW w:w="960" w:type="dxa"/>
            <w:hideMark/>
          </w:tcPr>
          <w:p w14:paraId="6B54112E" w14:textId="77777777" w:rsidR="00392EEA" w:rsidRPr="009B037E" w:rsidRDefault="00392EE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w:t>
            </w:r>
          </w:p>
        </w:tc>
        <w:tc>
          <w:tcPr>
            <w:tcW w:w="2748" w:type="dxa"/>
            <w:hideMark/>
          </w:tcPr>
          <w:p w14:paraId="1323EFC0" w14:textId="77777777" w:rsidR="00392EEA" w:rsidRPr="009B037E" w:rsidRDefault="00392EE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nobody at next level can do it</w:t>
            </w:r>
          </w:p>
        </w:tc>
      </w:tr>
      <w:tr w:rsidR="00710E6B" w:rsidRPr="009B037E" w14:paraId="1B08C4AE" w14:textId="77777777">
        <w:tc>
          <w:tcPr>
            <w:tcW w:w="960" w:type="dxa"/>
            <w:hideMark/>
          </w:tcPr>
          <w:p w14:paraId="008CA155" w14:textId="77777777" w:rsidR="00392EEA" w:rsidRPr="009B037E" w:rsidRDefault="00392EE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Admin</w:t>
            </w:r>
          </w:p>
        </w:tc>
        <w:tc>
          <w:tcPr>
            <w:tcW w:w="2748" w:type="dxa"/>
            <w:hideMark/>
          </w:tcPr>
          <w:p w14:paraId="2E15F29A" w14:textId="77777777" w:rsidR="00392EEA" w:rsidRPr="009B037E" w:rsidRDefault="00392EE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only org admin can do it</w:t>
            </w:r>
          </w:p>
        </w:tc>
      </w:tr>
      <w:tr w:rsidR="00710E6B" w:rsidRPr="009B037E" w14:paraId="62CE1513" w14:textId="77777777">
        <w:tc>
          <w:tcPr>
            <w:tcW w:w="960" w:type="dxa"/>
            <w:hideMark/>
          </w:tcPr>
          <w:p w14:paraId="3A6E182C" w14:textId="77777777" w:rsidR="00392EEA" w:rsidRPr="009B037E" w:rsidRDefault="00392EE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All</w:t>
            </w:r>
          </w:p>
        </w:tc>
        <w:tc>
          <w:tcPr>
            <w:tcW w:w="2748" w:type="dxa"/>
            <w:hideMark/>
          </w:tcPr>
          <w:p w14:paraId="2CA220B9" w14:textId="77777777" w:rsidR="00392EEA" w:rsidRPr="009B037E" w:rsidRDefault="00392EE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any user at that next level can do it</w:t>
            </w:r>
          </w:p>
        </w:tc>
      </w:tr>
    </w:tbl>
    <w:p w14:paraId="170B58C4" w14:textId="77777777" w:rsidR="00392EEA" w:rsidRPr="009B037E" w:rsidRDefault="00392EEA" w:rsidP="00392EEA">
      <w:pPr>
        <w:pStyle w:val="NormalWeb"/>
        <w:spacing w:before="0" w:beforeAutospacing="0" w:after="0" w:afterAutospacing="0"/>
        <w:rPr>
          <w:rFonts w:ascii="Calibri" w:hAnsi="Calibri" w:cs="Calibri"/>
          <w:sz w:val="18"/>
          <w:szCs w:val="18"/>
        </w:rPr>
      </w:pPr>
      <w:r w:rsidRPr="009B037E">
        <w:rPr>
          <w:rFonts w:ascii="Calibri" w:hAnsi="Calibri" w:cs="Calibri"/>
          <w:sz w:val="18"/>
          <w:szCs w:val="18"/>
        </w:rPr>
        <w:t> </w:t>
      </w:r>
    </w:p>
    <w:p w14:paraId="29590908" w14:textId="77777777" w:rsidR="00392EEA" w:rsidRPr="009B037E" w:rsidRDefault="00392EEA" w:rsidP="00392EEA">
      <w:pPr>
        <w:pStyle w:val="NormalWeb"/>
        <w:spacing w:before="0" w:beforeAutospacing="0" w:after="0" w:afterAutospacing="0"/>
        <w:rPr>
          <w:rFonts w:ascii="Calibri" w:hAnsi="Calibri" w:cs="Calibri"/>
          <w:sz w:val="18"/>
          <w:szCs w:val="18"/>
        </w:rPr>
      </w:pPr>
    </w:p>
    <w:p w14:paraId="57BC49BA" w14:textId="0D0F3206" w:rsidR="00392EEA" w:rsidRPr="009B037E" w:rsidRDefault="005953F1" w:rsidP="00F45909">
      <w:pPr>
        <w:pStyle w:val="Heading3"/>
        <w:numPr>
          <w:ilvl w:val="2"/>
          <w:numId w:val="9"/>
        </w:numPr>
        <w:ind w:left="630" w:hanging="630"/>
        <w:rPr>
          <w:rFonts w:ascii="Calibri" w:hAnsi="Calibri" w:cs="Calibri"/>
          <w:b/>
          <w:bCs/>
          <w:sz w:val="20"/>
          <w:szCs w:val="20"/>
        </w:rPr>
      </w:pPr>
      <w:r w:rsidRPr="009B037E">
        <w:rPr>
          <w:rFonts w:ascii="Calibri" w:eastAsia="Times New Roman" w:hAnsi="Calibri" w:cs="Calibri"/>
          <w:b/>
          <w:bCs/>
          <w:sz w:val="20"/>
          <w:szCs w:val="20"/>
        </w:rPr>
        <w:t xml:space="preserve"> </w:t>
      </w:r>
      <w:bookmarkStart w:id="80" w:name="_Toc228300240"/>
      <w:r w:rsidR="00392EEA" w:rsidRPr="009B037E">
        <w:rPr>
          <w:rFonts w:ascii="Calibri" w:eastAsia="Times New Roman" w:hAnsi="Calibri" w:cs="Calibri"/>
          <w:b/>
          <w:bCs/>
          <w:sz w:val="20"/>
          <w:szCs w:val="20"/>
        </w:rPr>
        <w:t>Value / Metadata Control Attributes</w:t>
      </w:r>
      <w:bookmarkEnd w:id="80"/>
    </w:p>
    <w:p w14:paraId="6D654BE5" w14:textId="77777777" w:rsidR="00392EEA" w:rsidRPr="00460460" w:rsidRDefault="00392EEA" w:rsidP="00392EEA">
      <w:pPr>
        <w:pStyle w:val="NormalWeb"/>
        <w:spacing w:before="0" w:beforeAutospacing="0" w:after="0" w:afterAutospacing="0"/>
        <w:ind w:left="405"/>
        <w:rPr>
          <w:rFonts w:ascii="Calibri" w:hAnsi="Calibri" w:cs="Calibri"/>
          <w:sz w:val="18"/>
          <w:szCs w:val="18"/>
        </w:rPr>
      </w:pPr>
      <w:r w:rsidRPr="00460460">
        <w:rPr>
          <w:rFonts w:ascii="Calibri" w:hAnsi="Calibri" w:cs="Calibri"/>
          <w:sz w:val="18"/>
          <w:szCs w:val="18"/>
        </w:rPr>
        <w:t>Value control defines how field values behave at the next level.</w:t>
      </w:r>
      <w:r w:rsidRPr="009B037E">
        <w:rPr>
          <w:rFonts w:ascii="Calibri" w:hAnsi="Calibri" w:cs="Calibri"/>
          <w:sz w:val="18"/>
          <w:szCs w:val="18"/>
        </w:rPr>
        <w:t xml:space="preserve"> </w:t>
      </w:r>
      <w:r w:rsidRPr="00460460">
        <w:rPr>
          <w:rFonts w:ascii="Calibri" w:hAnsi="Calibri" w:cs="Calibri"/>
          <w:sz w:val="18"/>
          <w:szCs w:val="18"/>
        </w:rPr>
        <w:t>For any field, value behavior must be defined based on whether the field is:</w:t>
      </w:r>
    </w:p>
    <w:p w14:paraId="621D7C89" w14:textId="77777777" w:rsidR="00392EEA" w:rsidRPr="00460460" w:rsidRDefault="00392EEA" w:rsidP="007725E1">
      <w:pPr>
        <w:pStyle w:val="NormalWeb"/>
        <w:numPr>
          <w:ilvl w:val="0"/>
          <w:numId w:val="40"/>
        </w:numPr>
        <w:tabs>
          <w:tab w:val="clear" w:pos="720"/>
        </w:tabs>
        <w:spacing w:before="0" w:beforeAutospacing="0" w:after="0" w:afterAutospacing="0"/>
        <w:ind w:left="1125"/>
        <w:rPr>
          <w:rFonts w:ascii="Calibri" w:hAnsi="Calibri" w:cs="Calibri"/>
          <w:sz w:val="18"/>
          <w:szCs w:val="18"/>
        </w:rPr>
      </w:pPr>
      <w:r w:rsidRPr="00460460">
        <w:rPr>
          <w:rFonts w:ascii="Calibri" w:hAnsi="Calibri" w:cs="Calibri"/>
          <w:sz w:val="18"/>
          <w:szCs w:val="18"/>
        </w:rPr>
        <w:t>direct-value driven</w:t>
      </w:r>
      <w:r w:rsidRPr="00460460">
        <w:rPr>
          <w:rFonts w:ascii="Calibri" w:hAnsi="Calibri" w:cs="Calibri"/>
          <w:sz w:val="18"/>
          <w:szCs w:val="18"/>
        </w:rPr>
        <w:br/>
        <w:t xml:space="preserve">or </w:t>
      </w:r>
    </w:p>
    <w:p w14:paraId="203F86A3" w14:textId="77777777" w:rsidR="00392EEA" w:rsidRPr="009B037E" w:rsidRDefault="00392EEA" w:rsidP="007725E1">
      <w:pPr>
        <w:pStyle w:val="NormalWeb"/>
        <w:numPr>
          <w:ilvl w:val="0"/>
          <w:numId w:val="40"/>
        </w:numPr>
        <w:tabs>
          <w:tab w:val="clear" w:pos="720"/>
          <w:tab w:val="num" w:pos="1125"/>
        </w:tabs>
        <w:spacing w:before="0" w:beforeAutospacing="0" w:after="0" w:afterAutospacing="0"/>
        <w:ind w:left="1125"/>
        <w:rPr>
          <w:rFonts w:ascii="Calibri" w:hAnsi="Calibri" w:cs="Calibri"/>
          <w:sz w:val="18"/>
          <w:szCs w:val="18"/>
        </w:rPr>
      </w:pPr>
      <w:r w:rsidRPr="00460460">
        <w:rPr>
          <w:rFonts w:ascii="Calibri" w:hAnsi="Calibri" w:cs="Calibri"/>
          <w:sz w:val="18"/>
          <w:szCs w:val="18"/>
        </w:rPr>
        <w:t xml:space="preserve">metadata-driven </w:t>
      </w:r>
    </w:p>
    <w:p w14:paraId="401CE026" w14:textId="77777777" w:rsidR="00392EEA" w:rsidRPr="00460460" w:rsidRDefault="00392EEA" w:rsidP="00392EEA">
      <w:pPr>
        <w:pStyle w:val="NormalWeb"/>
        <w:tabs>
          <w:tab w:val="num" w:pos="1125"/>
        </w:tabs>
        <w:spacing w:before="0" w:beforeAutospacing="0" w:after="0" w:afterAutospacing="0"/>
        <w:ind w:left="765"/>
        <w:rPr>
          <w:rFonts w:ascii="Calibri" w:hAnsi="Calibri" w:cs="Calibri"/>
          <w:sz w:val="18"/>
          <w:szCs w:val="18"/>
        </w:rPr>
      </w:pPr>
    </w:p>
    <w:p w14:paraId="2ECFEFD7" w14:textId="77777777" w:rsidR="00392EEA" w:rsidRPr="00460460" w:rsidRDefault="00392EEA" w:rsidP="007725E1">
      <w:pPr>
        <w:pStyle w:val="NormalWeb"/>
        <w:numPr>
          <w:ilvl w:val="0"/>
          <w:numId w:val="42"/>
        </w:numPr>
        <w:spacing w:before="0" w:beforeAutospacing="0" w:after="0" w:afterAutospacing="0"/>
        <w:rPr>
          <w:rFonts w:ascii="Calibri" w:hAnsi="Calibri" w:cs="Calibri"/>
          <w:b/>
          <w:bCs/>
          <w:sz w:val="18"/>
          <w:szCs w:val="18"/>
        </w:rPr>
      </w:pPr>
      <w:r w:rsidRPr="00460460">
        <w:rPr>
          <w:rFonts w:ascii="Calibri" w:hAnsi="Calibri" w:cs="Calibri"/>
          <w:b/>
          <w:bCs/>
          <w:sz w:val="18"/>
          <w:szCs w:val="18"/>
        </w:rPr>
        <w:t>Direct-value fields</w:t>
      </w:r>
    </w:p>
    <w:p w14:paraId="7A30E35E" w14:textId="77777777" w:rsidR="00392EEA" w:rsidRPr="00460460" w:rsidRDefault="00392EEA" w:rsidP="00392EEA">
      <w:pPr>
        <w:pStyle w:val="NormalWeb"/>
        <w:spacing w:before="0" w:beforeAutospacing="0" w:after="0" w:afterAutospacing="0"/>
        <w:ind w:left="1125"/>
        <w:rPr>
          <w:rFonts w:ascii="Calibri" w:hAnsi="Calibri" w:cs="Calibri"/>
          <w:sz w:val="18"/>
          <w:szCs w:val="18"/>
        </w:rPr>
      </w:pPr>
      <w:r w:rsidRPr="00460460">
        <w:rPr>
          <w:rFonts w:ascii="Calibri" w:hAnsi="Calibri" w:cs="Calibri"/>
          <w:sz w:val="18"/>
          <w:szCs w:val="18"/>
        </w:rPr>
        <w:t>Examples:</w:t>
      </w:r>
    </w:p>
    <w:p w14:paraId="408F8C4D" w14:textId="77777777" w:rsidR="00392EEA" w:rsidRPr="00460460" w:rsidRDefault="00392EEA" w:rsidP="007725E1">
      <w:pPr>
        <w:pStyle w:val="NormalWeb"/>
        <w:numPr>
          <w:ilvl w:val="0"/>
          <w:numId w:val="41"/>
        </w:numPr>
        <w:tabs>
          <w:tab w:val="num" w:pos="1845"/>
        </w:tabs>
        <w:spacing w:before="0" w:beforeAutospacing="0" w:after="0" w:afterAutospacing="0"/>
        <w:ind w:left="1485"/>
        <w:rPr>
          <w:rFonts w:ascii="Calibri" w:hAnsi="Calibri" w:cs="Calibri"/>
          <w:sz w:val="18"/>
          <w:szCs w:val="18"/>
        </w:rPr>
      </w:pPr>
      <w:r w:rsidRPr="00460460">
        <w:rPr>
          <w:rFonts w:ascii="Calibri" w:hAnsi="Calibri" w:cs="Calibri"/>
          <w:sz w:val="18"/>
          <w:szCs w:val="18"/>
        </w:rPr>
        <w:t xml:space="preserve">numeric field </w:t>
      </w:r>
    </w:p>
    <w:p w14:paraId="5E064940" w14:textId="77777777" w:rsidR="00392EEA" w:rsidRPr="00460460" w:rsidRDefault="00392EEA" w:rsidP="007725E1">
      <w:pPr>
        <w:pStyle w:val="NormalWeb"/>
        <w:numPr>
          <w:ilvl w:val="0"/>
          <w:numId w:val="41"/>
        </w:numPr>
        <w:tabs>
          <w:tab w:val="num" w:pos="1845"/>
        </w:tabs>
        <w:spacing w:before="0" w:beforeAutospacing="0" w:after="0" w:afterAutospacing="0"/>
        <w:ind w:left="1485"/>
        <w:rPr>
          <w:rFonts w:ascii="Calibri" w:hAnsi="Calibri" w:cs="Calibri"/>
          <w:sz w:val="18"/>
          <w:szCs w:val="18"/>
        </w:rPr>
      </w:pPr>
      <w:r w:rsidRPr="00460460">
        <w:rPr>
          <w:rFonts w:ascii="Calibri" w:hAnsi="Calibri" w:cs="Calibri"/>
          <w:sz w:val="18"/>
          <w:szCs w:val="18"/>
        </w:rPr>
        <w:t xml:space="preserve">text field </w:t>
      </w:r>
    </w:p>
    <w:p w14:paraId="32350FF1" w14:textId="77777777" w:rsidR="00392EEA" w:rsidRPr="00460460" w:rsidRDefault="00392EEA" w:rsidP="007725E1">
      <w:pPr>
        <w:pStyle w:val="NormalWeb"/>
        <w:numPr>
          <w:ilvl w:val="0"/>
          <w:numId w:val="41"/>
        </w:numPr>
        <w:tabs>
          <w:tab w:val="num" w:pos="1845"/>
        </w:tabs>
        <w:spacing w:before="0" w:beforeAutospacing="0" w:after="0" w:afterAutospacing="0"/>
        <w:ind w:left="1485"/>
        <w:rPr>
          <w:rFonts w:ascii="Calibri" w:hAnsi="Calibri" w:cs="Calibri"/>
          <w:sz w:val="18"/>
          <w:szCs w:val="18"/>
        </w:rPr>
      </w:pPr>
      <w:r w:rsidRPr="00460460">
        <w:rPr>
          <w:rFonts w:ascii="Calibri" w:hAnsi="Calibri" w:cs="Calibri"/>
          <w:sz w:val="18"/>
          <w:szCs w:val="18"/>
        </w:rPr>
        <w:t xml:space="preserve">boolean field </w:t>
      </w:r>
    </w:p>
    <w:p w14:paraId="38B15569" w14:textId="77777777" w:rsidR="00392EEA" w:rsidRPr="00460460" w:rsidRDefault="00392EEA" w:rsidP="007725E1">
      <w:pPr>
        <w:pStyle w:val="NormalWeb"/>
        <w:numPr>
          <w:ilvl w:val="0"/>
          <w:numId w:val="41"/>
        </w:numPr>
        <w:tabs>
          <w:tab w:val="num" w:pos="1845"/>
        </w:tabs>
        <w:spacing w:before="0" w:beforeAutospacing="0" w:after="0" w:afterAutospacing="0"/>
        <w:ind w:left="1485"/>
        <w:rPr>
          <w:rFonts w:ascii="Calibri" w:hAnsi="Calibri" w:cs="Calibri"/>
          <w:sz w:val="18"/>
          <w:szCs w:val="18"/>
        </w:rPr>
      </w:pPr>
      <w:r w:rsidRPr="00460460">
        <w:rPr>
          <w:rFonts w:ascii="Calibri" w:hAnsi="Calibri" w:cs="Calibri"/>
          <w:sz w:val="18"/>
          <w:szCs w:val="18"/>
        </w:rPr>
        <w:t>date field</w:t>
      </w:r>
    </w:p>
    <w:p w14:paraId="06267437" w14:textId="77777777" w:rsidR="00392EEA" w:rsidRPr="009B037E" w:rsidRDefault="00392EEA" w:rsidP="00392EEA">
      <w:pPr>
        <w:pStyle w:val="NormalWeb"/>
        <w:spacing w:before="0" w:beforeAutospacing="0" w:after="0" w:afterAutospacing="0"/>
        <w:rPr>
          <w:rFonts w:ascii="Calibri" w:hAnsi="Calibri" w:cs="Calibri"/>
          <w:sz w:val="18"/>
          <w:szCs w:val="18"/>
        </w:rPr>
      </w:pPr>
    </w:p>
    <w:p w14:paraId="0C451802" w14:textId="77777777" w:rsidR="00392EEA" w:rsidRPr="009B037E" w:rsidRDefault="00392EEA" w:rsidP="00392EEA">
      <w:pPr>
        <w:pStyle w:val="NormalWeb"/>
        <w:spacing w:before="0" w:beforeAutospacing="0" w:after="0" w:afterAutospacing="0"/>
        <w:ind w:left="720"/>
        <w:rPr>
          <w:rFonts w:ascii="Calibri" w:hAnsi="Calibri" w:cs="Calibri"/>
          <w:sz w:val="18"/>
          <w:szCs w:val="18"/>
        </w:rPr>
      </w:pPr>
      <w:r w:rsidRPr="009B037E">
        <w:rPr>
          <w:rFonts w:ascii="Calibri" w:hAnsi="Calibri" w:cs="Calibri"/>
          <w:sz w:val="18"/>
          <w:szCs w:val="18"/>
        </w:rPr>
        <w:t>Such fields may define:</w:t>
      </w:r>
    </w:p>
    <w:p w14:paraId="51B6B6C7" w14:textId="77777777" w:rsidR="00392EEA" w:rsidRPr="009B037E" w:rsidRDefault="00392EEA" w:rsidP="00392EEA">
      <w:pPr>
        <w:pStyle w:val="NormalWeb"/>
        <w:spacing w:before="0" w:beforeAutospacing="0" w:after="0" w:afterAutospacing="0"/>
        <w:rPr>
          <w:rFonts w:ascii="Calibri" w:hAnsi="Calibri" w:cs="Calibri"/>
          <w:sz w:val="18"/>
          <w:szCs w:val="18"/>
        </w:rPr>
      </w:pPr>
    </w:p>
    <w:p w14:paraId="698ED704" w14:textId="77777777" w:rsidR="00392EEA" w:rsidRPr="009B037E" w:rsidRDefault="00392EEA" w:rsidP="00392EEA">
      <w:pPr>
        <w:pStyle w:val="NormalWeb"/>
        <w:spacing w:before="0" w:beforeAutospacing="0" w:after="0" w:afterAutospacing="0"/>
        <w:rPr>
          <w:rFonts w:ascii="Calibri" w:hAnsi="Calibri" w:cs="Calibri"/>
          <w:sz w:val="18"/>
          <w:szCs w:val="18"/>
        </w:rPr>
      </w:pPr>
    </w:p>
    <w:tbl>
      <w:tblPr>
        <w:tblStyle w:val="TableGrid"/>
        <w:tblW w:w="0" w:type="auto"/>
        <w:tblInd w:w="607" w:type="dxa"/>
        <w:tblLook w:val="04A0" w:firstRow="1" w:lastRow="0" w:firstColumn="1" w:lastColumn="0" w:noHBand="0" w:noVBand="1"/>
      </w:tblPr>
      <w:tblGrid>
        <w:gridCol w:w="2018"/>
        <w:gridCol w:w="2959"/>
      </w:tblGrid>
      <w:tr w:rsidR="00710E6B" w:rsidRPr="009B037E" w14:paraId="5D2DA123" w14:textId="77777777" w:rsidTr="00720F9C">
        <w:tc>
          <w:tcPr>
            <w:tcW w:w="0" w:type="auto"/>
            <w:hideMark/>
          </w:tcPr>
          <w:p w14:paraId="27DBB5C8" w14:textId="77777777" w:rsidR="00392EEA" w:rsidRPr="009B037E" w:rsidRDefault="00392EEA">
            <w:pPr>
              <w:rPr>
                <w:rFonts w:ascii="Calibri" w:hAnsi="Calibri" w:cs="Calibri"/>
                <w:b/>
                <w:bCs/>
                <w:sz w:val="16"/>
                <w:szCs w:val="16"/>
              </w:rPr>
            </w:pPr>
            <w:r w:rsidRPr="009B037E">
              <w:rPr>
                <w:rFonts w:ascii="Calibri" w:hAnsi="Calibri" w:cs="Calibri"/>
                <w:b/>
                <w:bCs/>
                <w:sz w:val="16"/>
                <w:szCs w:val="16"/>
              </w:rPr>
              <w:t>Attribute</w:t>
            </w:r>
          </w:p>
        </w:tc>
        <w:tc>
          <w:tcPr>
            <w:tcW w:w="0" w:type="auto"/>
            <w:hideMark/>
          </w:tcPr>
          <w:p w14:paraId="32D980C4" w14:textId="77777777" w:rsidR="00392EEA" w:rsidRPr="009B037E" w:rsidRDefault="00392EEA">
            <w:pPr>
              <w:rPr>
                <w:rFonts w:ascii="Calibri" w:hAnsi="Calibri" w:cs="Calibri"/>
                <w:b/>
                <w:bCs/>
                <w:sz w:val="16"/>
                <w:szCs w:val="16"/>
              </w:rPr>
            </w:pPr>
            <w:r w:rsidRPr="009B037E">
              <w:rPr>
                <w:rFonts w:ascii="Calibri" w:hAnsi="Calibri" w:cs="Calibri"/>
                <w:b/>
                <w:bCs/>
                <w:sz w:val="16"/>
                <w:szCs w:val="16"/>
              </w:rPr>
              <w:t>Description</w:t>
            </w:r>
          </w:p>
        </w:tc>
      </w:tr>
      <w:tr w:rsidR="00710E6B" w:rsidRPr="009B037E" w14:paraId="4C9B8022" w14:textId="77777777" w:rsidTr="00720F9C">
        <w:tc>
          <w:tcPr>
            <w:tcW w:w="0" w:type="auto"/>
            <w:hideMark/>
          </w:tcPr>
          <w:p w14:paraId="3A8BB5EC" w14:textId="77777777" w:rsidR="00392EEA" w:rsidRPr="009B037E" w:rsidRDefault="00392EEA">
            <w:pPr>
              <w:rPr>
                <w:rFonts w:ascii="Calibri" w:hAnsi="Calibri" w:cs="Calibri"/>
                <w:sz w:val="16"/>
                <w:szCs w:val="16"/>
              </w:rPr>
            </w:pPr>
            <w:r w:rsidRPr="009B037E">
              <w:rPr>
                <w:rFonts w:ascii="Calibri" w:hAnsi="Calibri" w:cs="Calibri"/>
                <w:sz w:val="16"/>
                <w:szCs w:val="16"/>
              </w:rPr>
              <w:t>DataType</w:t>
            </w:r>
          </w:p>
        </w:tc>
        <w:tc>
          <w:tcPr>
            <w:tcW w:w="0" w:type="auto"/>
            <w:hideMark/>
          </w:tcPr>
          <w:p w14:paraId="1CCF0264" w14:textId="77777777" w:rsidR="00392EEA" w:rsidRPr="009B037E" w:rsidRDefault="00392EEA">
            <w:pPr>
              <w:rPr>
                <w:rFonts w:ascii="Calibri" w:hAnsi="Calibri" w:cs="Calibri"/>
                <w:sz w:val="16"/>
                <w:szCs w:val="16"/>
              </w:rPr>
            </w:pPr>
            <w:r w:rsidRPr="009B037E">
              <w:rPr>
                <w:rFonts w:ascii="Calibri" w:hAnsi="Calibri" w:cs="Calibri"/>
                <w:sz w:val="16"/>
                <w:szCs w:val="16"/>
              </w:rPr>
              <w:t>Type of field value</w:t>
            </w:r>
          </w:p>
        </w:tc>
      </w:tr>
      <w:tr w:rsidR="00710E6B" w:rsidRPr="009B037E" w14:paraId="737E990C" w14:textId="77777777" w:rsidTr="00720F9C">
        <w:tc>
          <w:tcPr>
            <w:tcW w:w="0" w:type="auto"/>
            <w:hideMark/>
          </w:tcPr>
          <w:p w14:paraId="048F6EF9" w14:textId="77777777" w:rsidR="00392EEA" w:rsidRPr="009B037E" w:rsidRDefault="00392EEA">
            <w:pPr>
              <w:rPr>
                <w:rFonts w:ascii="Calibri" w:hAnsi="Calibri" w:cs="Calibri"/>
                <w:sz w:val="16"/>
                <w:szCs w:val="16"/>
              </w:rPr>
            </w:pPr>
            <w:r w:rsidRPr="009B037E">
              <w:rPr>
                <w:rFonts w:ascii="Calibri" w:hAnsi="Calibri" w:cs="Calibri"/>
                <w:sz w:val="16"/>
                <w:szCs w:val="16"/>
              </w:rPr>
              <w:t>Mandatory</w:t>
            </w:r>
          </w:p>
        </w:tc>
        <w:tc>
          <w:tcPr>
            <w:tcW w:w="0" w:type="auto"/>
            <w:hideMark/>
          </w:tcPr>
          <w:p w14:paraId="0DA0F909" w14:textId="77777777" w:rsidR="00392EEA" w:rsidRPr="009B037E" w:rsidRDefault="00392EEA">
            <w:pPr>
              <w:rPr>
                <w:rFonts w:ascii="Calibri" w:hAnsi="Calibri" w:cs="Calibri"/>
                <w:sz w:val="16"/>
                <w:szCs w:val="16"/>
              </w:rPr>
            </w:pPr>
            <w:r w:rsidRPr="009B037E">
              <w:rPr>
                <w:rFonts w:ascii="Calibri" w:hAnsi="Calibri" w:cs="Calibri"/>
                <w:sz w:val="16"/>
                <w:szCs w:val="16"/>
              </w:rPr>
              <w:t>Whether the field is required</w:t>
            </w:r>
          </w:p>
        </w:tc>
      </w:tr>
      <w:tr w:rsidR="00710E6B" w:rsidRPr="009B037E" w14:paraId="53284B43" w14:textId="77777777" w:rsidTr="00720F9C">
        <w:tc>
          <w:tcPr>
            <w:tcW w:w="0" w:type="auto"/>
            <w:hideMark/>
          </w:tcPr>
          <w:p w14:paraId="5AC245D6" w14:textId="77777777" w:rsidR="00392EEA" w:rsidRPr="009B037E" w:rsidRDefault="00392EEA">
            <w:pPr>
              <w:rPr>
                <w:rFonts w:ascii="Calibri" w:hAnsi="Calibri" w:cs="Calibri"/>
                <w:sz w:val="16"/>
                <w:szCs w:val="16"/>
              </w:rPr>
            </w:pPr>
            <w:r w:rsidRPr="009B037E">
              <w:rPr>
                <w:rFonts w:ascii="Calibri" w:hAnsi="Calibri" w:cs="Calibri"/>
                <w:sz w:val="16"/>
                <w:szCs w:val="16"/>
              </w:rPr>
              <w:t>DefaultValue</w:t>
            </w:r>
          </w:p>
        </w:tc>
        <w:tc>
          <w:tcPr>
            <w:tcW w:w="0" w:type="auto"/>
            <w:hideMark/>
          </w:tcPr>
          <w:p w14:paraId="69FE12E8" w14:textId="77777777" w:rsidR="00392EEA" w:rsidRPr="009B037E" w:rsidRDefault="00392EEA">
            <w:pPr>
              <w:rPr>
                <w:rFonts w:ascii="Calibri" w:hAnsi="Calibri" w:cs="Calibri"/>
                <w:sz w:val="16"/>
                <w:szCs w:val="16"/>
              </w:rPr>
            </w:pPr>
            <w:r w:rsidRPr="009B037E">
              <w:rPr>
                <w:rFonts w:ascii="Calibri" w:hAnsi="Calibri" w:cs="Calibri"/>
                <w:sz w:val="16"/>
                <w:szCs w:val="16"/>
              </w:rPr>
              <w:t>Default value where applicable</w:t>
            </w:r>
          </w:p>
        </w:tc>
      </w:tr>
      <w:tr w:rsidR="00710E6B" w:rsidRPr="009B037E" w14:paraId="65AA2B4D" w14:textId="77777777" w:rsidTr="00720F9C">
        <w:tc>
          <w:tcPr>
            <w:tcW w:w="0" w:type="auto"/>
            <w:hideMark/>
          </w:tcPr>
          <w:p w14:paraId="4BDC2248" w14:textId="77777777" w:rsidR="00392EEA" w:rsidRPr="009B037E" w:rsidRDefault="00392EEA">
            <w:pPr>
              <w:rPr>
                <w:rFonts w:ascii="Calibri" w:hAnsi="Calibri" w:cs="Calibri"/>
                <w:sz w:val="16"/>
                <w:szCs w:val="16"/>
              </w:rPr>
            </w:pPr>
            <w:r w:rsidRPr="009B037E">
              <w:rPr>
                <w:rFonts w:ascii="Calibri" w:hAnsi="Calibri" w:cs="Calibri"/>
                <w:sz w:val="16"/>
                <w:szCs w:val="16"/>
              </w:rPr>
              <w:t>Applicable Field Constraints</w:t>
            </w:r>
          </w:p>
        </w:tc>
        <w:tc>
          <w:tcPr>
            <w:tcW w:w="0" w:type="auto"/>
            <w:hideMark/>
          </w:tcPr>
          <w:p w14:paraId="571BEEEF" w14:textId="77777777" w:rsidR="00392EEA" w:rsidRPr="009B037E" w:rsidRDefault="00392EEA">
            <w:pPr>
              <w:rPr>
                <w:rFonts w:ascii="Calibri" w:hAnsi="Calibri" w:cs="Calibri"/>
                <w:sz w:val="16"/>
                <w:szCs w:val="16"/>
              </w:rPr>
            </w:pPr>
            <w:r w:rsidRPr="009B037E">
              <w:rPr>
                <w:rFonts w:ascii="Calibri" w:hAnsi="Calibri" w:cs="Calibri"/>
                <w:sz w:val="16"/>
                <w:szCs w:val="16"/>
              </w:rPr>
              <w:t>As applicable - See below table for details.</w:t>
            </w:r>
          </w:p>
        </w:tc>
      </w:tr>
    </w:tbl>
    <w:p w14:paraId="7E3DB057" w14:textId="77777777" w:rsidR="00392EEA" w:rsidRPr="009B037E" w:rsidRDefault="00392EEA" w:rsidP="00392EEA">
      <w:pPr>
        <w:pStyle w:val="NormalWeb"/>
        <w:spacing w:before="0" w:beforeAutospacing="0" w:after="0" w:afterAutospacing="0"/>
        <w:rPr>
          <w:rFonts w:ascii="Calibri" w:hAnsi="Calibri" w:cs="Calibri"/>
          <w:sz w:val="18"/>
          <w:szCs w:val="18"/>
        </w:rPr>
      </w:pPr>
    </w:p>
    <w:p w14:paraId="1FA2E522" w14:textId="77777777" w:rsidR="00392EEA" w:rsidRPr="009B037E" w:rsidRDefault="00392EEA" w:rsidP="00392EEA">
      <w:pPr>
        <w:pStyle w:val="NormalWeb"/>
        <w:spacing w:before="0" w:beforeAutospacing="0" w:after="0" w:afterAutospacing="0"/>
        <w:ind w:left="720"/>
        <w:rPr>
          <w:rFonts w:ascii="Calibri" w:hAnsi="Calibri" w:cs="Calibri"/>
          <w:sz w:val="18"/>
          <w:szCs w:val="18"/>
        </w:rPr>
      </w:pPr>
      <w:r w:rsidRPr="009B037E">
        <w:rPr>
          <w:rFonts w:ascii="Calibri" w:hAnsi="Calibri" w:cs="Calibri"/>
          <w:sz w:val="18"/>
          <w:szCs w:val="18"/>
        </w:rPr>
        <w:t xml:space="preserve">For non-metadata-backed fields, define </w:t>
      </w:r>
      <w:r w:rsidRPr="009B037E">
        <w:rPr>
          <w:rFonts w:ascii="Calibri" w:hAnsi="Calibri" w:cs="Calibri"/>
          <w:b/>
          <w:bCs/>
          <w:sz w:val="18"/>
          <w:szCs w:val="18"/>
        </w:rPr>
        <w:t>applicable</w:t>
      </w:r>
      <w:r w:rsidRPr="009B037E">
        <w:rPr>
          <w:rFonts w:ascii="Calibri" w:hAnsi="Calibri" w:cs="Calibri"/>
          <w:sz w:val="18"/>
          <w:szCs w:val="18"/>
        </w:rPr>
        <w:t xml:space="preserve"> </w:t>
      </w:r>
      <w:r w:rsidRPr="009B037E">
        <w:rPr>
          <w:rFonts w:ascii="Calibri" w:hAnsi="Calibri" w:cs="Calibri"/>
          <w:b/>
          <w:bCs/>
          <w:sz w:val="18"/>
          <w:szCs w:val="18"/>
        </w:rPr>
        <w:t>Field constraints</w:t>
      </w:r>
      <w:r w:rsidRPr="009B037E">
        <w:rPr>
          <w:rFonts w:ascii="Calibri" w:hAnsi="Calibri" w:cs="Calibri"/>
          <w:sz w:val="18"/>
          <w:szCs w:val="18"/>
        </w:rPr>
        <w:t xml:space="preserve"> as:</w:t>
      </w:r>
    </w:p>
    <w:p w14:paraId="473CFB07" w14:textId="77777777" w:rsidR="00392EEA" w:rsidRPr="009B037E" w:rsidRDefault="00392EEA" w:rsidP="00392EEA">
      <w:pPr>
        <w:pStyle w:val="NormalWeb"/>
        <w:spacing w:before="0" w:beforeAutospacing="0" w:after="0" w:afterAutospacing="0"/>
        <w:rPr>
          <w:rFonts w:ascii="Calibri" w:hAnsi="Calibri" w:cs="Calibri"/>
          <w:sz w:val="18"/>
          <w:szCs w:val="18"/>
        </w:rPr>
      </w:pPr>
    </w:p>
    <w:tbl>
      <w:tblPr>
        <w:tblStyle w:val="TableGrid"/>
        <w:tblW w:w="0" w:type="auto"/>
        <w:tblInd w:w="607" w:type="dxa"/>
        <w:tblLook w:val="04A0" w:firstRow="1" w:lastRow="0" w:firstColumn="1" w:lastColumn="0" w:noHBand="0" w:noVBand="1"/>
      </w:tblPr>
      <w:tblGrid>
        <w:gridCol w:w="1269"/>
        <w:gridCol w:w="1556"/>
        <w:gridCol w:w="3427"/>
      </w:tblGrid>
      <w:tr w:rsidR="00275487" w:rsidRPr="009B037E" w14:paraId="1843D2EC" w14:textId="77777777" w:rsidTr="00720F9C">
        <w:tc>
          <w:tcPr>
            <w:tcW w:w="0" w:type="auto"/>
            <w:hideMark/>
          </w:tcPr>
          <w:p w14:paraId="097725CC" w14:textId="77777777" w:rsidR="00392EEA" w:rsidRPr="009B037E" w:rsidRDefault="00392EEA">
            <w:pPr>
              <w:rPr>
                <w:rFonts w:ascii="Calibri" w:hAnsi="Calibri" w:cs="Calibri"/>
                <w:b/>
                <w:bCs/>
                <w:sz w:val="16"/>
                <w:szCs w:val="16"/>
              </w:rPr>
            </w:pPr>
            <w:r w:rsidRPr="009B037E">
              <w:rPr>
                <w:rFonts w:ascii="Calibri" w:hAnsi="Calibri" w:cs="Calibri"/>
                <w:b/>
                <w:bCs/>
                <w:sz w:val="16"/>
                <w:szCs w:val="16"/>
              </w:rPr>
              <w:t>Constraint Type</w:t>
            </w:r>
          </w:p>
        </w:tc>
        <w:tc>
          <w:tcPr>
            <w:tcW w:w="0" w:type="auto"/>
            <w:hideMark/>
          </w:tcPr>
          <w:p w14:paraId="3AF1A5F4" w14:textId="77777777" w:rsidR="00392EEA" w:rsidRPr="009B037E" w:rsidRDefault="00392EEA">
            <w:pPr>
              <w:rPr>
                <w:rFonts w:ascii="Calibri" w:hAnsi="Calibri" w:cs="Calibri"/>
                <w:b/>
                <w:bCs/>
                <w:sz w:val="16"/>
                <w:szCs w:val="16"/>
              </w:rPr>
            </w:pPr>
            <w:r w:rsidRPr="009B037E">
              <w:rPr>
                <w:rFonts w:ascii="Calibri" w:hAnsi="Calibri" w:cs="Calibri"/>
                <w:b/>
                <w:bCs/>
                <w:sz w:val="16"/>
                <w:szCs w:val="16"/>
              </w:rPr>
              <w:t>Applies To</w:t>
            </w:r>
          </w:p>
        </w:tc>
        <w:tc>
          <w:tcPr>
            <w:tcW w:w="0" w:type="auto"/>
            <w:hideMark/>
          </w:tcPr>
          <w:p w14:paraId="637846DF" w14:textId="77777777" w:rsidR="00392EEA" w:rsidRPr="009B037E" w:rsidRDefault="00392EEA">
            <w:pPr>
              <w:rPr>
                <w:rFonts w:ascii="Calibri" w:hAnsi="Calibri" w:cs="Calibri"/>
                <w:b/>
                <w:bCs/>
                <w:sz w:val="16"/>
                <w:szCs w:val="16"/>
              </w:rPr>
            </w:pPr>
            <w:r w:rsidRPr="009B037E">
              <w:rPr>
                <w:rFonts w:ascii="Calibri" w:hAnsi="Calibri" w:cs="Calibri"/>
                <w:b/>
                <w:bCs/>
                <w:sz w:val="16"/>
                <w:szCs w:val="16"/>
              </w:rPr>
              <w:t>Meaning</w:t>
            </w:r>
          </w:p>
        </w:tc>
      </w:tr>
      <w:tr w:rsidR="00275487" w:rsidRPr="009B037E" w14:paraId="79B9FA8C" w14:textId="77777777" w:rsidTr="00720F9C">
        <w:tc>
          <w:tcPr>
            <w:tcW w:w="0" w:type="auto"/>
            <w:hideMark/>
          </w:tcPr>
          <w:p w14:paraId="7CFF6F83" w14:textId="77777777" w:rsidR="00392EEA" w:rsidRPr="009B037E" w:rsidRDefault="00392EEA">
            <w:pPr>
              <w:rPr>
                <w:rFonts w:ascii="Calibri" w:hAnsi="Calibri" w:cs="Calibri"/>
                <w:sz w:val="16"/>
                <w:szCs w:val="16"/>
              </w:rPr>
            </w:pPr>
            <w:r w:rsidRPr="009B037E">
              <w:rPr>
                <w:rFonts w:ascii="Calibri" w:hAnsi="Calibri" w:cs="Calibri"/>
                <w:sz w:val="16"/>
                <w:szCs w:val="16"/>
              </w:rPr>
              <w:t>MaxLength</w:t>
            </w:r>
          </w:p>
        </w:tc>
        <w:tc>
          <w:tcPr>
            <w:tcW w:w="0" w:type="auto"/>
            <w:hideMark/>
          </w:tcPr>
          <w:p w14:paraId="6E65F53D" w14:textId="77777777" w:rsidR="00392EEA" w:rsidRPr="009B037E" w:rsidRDefault="00392EEA">
            <w:pPr>
              <w:rPr>
                <w:rFonts w:ascii="Calibri" w:hAnsi="Calibri" w:cs="Calibri"/>
                <w:sz w:val="16"/>
                <w:szCs w:val="16"/>
              </w:rPr>
            </w:pPr>
            <w:r w:rsidRPr="009B037E">
              <w:rPr>
                <w:rFonts w:ascii="Calibri" w:hAnsi="Calibri" w:cs="Calibri"/>
                <w:sz w:val="16"/>
                <w:szCs w:val="16"/>
              </w:rPr>
              <w:t>String / Text</w:t>
            </w:r>
          </w:p>
        </w:tc>
        <w:tc>
          <w:tcPr>
            <w:tcW w:w="0" w:type="auto"/>
            <w:hideMark/>
          </w:tcPr>
          <w:p w14:paraId="587E20B7" w14:textId="77777777" w:rsidR="00392EEA" w:rsidRPr="009B037E" w:rsidRDefault="00392EEA">
            <w:pPr>
              <w:rPr>
                <w:rFonts w:ascii="Calibri" w:hAnsi="Calibri" w:cs="Calibri"/>
                <w:sz w:val="16"/>
                <w:szCs w:val="16"/>
              </w:rPr>
            </w:pPr>
            <w:r w:rsidRPr="009B037E">
              <w:rPr>
                <w:rFonts w:ascii="Calibri" w:hAnsi="Calibri" w:cs="Calibri"/>
                <w:sz w:val="16"/>
                <w:szCs w:val="16"/>
              </w:rPr>
              <w:t>Maximum allowed character length</w:t>
            </w:r>
          </w:p>
        </w:tc>
      </w:tr>
      <w:tr w:rsidR="00275487" w:rsidRPr="009B037E" w14:paraId="6DAA5B24" w14:textId="77777777" w:rsidTr="00720F9C">
        <w:tc>
          <w:tcPr>
            <w:tcW w:w="0" w:type="auto"/>
            <w:hideMark/>
          </w:tcPr>
          <w:p w14:paraId="6ECDC68A" w14:textId="77777777" w:rsidR="00392EEA" w:rsidRPr="009B037E" w:rsidRDefault="00392EEA">
            <w:pPr>
              <w:rPr>
                <w:rFonts w:ascii="Calibri" w:hAnsi="Calibri" w:cs="Calibri"/>
                <w:sz w:val="16"/>
                <w:szCs w:val="16"/>
              </w:rPr>
            </w:pPr>
            <w:r w:rsidRPr="009B037E">
              <w:rPr>
                <w:rFonts w:ascii="Calibri" w:hAnsi="Calibri" w:cs="Calibri"/>
                <w:sz w:val="16"/>
                <w:szCs w:val="16"/>
              </w:rPr>
              <w:t>MinValue</w:t>
            </w:r>
          </w:p>
        </w:tc>
        <w:tc>
          <w:tcPr>
            <w:tcW w:w="0" w:type="auto"/>
            <w:hideMark/>
          </w:tcPr>
          <w:p w14:paraId="67469BBC" w14:textId="77777777" w:rsidR="00392EEA" w:rsidRPr="009B037E" w:rsidRDefault="00392EEA">
            <w:pPr>
              <w:rPr>
                <w:rFonts w:ascii="Calibri" w:hAnsi="Calibri" w:cs="Calibri"/>
                <w:sz w:val="16"/>
                <w:szCs w:val="16"/>
              </w:rPr>
            </w:pPr>
            <w:r w:rsidRPr="009B037E">
              <w:rPr>
                <w:rFonts w:ascii="Calibri" w:hAnsi="Calibri" w:cs="Calibri"/>
                <w:sz w:val="16"/>
                <w:szCs w:val="16"/>
              </w:rPr>
              <w:t>Numeric / Date</w:t>
            </w:r>
          </w:p>
        </w:tc>
        <w:tc>
          <w:tcPr>
            <w:tcW w:w="0" w:type="auto"/>
            <w:hideMark/>
          </w:tcPr>
          <w:p w14:paraId="1AD16207" w14:textId="77777777" w:rsidR="00392EEA" w:rsidRPr="009B037E" w:rsidRDefault="00392EEA">
            <w:pPr>
              <w:rPr>
                <w:rFonts w:ascii="Calibri" w:hAnsi="Calibri" w:cs="Calibri"/>
                <w:sz w:val="16"/>
                <w:szCs w:val="16"/>
              </w:rPr>
            </w:pPr>
            <w:r w:rsidRPr="009B037E">
              <w:rPr>
                <w:rFonts w:ascii="Calibri" w:hAnsi="Calibri" w:cs="Calibri"/>
                <w:sz w:val="16"/>
                <w:szCs w:val="16"/>
              </w:rPr>
              <w:t>Minimum allowed value</w:t>
            </w:r>
          </w:p>
        </w:tc>
      </w:tr>
      <w:tr w:rsidR="00275487" w:rsidRPr="009B037E" w14:paraId="3F72D835" w14:textId="77777777" w:rsidTr="00720F9C">
        <w:tc>
          <w:tcPr>
            <w:tcW w:w="0" w:type="auto"/>
            <w:hideMark/>
          </w:tcPr>
          <w:p w14:paraId="3B77618D" w14:textId="77777777" w:rsidR="00392EEA" w:rsidRPr="009B037E" w:rsidRDefault="00392EEA">
            <w:pPr>
              <w:rPr>
                <w:rFonts w:ascii="Calibri" w:hAnsi="Calibri" w:cs="Calibri"/>
                <w:sz w:val="16"/>
                <w:szCs w:val="16"/>
              </w:rPr>
            </w:pPr>
            <w:r w:rsidRPr="009B037E">
              <w:rPr>
                <w:rFonts w:ascii="Calibri" w:hAnsi="Calibri" w:cs="Calibri"/>
                <w:sz w:val="16"/>
                <w:szCs w:val="16"/>
              </w:rPr>
              <w:t>MaxValue</w:t>
            </w:r>
          </w:p>
        </w:tc>
        <w:tc>
          <w:tcPr>
            <w:tcW w:w="0" w:type="auto"/>
            <w:hideMark/>
          </w:tcPr>
          <w:p w14:paraId="6DE6203B" w14:textId="77777777" w:rsidR="00392EEA" w:rsidRPr="009B037E" w:rsidRDefault="00392EEA">
            <w:pPr>
              <w:rPr>
                <w:rFonts w:ascii="Calibri" w:hAnsi="Calibri" w:cs="Calibri"/>
                <w:sz w:val="16"/>
                <w:szCs w:val="16"/>
              </w:rPr>
            </w:pPr>
            <w:r w:rsidRPr="009B037E">
              <w:rPr>
                <w:rFonts w:ascii="Calibri" w:hAnsi="Calibri" w:cs="Calibri"/>
                <w:sz w:val="16"/>
                <w:szCs w:val="16"/>
              </w:rPr>
              <w:t>Numeric / Date</w:t>
            </w:r>
          </w:p>
        </w:tc>
        <w:tc>
          <w:tcPr>
            <w:tcW w:w="0" w:type="auto"/>
            <w:hideMark/>
          </w:tcPr>
          <w:p w14:paraId="306F789C" w14:textId="77777777" w:rsidR="00392EEA" w:rsidRPr="009B037E" w:rsidRDefault="00392EEA">
            <w:pPr>
              <w:rPr>
                <w:rFonts w:ascii="Calibri" w:hAnsi="Calibri" w:cs="Calibri"/>
                <w:sz w:val="16"/>
                <w:szCs w:val="16"/>
              </w:rPr>
            </w:pPr>
            <w:r w:rsidRPr="009B037E">
              <w:rPr>
                <w:rFonts w:ascii="Calibri" w:hAnsi="Calibri" w:cs="Calibri"/>
                <w:sz w:val="16"/>
                <w:szCs w:val="16"/>
              </w:rPr>
              <w:t>Maximum allowed value</w:t>
            </w:r>
          </w:p>
        </w:tc>
      </w:tr>
      <w:tr w:rsidR="00275487" w:rsidRPr="009B037E" w14:paraId="7164D0B0" w14:textId="77777777" w:rsidTr="00720F9C">
        <w:tc>
          <w:tcPr>
            <w:tcW w:w="0" w:type="auto"/>
            <w:hideMark/>
          </w:tcPr>
          <w:p w14:paraId="33DD336F" w14:textId="77777777" w:rsidR="00392EEA" w:rsidRPr="009B037E" w:rsidRDefault="00392EEA">
            <w:pPr>
              <w:rPr>
                <w:rFonts w:ascii="Calibri" w:hAnsi="Calibri" w:cs="Calibri"/>
                <w:sz w:val="16"/>
                <w:szCs w:val="16"/>
              </w:rPr>
            </w:pPr>
            <w:r w:rsidRPr="009B037E">
              <w:rPr>
                <w:rFonts w:ascii="Calibri" w:hAnsi="Calibri" w:cs="Calibri"/>
                <w:sz w:val="16"/>
                <w:szCs w:val="16"/>
              </w:rPr>
              <w:t>DecimalAllowed</w:t>
            </w:r>
          </w:p>
        </w:tc>
        <w:tc>
          <w:tcPr>
            <w:tcW w:w="0" w:type="auto"/>
            <w:hideMark/>
          </w:tcPr>
          <w:p w14:paraId="480AFC6B" w14:textId="77777777" w:rsidR="00392EEA" w:rsidRPr="009B037E" w:rsidRDefault="00392EEA">
            <w:pPr>
              <w:rPr>
                <w:rFonts w:ascii="Calibri" w:hAnsi="Calibri" w:cs="Calibri"/>
                <w:sz w:val="16"/>
                <w:szCs w:val="16"/>
              </w:rPr>
            </w:pPr>
            <w:r w:rsidRPr="009B037E">
              <w:rPr>
                <w:rFonts w:ascii="Calibri" w:hAnsi="Calibri" w:cs="Calibri"/>
                <w:sz w:val="16"/>
                <w:szCs w:val="16"/>
              </w:rPr>
              <w:t>Numeric</w:t>
            </w:r>
          </w:p>
        </w:tc>
        <w:tc>
          <w:tcPr>
            <w:tcW w:w="0" w:type="auto"/>
            <w:hideMark/>
          </w:tcPr>
          <w:p w14:paraId="68827F91" w14:textId="77777777" w:rsidR="00392EEA" w:rsidRPr="009B037E" w:rsidRDefault="00392EEA">
            <w:pPr>
              <w:rPr>
                <w:rFonts w:ascii="Calibri" w:hAnsi="Calibri" w:cs="Calibri"/>
                <w:sz w:val="16"/>
                <w:szCs w:val="16"/>
              </w:rPr>
            </w:pPr>
            <w:r w:rsidRPr="009B037E">
              <w:rPr>
                <w:rFonts w:ascii="Calibri" w:hAnsi="Calibri" w:cs="Calibri"/>
                <w:sz w:val="16"/>
                <w:szCs w:val="16"/>
              </w:rPr>
              <w:t>Whether decimals are allowed</w:t>
            </w:r>
          </w:p>
        </w:tc>
      </w:tr>
      <w:tr w:rsidR="00275487" w:rsidRPr="009B037E" w14:paraId="7EFEE971" w14:textId="77777777" w:rsidTr="00720F9C">
        <w:tc>
          <w:tcPr>
            <w:tcW w:w="0" w:type="auto"/>
            <w:hideMark/>
          </w:tcPr>
          <w:p w14:paraId="43A6E92C" w14:textId="77777777" w:rsidR="00392EEA" w:rsidRPr="009B037E" w:rsidRDefault="00392EEA">
            <w:pPr>
              <w:rPr>
                <w:rFonts w:ascii="Calibri" w:hAnsi="Calibri" w:cs="Calibri"/>
                <w:sz w:val="16"/>
                <w:szCs w:val="16"/>
              </w:rPr>
            </w:pPr>
            <w:r w:rsidRPr="009B037E">
              <w:rPr>
                <w:rFonts w:ascii="Calibri" w:hAnsi="Calibri" w:cs="Calibri"/>
                <w:sz w:val="16"/>
                <w:szCs w:val="16"/>
              </w:rPr>
              <w:t>AllowedPattern</w:t>
            </w:r>
          </w:p>
        </w:tc>
        <w:tc>
          <w:tcPr>
            <w:tcW w:w="0" w:type="auto"/>
            <w:hideMark/>
          </w:tcPr>
          <w:p w14:paraId="754C12C6" w14:textId="77777777" w:rsidR="00392EEA" w:rsidRPr="009B037E" w:rsidRDefault="00392EEA">
            <w:pPr>
              <w:rPr>
                <w:rFonts w:ascii="Calibri" w:hAnsi="Calibri" w:cs="Calibri"/>
                <w:sz w:val="16"/>
                <w:szCs w:val="16"/>
              </w:rPr>
            </w:pPr>
            <w:r w:rsidRPr="009B037E">
              <w:rPr>
                <w:rFonts w:ascii="Calibri" w:hAnsi="Calibri" w:cs="Calibri"/>
                <w:sz w:val="16"/>
                <w:szCs w:val="16"/>
              </w:rPr>
              <w:t>String / Text</w:t>
            </w:r>
          </w:p>
        </w:tc>
        <w:tc>
          <w:tcPr>
            <w:tcW w:w="0" w:type="auto"/>
            <w:hideMark/>
          </w:tcPr>
          <w:p w14:paraId="02793550" w14:textId="77777777" w:rsidR="00392EEA" w:rsidRPr="009B037E" w:rsidRDefault="00392EEA">
            <w:pPr>
              <w:rPr>
                <w:rFonts w:ascii="Calibri" w:hAnsi="Calibri" w:cs="Calibri"/>
                <w:sz w:val="16"/>
                <w:szCs w:val="16"/>
              </w:rPr>
            </w:pPr>
            <w:r w:rsidRPr="009B037E">
              <w:rPr>
                <w:rFonts w:ascii="Calibri" w:hAnsi="Calibri" w:cs="Calibri"/>
                <w:sz w:val="16"/>
                <w:szCs w:val="16"/>
              </w:rPr>
              <w:t>Regex or format rule where needed</w:t>
            </w:r>
          </w:p>
        </w:tc>
      </w:tr>
      <w:tr w:rsidR="00275487" w:rsidRPr="009B037E" w14:paraId="4C35BD0E" w14:textId="77777777" w:rsidTr="00720F9C">
        <w:tc>
          <w:tcPr>
            <w:tcW w:w="0" w:type="auto"/>
            <w:hideMark/>
          </w:tcPr>
          <w:p w14:paraId="144E9AC7" w14:textId="77777777" w:rsidR="00392EEA" w:rsidRPr="009B037E" w:rsidRDefault="00392EEA">
            <w:pPr>
              <w:rPr>
                <w:rFonts w:ascii="Calibri" w:hAnsi="Calibri" w:cs="Calibri"/>
                <w:sz w:val="16"/>
                <w:szCs w:val="16"/>
              </w:rPr>
            </w:pPr>
            <w:r w:rsidRPr="009B037E">
              <w:rPr>
                <w:rFonts w:ascii="Calibri" w:hAnsi="Calibri" w:cs="Calibri"/>
                <w:sz w:val="16"/>
                <w:szCs w:val="16"/>
              </w:rPr>
              <w:t>AllowedFormat</w:t>
            </w:r>
          </w:p>
        </w:tc>
        <w:tc>
          <w:tcPr>
            <w:tcW w:w="0" w:type="auto"/>
            <w:hideMark/>
          </w:tcPr>
          <w:p w14:paraId="26947EF7" w14:textId="77777777" w:rsidR="00392EEA" w:rsidRPr="009B037E" w:rsidRDefault="00392EEA">
            <w:pPr>
              <w:rPr>
                <w:rFonts w:ascii="Calibri" w:hAnsi="Calibri" w:cs="Calibri"/>
                <w:sz w:val="16"/>
                <w:szCs w:val="16"/>
              </w:rPr>
            </w:pPr>
            <w:r w:rsidRPr="009B037E">
              <w:rPr>
                <w:rFonts w:ascii="Calibri" w:hAnsi="Calibri" w:cs="Calibri"/>
                <w:sz w:val="16"/>
                <w:szCs w:val="16"/>
              </w:rPr>
              <w:t>Date / Text</w:t>
            </w:r>
          </w:p>
        </w:tc>
        <w:tc>
          <w:tcPr>
            <w:tcW w:w="0" w:type="auto"/>
            <w:hideMark/>
          </w:tcPr>
          <w:p w14:paraId="29D785D3" w14:textId="77777777" w:rsidR="00392EEA" w:rsidRPr="009B037E" w:rsidRDefault="00392EEA">
            <w:pPr>
              <w:rPr>
                <w:rFonts w:ascii="Calibri" w:hAnsi="Calibri" w:cs="Calibri"/>
                <w:sz w:val="16"/>
                <w:szCs w:val="16"/>
              </w:rPr>
            </w:pPr>
            <w:r w:rsidRPr="009B037E">
              <w:rPr>
                <w:rFonts w:ascii="Calibri" w:hAnsi="Calibri" w:cs="Calibri"/>
                <w:sz w:val="16"/>
                <w:szCs w:val="16"/>
              </w:rPr>
              <w:t>Expected format such as date or identifier format</w:t>
            </w:r>
          </w:p>
        </w:tc>
      </w:tr>
      <w:tr w:rsidR="00275487" w:rsidRPr="009B037E" w14:paraId="6EC3D94F" w14:textId="77777777" w:rsidTr="00720F9C">
        <w:tc>
          <w:tcPr>
            <w:tcW w:w="0" w:type="auto"/>
            <w:hideMark/>
          </w:tcPr>
          <w:p w14:paraId="44A28DEA" w14:textId="77777777" w:rsidR="00392EEA" w:rsidRPr="009B037E" w:rsidRDefault="00392EEA">
            <w:pPr>
              <w:rPr>
                <w:rFonts w:ascii="Calibri" w:hAnsi="Calibri" w:cs="Calibri"/>
                <w:sz w:val="16"/>
                <w:szCs w:val="16"/>
              </w:rPr>
            </w:pPr>
            <w:r w:rsidRPr="009B037E">
              <w:rPr>
                <w:rFonts w:ascii="Calibri" w:hAnsi="Calibri" w:cs="Calibri"/>
                <w:sz w:val="16"/>
                <w:szCs w:val="16"/>
              </w:rPr>
              <w:t>AllowedValues</w:t>
            </w:r>
          </w:p>
        </w:tc>
        <w:tc>
          <w:tcPr>
            <w:tcW w:w="0" w:type="auto"/>
            <w:hideMark/>
          </w:tcPr>
          <w:p w14:paraId="2B2B1CF4" w14:textId="77777777" w:rsidR="00392EEA" w:rsidRPr="009B037E" w:rsidRDefault="00392EEA">
            <w:pPr>
              <w:rPr>
                <w:rFonts w:ascii="Calibri" w:hAnsi="Calibri" w:cs="Calibri"/>
                <w:sz w:val="16"/>
                <w:szCs w:val="16"/>
              </w:rPr>
            </w:pPr>
            <w:r w:rsidRPr="009B037E">
              <w:rPr>
                <w:rFonts w:ascii="Calibri" w:hAnsi="Calibri" w:cs="Calibri"/>
                <w:sz w:val="16"/>
                <w:szCs w:val="16"/>
              </w:rPr>
              <w:t>Enum-like open field</w:t>
            </w:r>
          </w:p>
        </w:tc>
        <w:tc>
          <w:tcPr>
            <w:tcW w:w="0" w:type="auto"/>
            <w:hideMark/>
          </w:tcPr>
          <w:p w14:paraId="30029967" w14:textId="77777777" w:rsidR="00392EEA" w:rsidRPr="009B037E" w:rsidRDefault="00392EEA">
            <w:pPr>
              <w:rPr>
                <w:rFonts w:ascii="Calibri" w:hAnsi="Calibri" w:cs="Calibri"/>
                <w:sz w:val="16"/>
                <w:szCs w:val="16"/>
              </w:rPr>
            </w:pPr>
            <w:r w:rsidRPr="009B037E">
              <w:rPr>
                <w:rFonts w:ascii="Calibri" w:hAnsi="Calibri" w:cs="Calibri"/>
                <w:sz w:val="16"/>
                <w:szCs w:val="16"/>
              </w:rPr>
              <w:t>Explicit allowed set if not metadata-driven</w:t>
            </w:r>
          </w:p>
        </w:tc>
      </w:tr>
    </w:tbl>
    <w:p w14:paraId="4F2A866F" w14:textId="77777777" w:rsidR="002D027B" w:rsidRPr="009B037E" w:rsidRDefault="002D027B" w:rsidP="00392EEA">
      <w:pPr>
        <w:pStyle w:val="NormalWeb"/>
        <w:spacing w:before="0" w:beforeAutospacing="0" w:after="0" w:afterAutospacing="0"/>
        <w:rPr>
          <w:rFonts w:ascii="Calibri" w:hAnsi="Calibri" w:cs="Calibri"/>
          <w:b/>
          <w:bCs/>
          <w:sz w:val="18"/>
          <w:szCs w:val="18"/>
        </w:rPr>
      </w:pPr>
    </w:p>
    <w:p w14:paraId="6A74A42F" w14:textId="7D80BEF4" w:rsidR="00392EEA" w:rsidRPr="009B037E" w:rsidRDefault="002D027B" w:rsidP="00392EEA">
      <w:pPr>
        <w:pStyle w:val="NormalWeb"/>
        <w:spacing w:before="0" w:beforeAutospacing="0" w:after="0" w:afterAutospacing="0"/>
        <w:rPr>
          <w:rFonts w:ascii="Calibri" w:hAnsi="Calibri" w:cs="Calibri"/>
          <w:b/>
          <w:bCs/>
          <w:sz w:val="18"/>
          <w:szCs w:val="18"/>
        </w:rPr>
      </w:pPr>
      <w:r w:rsidRPr="009B037E">
        <w:rPr>
          <w:rFonts w:ascii="Calibri" w:hAnsi="Calibri" w:cs="Calibri"/>
          <w:b/>
          <w:bCs/>
          <w:sz w:val="18"/>
          <w:szCs w:val="18"/>
        </w:rPr>
        <w:t>Rules</w:t>
      </w:r>
    </w:p>
    <w:p w14:paraId="659B37FE" w14:textId="6A7C3873" w:rsidR="00515960" w:rsidRPr="00515960" w:rsidRDefault="00515960" w:rsidP="007725E1">
      <w:pPr>
        <w:pStyle w:val="NormalWeb"/>
        <w:numPr>
          <w:ilvl w:val="0"/>
          <w:numId w:val="60"/>
        </w:numPr>
        <w:rPr>
          <w:rFonts w:ascii="Calibri" w:hAnsi="Calibri" w:cs="Calibri"/>
          <w:sz w:val="18"/>
          <w:szCs w:val="18"/>
        </w:rPr>
      </w:pPr>
      <w:r w:rsidRPr="00515960">
        <w:rPr>
          <w:rFonts w:ascii="Calibri" w:hAnsi="Calibri" w:cs="Calibri"/>
          <w:sz w:val="18"/>
          <w:szCs w:val="18"/>
        </w:rPr>
        <w:t xml:space="preserve">Downstream editability of direct-value fields is governed by the common </w:t>
      </w:r>
      <w:r w:rsidRPr="00515960">
        <w:rPr>
          <w:rFonts w:ascii="Calibri" w:hAnsi="Calibri" w:cs="Calibri"/>
          <w:b/>
          <w:bCs/>
          <w:sz w:val="18"/>
          <w:szCs w:val="18"/>
        </w:rPr>
        <w:t>Update</w:t>
      </w:r>
      <w:r w:rsidRPr="00515960">
        <w:rPr>
          <w:rFonts w:ascii="Calibri" w:hAnsi="Calibri" w:cs="Calibri"/>
          <w:sz w:val="18"/>
          <w:szCs w:val="18"/>
        </w:rPr>
        <w:t xml:space="preserve"> control. </w:t>
      </w:r>
    </w:p>
    <w:p w14:paraId="0EBFFCB8" w14:textId="3A8E8046" w:rsidR="00515960" w:rsidRPr="00515960" w:rsidRDefault="00515960" w:rsidP="007725E1">
      <w:pPr>
        <w:pStyle w:val="NormalWeb"/>
        <w:numPr>
          <w:ilvl w:val="0"/>
          <w:numId w:val="60"/>
        </w:numPr>
        <w:rPr>
          <w:rFonts w:ascii="Calibri" w:hAnsi="Calibri" w:cs="Calibri"/>
          <w:sz w:val="18"/>
          <w:szCs w:val="18"/>
        </w:rPr>
      </w:pPr>
      <w:r w:rsidRPr="00515960">
        <w:rPr>
          <w:rFonts w:ascii="Calibri" w:hAnsi="Calibri" w:cs="Calibri"/>
          <w:b/>
          <w:bCs/>
          <w:sz w:val="18"/>
          <w:szCs w:val="18"/>
        </w:rPr>
        <w:t>Mandatory</w:t>
      </w:r>
      <w:r w:rsidRPr="00515960">
        <w:rPr>
          <w:rFonts w:ascii="Calibri" w:hAnsi="Calibri" w:cs="Calibri"/>
          <w:sz w:val="18"/>
          <w:szCs w:val="18"/>
        </w:rPr>
        <w:t xml:space="preserve"> and </w:t>
      </w:r>
      <w:r w:rsidRPr="00515960">
        <w:rPr>
          <w:rFonts w:ascii="Calibri" w:hAnsi="Calibri" w:cs="Calibri"/>
          <w:b/>
          <w:bCs/>
          <w:sz w:val="18"/>
          <w:szCs w:val="18"/>
        </w:rPr>
        <w:t>field constraints</w:t>
      </w:r>
      <w:r w:rsidRPr="00515960">
        <w:rPr>
          <w:rFonts w:ascii="Calibri" w:hAnsi="Calibri" w:cs="Calibri"/>
          <w:sz w:val="18"/>
          <w:szCs w:val="18"/>
        </w:rPr>
        <w:t xml:space="preserve"> are fixed unless explicit downstream override is defined. </w:t>
      </w:r>
    </w:p>
    <w:p w14:paraId="2B0B61CD" w14:textId="07DBD7DF" w:rsidR="00515960" w:rsidRPr="009B037E" w:rsidRDefault="00515960" w:rsidP="007725E1">
      <w:pPr>
        <w:pStyle w:val="NormalWeb"/>
        <w:numPr>
          <w:ilvl w:val="0"/>
          <w:numId w:val="60"/>
        </w:numPr>
        <w:rPr>
          <w:rFonts w:ascii="Calibri" w:hAnsi="Calibri" w:cs="Calibri"/>
          <w:sz w:val="18"/>
          <w:szCs w:val="18"/>
        </w:rPr>
      </w:pPr>
      <w:r w:rsidRPr="009B037E">
        <w:rPr>
          <w:rFonts w:ascii="Calibri" w:hAnsi="Calibri" w:cs="Calibri"/>
          <w:sz w:val="18"/>
          <w:szCs w:val="18"/>
        </w:rPr>
        <w:t>If downstream behavior is not explicitly defined, the default is No.</w:t>
      </w:r>
    </w:p>
    <w:p w14:paraId="767CB25D" w14:textId="77777777" w:rsidR="00392EEA" w:rsidRPr="009B037E" w:rsidRDefault="00392EEA" w:rsidP="00392EEA">
      <w:pPr>
        <w:pStyle w:val="NormalWeb"/>
        <w:spacing w:before="0" w:beforeAutospacing="0" w:after="0" w:afterAutospacing="0"/>
        <w:rPr>
          <w:rFonts w:ascii="Calibri" w:hAnsi="Calibri" w:cs="Calibri"/>
          <w:sz w:val="18"/>
          <w:szCs w:val="18"/>
        </w:rPr>
      </w:pPr>
    </w:p>
    <w:p w14:paraId="28D39BCA" w14:textId="77777777" w:rsidR="00392EEA" w:rsidRPr="009B037E" w:rsidRDefault="00392EEA" w:rsidP="007725E1">
      <w:pPr>
        <w:pStyle w:val="NormalWeb"/>
        <w:numPr>
          <w:ilvl w:val="0"/>
          <w:numId w:val="42"/>
        </w:numPr>
        <w:spacing w:before="0" w:beforeAutospacing="0" w:after="0" w:afterAutospacing="0"/>
        <w:rPr>
          <w:rFonts w:ascii="Calibri" w:hAnsi="Calibri" w:cs="Calibri"/>
          <w:b/>
          <w:bCs/>
          <w:sz w:val="18"/>
          <w:szCs w:val="18"/>
        </w:rPr>
      </w:pPr>
      <w:r w:rsidRPr="009B037E">
        <w:rPr>
          <w:rFonts w:ascii="Calibri" w:hAnsi="Calibri" w:cs="Calibri"/>
          <w:b/>
          <w:bCs/>
          <w:sz w:val="18"/>
          <w:szCs w:val="18"/>
        </w:rPr>
        <w:t>Metadata-driven fields</w:t>
      </w:r>
    </w:p>
    <w:p w14:paraId="590C4D8D" w14:textId="77777777" w:rsidR="00392EEA" w:rsidRPr="009B037E" w:rsidRDefault="00392EEA" w:rsidP="00392EEA">
      <w:pPr>
        <w:pStyle w:val="NormalWeb"/>
        <w:spacing w:before="0" w:beforeAutospacing="0" w:after="0" w:afterAutospacing="0"/>
        <w:ind w:left="1080"/>
        <w:rPr>
          <w:rFonts w:ascii="Calibri" w:hAnsi="Calibri" w:cs="Calibri"/>
          <w:sz w:val="18"/>
          <w:szCs w:val="18"/>
        </w:rPr>
      </w:pPr>
      <w:r w:rsidRPr="009B037E">
        <w:rPr>
          <w:rFonts w:ascii="Calibri" w:hAnsi="Calibri" w:cs="Calibri"/>
          <w:sz w:val="18"/>
          <w:szCs w:val="18"/>
        </w:rPr>
        <w:t>Examples:</w:t>
      </w:r>
    </w:p>
    <w:p w14:paraId="48080AC4" w14:textId="77777777" w:rsidR="00392EEA" w:rsidRPr="009B037E" w:rsidRDefault="00392EEA" w:rsidP="007725E1">
      <w:pPr>
        <w:pStyle w:val="NormalWeb"/>
        <w:numPr>
          <w:ilvl w:val="0"/>
          <w:numId w:val="43"/>
        </w:numPr>
        <w:spacing w:before="0" w:beforeAutospacing="0" w:after="0" w:afterAutospacing="0"/>
        <w:rPr>
          <w:rFonts w:ascii="Calibri" w:hAnsi="Calibri" w:cs="Calibri"/>
          <w:sz w:val="18"/>
          <w:szCs w:val="18"/>
        </w:rPr>
      </w:pPr>
      <w:r w:rsidRPr="009B037E">
        <w:rPr>
          <w:rFonts w:ascii="Calibri" w:hAnsi="Calibri" w:cs="Calibri"/>
          <w:sz w:val="18"/>
          <w:szCs w:val="18"/>
        </w:rPr>
        <w:t xml:space="preserve">Duration Type </w:t>
      </w:r>
    </w:p>
    <w:p w14:paraId="7791D44C" w14:textId="77777777" w:rsidR="00392EEA" w:rsidRPr="009B037E" w:rsidRDefault="00392EEA" w:rsidP="007725E1">
      <w:pPr>
        <w:pStyle w:val="NormalWeb"/>
        <w:numPr>
          <w:ilvl w:val="0"/>
          <w:numId w:val="43"/>
        </w:numPr>
        <w:spacing w:before="0" w:beforeAutospacing="0" w:after="0" w:afterAutospacing="0"/>
        <w:rPr>
          <w:rFonts w:ascii="Calibri" w:hAnsi="Calibri" w:cs="Calibri"/>
          <w:sz w:val="18"/>
          <w:szCs w:val="18"/>
        </w:rPr>
      </w:pPr>
      <w:r w:rsidRPr="009B037E">
        <w:rPr>
          <w:rFonts w:ascii="Calibri" w:hAnsi="Calibri" w:cs="Calibri"/>
          <w:sz w:val="18"/>
          <w:szCs w:val="18"/>
        </w:rPr>
        <w:t xml:space="preserve">Review Cadence </w:t>
      </w:r>
    </w:p>
    <w:p w14:paraId="308A524F" w14:textId="77777777" w:rsidR="00392EEA" w:rsidRPr="009B037E" w:rsidRDefault="00392EEA" w:rsidP="007725E1">
      <w:pPr>
        <w:pStyle w:val="NormalWeb"/>
        <w:numPr>
          <w:ilvl w:val="0"/>
          <w:numId w:val="43"/>
        </w:numPr>
        <w:spacing w:before="0" w:beforeAutospacing="0" w:after="0" w:afterAutospacing="0"/>
        <w:rPr>
          <w:rFonts w:ascii="Calibri" w:hAnsi="Calibri" w:cs="Calibri"/>
          <w:sz w:val="18"/>
          <w:szCs w:val="18"/>
        </w:rPr>
      </w:pPr>
      <w:r w:rsidRPr="009B037E">
        <w:rPr>
          <w:rFonts w:ascii="Calibri" w:hAnsi="Calibri" w:cs="Calibri"/>
          <w:sz w:val="18"/>
          <w:szCs w:val="18"/>
        </w:rPr>
        <w:t xml:space="preserve">Device </w:t>
      </w:r>
    </w:p>
    <w:p w14:paraId="45846D5A" w14:textId="77777777" w:rsidR="00392EEA" w:rsidRPr="009B037E" w:rsidRDefault="00392EEA" w:rsidP="007725E1">
      <w:pPr>
        <w:pStyle w:val="NormalWeb"/>
        <w:numPr>
          <w:ilvl w:val="0"/>
          <w:numId w:val="43"/>
        </w:numPr>
        <w:spacing w:before="0" w:beforeAutospacing="0" w:after="0" w:afterAutospacing="0"/>
        <w:rPr>
          <w:rFonts w:ascii="Calibri" w:hAnsi="Calibri" w:cs="Calibri"/>
          <w:sz w:val="18"/>
          <w:szCs w:val="18"/>
        </w:rPr>
      </w:pPr>
      <w:r w:rsidRPr="009B037E">
        <w:rPr>
          <w:rFonts w:ascii="Calibri" w:hAnsi="Calibri" w:cs="Calibri"/>
          <w:sz w:val="18"/>
          <w:szCs w:val="18"/>
        </w:rPr>
        <w:t xml:space="preserve">Question Type </w:t>
      </w:r>
    </w:p>
    <w:p w14:paraId="0463E892" w14:textId="77777777" w:rsidR="00392EEA" w:rsidRPr="009B037E" w:rsidRDefault="00392EEA" w:rsidP="00392EEA">
      <w:pPr>
        <w:pStyle w:val="NormalWeb"/>
        <w:ind w:left="720"/>
        <w:rPr>
          <w:rFonts w:ascii="Calibri" w:hAnsi="Calibri" w:cs="Calibri"/>
          <w:sz w:val="18"/>
          <w:szCs w:val="18"/>
        </w:rPr>
      </w:pPr>
      <w:r w:rsidRPr="009B037E">
        <w:rPr>
          <w:rFonts w:ascii="Calibri" w:hAnsi="Calibri" w:cs="Calibri"/>
          <w:sz w:val="18"/>
          <w:szCs w:val="18"/>
        </w:rPr>
        <w:t>Such fields must define:</w:t>
      </w:r>
    </w:p>
    <w:tbl>
      <w:tblPr>
        <w:tblStyle w:val="TableGrid"/>
        <w:tblW w:w="0" w:type="auto"/>
        <w:tblInd w:w="607" w:type="dxa"/>
        <w:tblLook w:val="04A0" w:firstRow="1" w:lastRow="0" w:firstColumn="1" w:lastColumn="0" w:noHBand="0" w:noVBand="1"/>
      </w:tblPr>
      <w:tblGrid>
        <w:gridCol w:w="1239"/>
        <w:gridCol w:w="5336"/>
      </w:tblGrid>
      <w:tr w:rsidR="00710E6B" w:rsidRPr="009B037E" w14:paraId="2675CE6C" w14:textId="77777777">
        <w:tc>
          <w:tcPr>
            <w:tcW w:w="0" w:type="auto"/>
            <w:hideMark/>
          </w:tcPr>
          <w:p w14:paraId="07DDD879" w14:textId="77777777" w:rsidR="00392EEA" w:rsidRPr="009B037E" w:rsidRDefault="00392EEA">
            <w:pPr>
              <w:rPr>
                <w:rFonts w:ascii="Calibri" w:hAnsi="Calibri" w:cs="Calibri"/>
                <w:b/>
                <w:bCs/>
                <w:sz w:val="16"/>
                <w:szCs w:val="16"/>
              </w:rPr>
            </w:pPr>
            <w:r w:rsidRPr="009B037E">
              <w:rPr>
                <w:rFonts w:ascii="Calibri" w:hAnsi="Calibri" w:cs="Calibri"/>
                <w:b/>
                <w:bCs/>
                <w:sz w:val="16"/>
                <w:szCs w:val="16"/>
              </w:rPr>
              <w:t>Attribute</w:t>
            </w:r>
          </w:p>
        </w:tc>
        <w:tc>
          <w:tcPr>
            <w:tcW w:w="0" w:type="auto"/>
            <w:hideMark/>
          </w:tcPr>
          <w:p w14:paraId="64C64C9B" w14:textId="77777777" w:rsidR="00392EEA" w:rsidRPr="009B037E" w:rsidRDefault="00392EEA">
            <w:pPr>
              <w:rPr>
                <w:rFonts w:ascii="Calibri" w:hAnsi="Calibri" w:cs="Calibri"/>
                <w:b/>
                <w:bCs/>
                <w:sz w:val="16"/>
                <w:szCs w:val="16"/>
              </w:rPr>
            </w:pPr>
            <w:r w:rsidRPr="009B037E">
              <w:rPr>
                <w:rFonts w:ascii="Calibri" w:hAnsi="Calibri" w:cs="Calibri"/>
                <w:b/>
                <w:bCs/>
                <w:sz w:val="16"/>
                <w:szCs w:val="16"/>
              </w:rPr>
              <w:t>Description</w:t>
            </w:r>
          </w:p>
        </w:tc>
      </w:tr>
      <w:tr w:rsidR="00710E6B" w:rsidRPr="009B037E" w14:paraId="33D7EE43" w14:textId="77777777">
        <w:tc>
          <w:tcPr>
            <w:tcW w:w="0" w:type="auto"/>
            <w:hideMark/>
          </w:tcPr>
          <w:p w14:paraId="107CBF3B" w14:textId="17F9A41C" w:rsidR="00392EEA" w:rsidRPr="009B037E" w:rsidRDefault="00B65430">
            <w:pPr>
              <w:rPr>
                <w:rFonts w:ascii="Calibri" w:hAnsi="Calibri" w:cs="Calibri"/>
                <w:sz w:val="16"/>
                <w:szCs w:val="16"/>
              </w:rPr>
            </w:pPr>
            <w:r w:rsidRPr="009B037E">
              <w:rPr>
                <w:rFonts w:ascii="Calibri" w:hAnsi="Calibri" w:cs="Calibri"/>
                <w:sz w:val="16"/>
                <w:szCs w:val="16"/>
              </w:rPr>
              <w:t>MetadataType</w:t>
            </w:r>
          </w:p>
        </w:tc>
        <w:tc>
          <w:tcPr>
            <w:tcW w:w="0" w:type="auto"/>
            <w:hideMark/>
          </w:tcPr>
          <w:p w14:paraId="1CC1048A" w14:textId="042FED3B" w:rsidR="00392EEA" w:rsidRPr="009B037E" w:rsidRDefault="006A0F75">
            <w:pPr>
              <w:rPr>
                <w:rFonts w:ascii="Calibri" w:hAnsi="Calibri" w:cs="Calibri"/>
                <w:sz w:val="16"/>
                <w:szCs w:val="16"/>
              </w:rPr>
            </w:pPr>
            <w:r w:rsidRPr="009B037E">
              <w:rPr>
                <w:rFonts w:ascii="Calibri" w:hAnsi="Calibri" w:cs="Calibri"/>
                <w:sz w:val="16"/>
                <w:szCs w:val="16"/>
              </w:rPr>
              <w:t>Metadata Type Used by the field</w:t>
            </w:r>
          </w:p>
        </w:tc>
      </w:tr>
      <w:tr w:rsidR="00710E6B" w:rsidRPr="009B037E" w14:paraId="14ED5A5C" w14:textId="77777777">
        <w:tc>
          <w:tcPr>
            <w:tcW w:w="0" w:type="auto"/>
            <w:hideMark/>
          </w:tcPr>
          <w:p w14:paraId="7DDC48CB" w14:textId="77777777" w:rsidR="00392EEA" w:rsidRPr="009B037E" w:rsidRDefault="00392EEA">
            <w:pPr>
              <w:rPr>
                <w:rFonts w:ascii="Calibri" w:hAnsi="Calibri" w:cs="Calibri"/>
                <w:sz w:val="16"/>
                <w:szCs w:val="16"/>
              </w:rPr>
            </w:pPr>
            <w:r w:rsidRPr="009B037E">
              <w:rPr>
                <w:rFonts w:ascii="Calibri" w:hAnsi="Calibri" w:cs="Calibri"/>
                <w:sz w:val="16"/>
                <w:szCs w:val="16"/>
              </w:rPr>
              <w:t>AvailableValues</w:t>
            </w:r>
          </w:p>
        </w:tc>
        <w:tc>
          <w:tcPr>
            <w:tcW w:w="0" w:type="auto"/>
            <w:hideMark/>
          </w:tcPr>
          <w:p w14:paraId="06E18664" w14:textId="77777777" w:rsidR="00392EEA" w:rsidRPr="009B037E" w:rsidRDefault="00392EEA">
            <w:pPr>
              <w:rPr>
                <w:rFonts w:ascii="Calibri" w:hAnsi="Calibri" w:cs="Calibri"/>
                <w:sz w:val="16"/>
                <w:szCs w:val="16"/>
              </w:rPr>
            </w:pPr>
            <w:r w:rsidRPr="009B037E">
              <w:rPr>
                <w:rFonts w:ascii="Calibri" w:hAnsi="Calibri" w:cs="Calibri"/>
                <w:sz w:val="16"/>
                <w:szCs w:val="16"/>
              </w:rPr>
              <w:t>Valid values available from Metadata Registry for the selected template profile</w:t>
            </w:r>
          </w:p>
        </w:tc>
      </w:tr>
      <w:tr w:rsidR="00710E6B" w:rsidRPr="009B037E" w14:paraId="112C9760" w14:textId="77777777">
        <w:tc>
          <w:tcPr>
            <w:tcW w:w="0" w:type="auto"/>
            <w:hideMark/>
          </w:tcPr>
          <w:p w14:paraId="70B03F74" w14:textId="46A23ECD" w:rsidR="00392EEA" w:rsidRPr="009B037E" w:rsidRDefault="003C43F6">
            <w:pPr>
              <w:rPr>
                <w:rFonts w:ascii="Calibri" w:hAnsi="Calibri" w:cs="Calibri"/>
                <w:sz w:val="16"/>
                <w:szCs w:val="16"/>
              </w:rPr>
            </w:pPr>
            <w:r w:rsidRPr="009B037E">
              <w:rPr>
                <w:rFonts w:ascii="Calibri" w:hAnsi="Calibri" w:cs="Calibri"/>
                <w:sz w:val="16"/>
                <w:szCs w:val="16"/>
              </w:rPr>
              <w:t>SelectedValues</w:t>
            </w:r>
          </w:p>
        </w:tc>
        <w:tc>
          <w:tcPr>
            <w:tcW w:w="0" w:type="auto"/>
            <w:hideMark/>
          </w:tcPr>
          <w:p w14:paraId="347F42A6" w14:textId="7E954E77" w:rsidR="00392EEA" w:rsidRPr="009B037E" w:rsidRDefault="00392EEA">
            <w:pPr>
              <w:rPr>
                <w:rFonts w:ascii="Calibri" w:hAnsi="Calibri" w:cs="Calibri"/>
                <w:sz w:val="16"/>
                <w:szCs w:val="16"/>
              </w:rPr>
            </w:pPr>
            <w:r w:rsidRPr="009B037E">
              <w:rPr>
                <w:rFonts w:ascii="Calibri" w:hAnsi="Calibri" w:cs="Calibri"/>
                <w:sz w:val="16"/>
                <w:szCs w:val="16"/>
              </w:rPr>
              <w:t>Subset selected in the current template</w:t>
            </w:r>
            <w:r w:rsidR="00180392" w:rsidRPr="009B037E">
              <w:rPr>
                <w:rFonts w:ascii="Calibri" w:hAnsi="Calibri" w:cs="Calibri"/>
                <w:sz w:val="16"/>
                <w:szCs w:val="16"/>
              </w:rPr>
              <w:t>. More for Org What they get</w:t>
            </w:r>
          </w:p>
        </w:tc>
      </w:tr>
      <w:tr w:rsidR="00710E6B" w:rsidRPr="009B037E" w14:paraId="5CD05A89" w14:textId="77777777">
        <w:tc>
          <w:tcPr>
            <w:tcW w:w="0" w:type="auto"/>
            <w:hideMark/>
          </w:tcPr>
          <w:p w14:paraId="76B7F2C5" w14:textId="77777777" w:rsidR="00392EEA" w:rsidRPr="009B037E" w:rsidRDefault="00392EEA">
            <w:pPr>
              <w:rPr>
                <w:rFonts w:ascii="Calibri" w:hAnsi="Calibri" w:cs="Calibri"/>
                <w:sz w:val="16"/>
                <w:szCs w:val="16"/>
              </w:rPr>
            </w:pPr>
            <w:r w:rsidRPr="009B037E">
              <w:rPr>
                <w:rFonts w:ascii="Calibri" w:hAnsi="Calibri" w:cs="Calibri"/>
                <w:sz w:val="16"/>
                <w:szCs w:val="16"/>
              </w:rPr>
              <w:t>DefaultValue</w:t>
            </w:r>
          </w:p>
        </w:tc>
        <w:tc>
          <w:tcPr>
            <w:tcW w:w="0" w:type="auto"/>
            <w:hideMark/>
          </w:tcPr>
          <w:p w14:paraId="09E978EA" w14:textId="77777777" w:rsidR="00392EEA" w:rsidRPr="009B037E" w:rsidRDefault="00392EEA">
            <w:pPr>
              <w:rPr>
                <w:rFonts w:ascii="Calibri" w:hAnsi="Calibri" w:cs="Calibri"/>
                <w:sz w:val="16"/>
                <w:szCs w:val="16"/>
              </w:rPr>
            </w:pPr>
            <w:r w:rsidRPr="009B037E">
              <w:rPr>
                <w:rFonts w:ascii="Calibri" w:hAnsi="Calibri" w:cs="Calibri"/>
                <w:sz w:val="16"/>
                <w:szCs w:val="16"/>
              </w:rPr>
              <w:t>Default selected value where applicable</w:t>
            </w:r>
          </w:p>
        </w:tc>
      </w:tr>
      <w:tr w:rsidR="00710E6B" w:rsidRPr="009B037E" w14:paraId="22F3C4C1" w14:textId="77777777">
        <w:tc>
          <w:tcPr>
            <w:tcW w:w="0" w:type="auto"/>
            <w:hideMark/>
          </w:tcPr>
          <w:p w14:paraId="402E1615" w14:textId="77777777" w:rsidR="00392EEA" w:rsidRPr="009B037E" w:rsidRDefault="00392EEA">
            <w:pPr>
              <w:rPr>
                <w:rFonts w:ascii="Calibri" w:hAnsi="Calibri" w:cs="Calibri"/>
                <w:sz w:val="16"/>
                <w:szCs w:val="16"/>
              </w:rPr>
            </w:pPr>
            <w:r w:rsidRPr="009B037E">
              <w:rPr>
                <w:rFonts w:ascii="Calibri" w:hAnsi="Calibri" w:cs="Calibri"/>
                <w:sz w:val="16"/>
                <w:szCs w:val="16"/>
              </w:rPr>
              <w:t>MetadataMode</w:t>
            </w:r>
          </w:p>
        </w:tc>
        <w:tc>
          <w:tcPr>
            <w:tcW w:w="0" w:type="auto"/>
            <w:hideMark/>
          </w:tcPr>
          <w:p w14:paraId="4311F513" w14:textId="77777777" w:rsidR="00392EEA" w:rsidRPr="009B037E" w:rsidRDefault="00392EEA">
            <w:pPr>
              <w:rPr>
                <w:rFonts w:ascii="Calibri" w:hAnsi="Calibri" w:cs="Calibri"/>
                <w:sz w:val="16"/>
                <w:szCs w:val="16"/>
              </w:rPr>
            </w:pPr>
            <w:r w:rsidRPr="009B037E">
              <w:rPr>
                <w:rFonts w:ascii="Calibri" w:hAnsi="Calibri" w:cs="Calibri"/>
                <w:sz w:val="16"/>
                <w:szCs w:val="16"/>
              </w:rPr>
              <w:t>Behavior of selected values at the next level</w:t>
            </w:r>
          </w:p>
        </w:tc>
      </w:tr>
      <w:tr w:rsidR="00710E6B" w:rsidRPr="009B037E" w14:paraId="63A14C56" w14:textId="77777777">
        <w:tc>
          <w:tcPr>
            <w:tcW w:w="0" w:type="auto"/>
            <w:hideMark/>
          </w:tcPr>
          <w:p w14:paraId="7CCFD456" w14:textId="77777777" w:rsidR="00392EEA" w:rsidRPr="009B037E" w:rsidRDefault="00392EEA">
            <w:pPr>
              <w:rPr>
                <w:rFonts w:ascii="Calibri" w:hAnsi="Calibri" w:cs="Calibri"/>
                <w:sz w:val="16"/>
                <w:szCs w:val="16"/>
              </w:rPr>
            </w:pPr>
            <w:r w:rsidRPr="009B037E">
              <w:rPr>
                <w:rFonts w:ascii="Calibri" w:hAnsi="Calibri" w:cs="Calibri"/>
                <w:sz w:val="16"/>
                <w:szCs w:val="16"/>
              </w:rPr>
              <w:t>MinSelections</w:t>
            </w:r>
          </w:p>
        </w:tc>
        <w:tc>
          <w:tcPr>
            <w:tcW w:w="0" w:type="auto"/>
            <w:hideMark/>
          </w:tcPr>
          <w:p w14:paraId="4C11D83C" w14:textId="77777777" w:rsidR="00392EEA" w:rsidRPr="009B037E" w:rsidRDefault="00392EEA">
            <w:pPr>
              <w:rPr>
                <w:rFonts w:ascii="Calibri" w:hAnsi="Calibri" w:cs="Calibri"/>
                <w:sz w:val="16"/>
                <w:szCs w:val="16"/>
              </w:rPr>
            </w:pPr>
            <w:r w:rsidRPr="009B037E">
              <w:rPr>
                <w:rFonts w:ascii="Calibri" w:hAnsi="Calibri" w:cs="Calibri"/>
                <w:sz w:val="16"/>
                <w:szCs w:val="16"/>
              </w:rPr>
              <w:t>Minimum required selected values where applicable</w:t>
            </w:r>
          </w:p>
        </w:tc>
      </w:tr>
      <w:tr w:rsidR="00710E6B" w:rsidRPr="009B037E" w14:paraId="04C658DE" w14:textId="77777777">
        <w:tc>
          <w:tcPr>
            <w:tcW w:w="0" w:type="auto"/>
            <w:hideMark/>
          </w:tcPr>
          <w:p w14:paraId="3DFA7794" w14:textId="77777777" w:rsidR="00392EEA" w:rsidRPr="009B037E" w:rsidRDefault="00392EEA">
            <w:pPr>
              <w:rPr>
                <w:rFonts w:ascii="Calibri" w:hAnsi="Calibri" w:cs="Calibri"/>
                <w:sz w:val="16"/>
                <w:szCs w:val="16"/>
              </w:rPr>
            </w:pPr>
            <w:r w:rsidRPr="009B037E">
              <w:rPr>
                <w:rFonts w:ascii="Calibri" w:hAnsi="Calibri" w:cs="Calibri"/>
                <w:sz w:val="16"/>
                <w:szCs w:val="16"/>
              </w:rPr>
              <w:t>MaxSelections</w:t>
            </w:r>
          </w:p>
        </w:tc>
        <w:tc>
          <w:tcPr>
            <w:tcW w:w="0" w:type="auto"/>
            <w:hideMark/>
          </w:tcPr>
          <w:p w14:paraId="4CCA37AA" w14:textId="77777777" w:rsidR="00392EEA" w:rsidRPr="009B037E" w:rsidRDefault="00392EEA">
            <w:pPr>
              <w:rPr>
                <w:rFonts w:ascii="Calibri" w:hAnsi="Calibri" w:cs="Calibri"/>
                <w:sz w:val="16"/>
                <w:szCs w:val="16"/>
              </w:rPr>
            </w:pPr>
            <w:r w:rsidRPr="009B037E">
              <w:rPr>
                <w:rFonts w:ascii="Calibri" w:hAnsi="Calibri" w:cs="Calibri"/>
                <w:sz w:val="16"/>
                <w:szCs w:val="16"/>
              </w:rPr>
              <w:t>Maximum allowed selected values where applicable</w:t>
            </w:r>
          </w:p>
        </w:tc>
      </w:tr>
    </w:tbl>
    <w:p w14:paraId="52A24BD3" w14:textId="77777777" w:rsidR="00CB14F1" w:rsidRPr="009B037E" w:rsidRDefault="00CB14F1" w:rsidP="00392EEA">
      <w:pPr>
        <w:pStyle w:val="NormalWeb"/>
        <w:spacing w:before="0" w:beforeAutospacing="0" w:after="0" w:afterAutospacing="0"/>
        <w:ind w:left="720"/>
        <w:rPr>
          <w:rFonts w:ascii="Calibri" w:hAnsi="Calibri" w:cs="Calibri"/>
          <w:sz w:val="18"/>
          <w:szCs w:val="18"/>
        </w:rPr>
      </w:pPr>
    </w:p>
    <w:p w14:paraId="2264E307" w14:textId="7BB46562" w:rsidR="00392EEA" w:rsidRPr="009B037E" w:rsidRDefault="00392EEA" w:rsidP="00392EEA">
      <w:pPr>
        <w:pStyle w:val="NormalWeb"/>
        <w:spacing w:before="0" w:beforeAutospacing="0" w:after="0" w:afterAutospacing="0"/>
        <w:ind w:left="720"/>
        <w:rPr>
          <w:rFonts w:ascii="Calibri" w:hAnsi="Calibri" w:cs="Calibri"/>
          <w:sz w:val="18"/>
          <w:szCs w:val="18"/>
        </w:rPr>
      </w:pPr>
      <w:r w:rsidRPr="009B037E">
        <w:rPr>
          <w:rFonts w:ascii="Calibri" w:hAnsi="Calibri" w:cs="Calibri"/>
          <w:sz w:val="18"/>
          <w:szCs w:val="18"/>
        </w:rPr>
        <w:t>MetadataMode applies only to metadata-driven fields.</w:t>
      </w:r>
    </w:p>
    <w:p w14:paraId="1366385F" w14:textId="77777777" w:rsidR="00392EEA" w:rsidRPr="009B037E" w:rsidRDefault="00392EEA" w:rsidP="00392EEA">
      <w:pPr>
        <w:pStyle w:val="NormalWeb"/>
        <w:spacing w:before="0" w:beforeAutospacing="0" w:after="0" w:afterAutospacing="0"/>
        <w:rPr>
          <w:rFonts w:ascii="Calibri" w:hAnsi="Calibri" w:cs="Calibri"/>
          <w:sz w:val="18"/>
          <w:szCs w:val="18"/>
        </w:rPr>
      </w:pPr>
    </w:p>
    <w:tbl>
      <w:tblPr>
        <w:tblStyle w:val="TableGrid"/>
        <w:tblW w:w="8388" w:type="dxa"/>
        <w:tblInd w:w="607" w:type="dxa"/>
        <w:tblLook w:val="04A0" w:firstRow="1" w:lastRow="0" w:firstColumn="1" w:lastColumn="0" w:noHBand="0" w:noVBand="1"/>
      </w:tblPr>
      <w:tblGrid>
        <w:gridCol w:w="1988"/>
        <w:gridCol w:w="5500"/>
        <w:gridCol w:w="900"/>
      </w:tblGrid>
      <w:tr w:rsidR="00275487" w:rsidRPr="009B037E" w14:paraId="6959616B" w14:textId="77777777" w:rsidTr="000F5322">
        <w:tc>
          <w:tcPr>
            <w:tcW w:w="0" w:type="auto"/>
            <w:hideMark/>
          </w:tcPr>
          <w:p w14:paraId="538D4A29" w14:textId="77777777" w:rsidR="00392EEA" w:rsidRPr="009B037E" w:rsidRDefault="00392EEA">
            <w:pPr>
              <w:rPr>
                <w:rFonts w:ascii="Calibri" w:hAnsi="Calibri" w:cs="Calibri"/>
                <w:b/>
                <w:bCs/>
                <w:sz w:val="16"/>
                <w:szCs w:val="16"/>
              </w:rPr>
            </w:pPr>
            <w:r w:rsidRPr="009B037E">
              <w:rPr>
                <w:rFonts w:ascii="Calibri" w:hAnsi="Calibri" w:cs="Calibri"/>
                <w:b/>
                <w:bCs/>
                <w:sz w:val="16"/>
                <w:szCs w:val="16"/>
              </w:rPr>
              <w:t>MetadataMode</w:t>
            </w:r>
          </w:p>
        </w:tc>
        <w:tc>
          <w:tcPr>
            <w:tcW w:w="5500" w:type="dxa"/>
            <w:hideMark/>
          </w:tcPr>
          <w:p w14:paraId="6E62E2D4" w14:textId="77777777" w:rsidR="00392EEA" w:rsidRPr="009B037E" w:rsidRDefault="00392EEA">
            <w:pPr>
              <w:rPr>
                <w:rFonts w:ascii="Calibri" w:hAnsi="Calibri" w:cs="Calibri"/>
                <w:b/>
                <w:bCs/>
                <w:sz w:val="16"/>
                <w:szCs w:val="16"/>
              </w:rPr>
            </w:pPr>
            <w:r w:rsidRPr="009B037E">
              <w:rPr>
                <w:rFonts w:ascii="Calibri" w:hAnsi="Calibri" w:cs="Calibri"/>
                <w:b/>
                <w:bCs/>
                <w:sz w:val="16"/>
                <w:szCs w:val="16"/>
              </w:rPr>
              <w:t>Meaning</w:t>
            </w:r>
          </w:p>
        </w:tc>
        <w:tc>
          <w:tcPr>
            <w:tcW w:w="900" w:type="dxa"/>
            <w:hideMark/>
          </w:tcPr>
          <w:p w14:paraId="62A4DA59" w14:textId="77777777" w:rsidR="00392EEA" w:rsidRPr="009B037E" w:rsidRDefault="00392EEA">
            <w:pPr>
              <w:rPr>
                <w:rFonts w:ascii="Calibri" w:hAnsi="Calibri" w:cs="Calibri"/>
                <w:b/>
                <w:bCs/>
                <w:sz w:val="16"/>
                <w:szCs w:val="16"/>
              </w:rPr>
            </w:pPr>
            <w:r w:rsidRPr="009B037E">
              <w:rPr>
                <w:rFonts w:ascii="Calibri" w:hAnsi="Calibri" w:cs="Calibri"/>
                <w:b/>
                <w:bCs/>
                <w:sz w:val="16"/>
                <w:szCs w:val="16"/>
              </w:rPr>
              <w:t>Default</w:t>
            </w:r>
          </w:p>
        </w:tc>
      </w:tr>
      <w:tr w:rsidR="00275487" w:rsidRPr="009B037E" w14:paraId="5204BEEE" w14:textId="77777777" w:rsidTr="000F5322">
        <w:tc>
          <w:tcPr>
            <w:tcW w:w="0" w:type="auto"/>
            <w:hideMark/>
          </w:tcPr>
          <w:p w14:paraId="24FB44F4" w14:textId="77777777" w:rsidR="00392EEA" w:rsidRPr="009B037E" w:rsidRDefault="00392EEA">
            <w:pPr>
              <w:rPr>
                <w:rFonts w:ascii="Calibri" w:hAnsi="Calibri" w:cs="Calibri"/>
                <w:sz w:val="16"/>
                <w:szCs w:val="16"/>
              </w:rPr>
            </w:pPr>
            <w:r w:rsidRPr="009B037E">
              <w:rPr>
                <w:rFonts w:ascii="Calibri" w:hAnsi="Calibri" w:cs="Calibri"/>
                <w:sz w:val="16"/>
                <w:szCs w:val="16"/>
              </w:rPr>
              <w:t>Fixed</w:t>
            </w:r>
          </w:p>
        </w:tc>
        <w:tc>
          <w:tcPr>
            <w:tcW w:w="5500" w:type="dxa"/>
            <w:hideMark/>
          </w:tcPr>
          <w:p w14:paraId="5690FA83" w14:textId="77777777" w:rsidR="00392EEA" w:rsidRPr="009B037E" w:rsidRDefault="00392EEA">
            <w:pPr>
              <w:rPr>
                <w:rFonts w:ascii="Calibri" w:hAnsi="Calibri" w:cs="Calibri"/>
                <w:sz w:val="16"/>
                <w:szCs w:val="16"/>
              </w:rPr>
            </w:pPr>
            <w:r w:rsidRPr="009B037E">
              <w:rPr>
                <w:rFonts w:ascii="Calibri" w:hAnsi="Calibri" w:cs="Calibri"/>
                <w:sz w:val="16"/>
                <w:szCs w:val="16"/>
              </w:rPr>
              <w:t>Selected values are locked at this level. Newly available metadata values do not appear automatically at the next level.</w:t>
            </w:r>
          </w:p>
        </w:tc>
        <w:tc>
          <w:tcPr>
            <w:tcW w:w="900" w:type="dxa"/>
            <w:hideMark/>
          </w:tcPr>
          <w:p w14:paraId="12E7646F" w14:textId="77777777" w:rsidR="00392EEA" w:rsidRPr="009B037E" w:rsidRDefault="00392EEA">
            <w:pPr>
              <w:rPr>
                <w:rFonts w:ascii="Calibri" w:hAnsi="Calibri" w:cs="Calibri"/>
                <w:sz w:val="16"/>
                <w:szCs w:val="16"/>
              </w:rPr>
            </w:pPr>
            <w:r w:rsidRPr="009B037E">
              <w:rPr>
                <w:rFonts w:ascii="Calibri" w:hAnsi="Calibri" w:cs="Calibri"/>
                <w:sz w:val="16"/>
                <w:szCs w:val="16"/>
              </w:rPr>
              <w:t>Fixed</w:t>
            </w:r>
          </w:p>
        </w:tc>
      </w:tr>
      <w:tr w:rsidR="00275487" w:rsidRPr="009B037E" w14:paraId="1BC1A81F" w14:textId="77777777" w:rsidTr="000F5322">
        <w:tc>
          <w:tcPr>
            <w:tcW w:w="0" w:type="auto"/>
            <w:hideMark/>
          </w:tcPr>
          <w:p w14:paraId="1B1D8AAD" w14:textId="77777777" w:rsidR="00392EEA" w:rsidRPr="009B037E" w:rsidRDefault="00392EEA">
            <w:pPr>
              <w:rPr>
                <w:rFonts w:ascii="Calibri" w:hAnsi="Calibri" w:cs="Calibri"/>
                <w:sz w:val="16"/>
                <w:szCs w:val="16"/>
              </w:rPr>
            </w:pPr>
            <w:r w:rsidRPr="009B037E">
              <w:rPr>
                <w:rFonts w:ascii="Calibri" w:hAnsi="Calibri" w:cs="Calibri"/>
                <w:sz w:val="16"/>
                <w:szCs w:val="16"/>
              </w:rPr>
              <w:t>Expandable</w:t>
            </w:r>
          </w:p>
        </w:tc>
        <w:tc>
          <w:tcPr>
            <w:tcW w:w="5500" w:type="dxa"/>
            <w:hideMark/>
          </w:tcPr>
          <w:p w14:paraId="575DDCFF" w14:textId="77777777" w:rsidR="00392EEA" w:rsidRPr="009B037E" w:rsidRDefault="00392EEA">
            <w:pPr>
              <w:rPr>
                <w:rFonts w:ascii="Calibri" w:hAnsi="Calibri" w:cs="Calibri"/>
                <w:sz w:val="16"/>
                <w:szCs w:val="16"/>
              </w:rPr>
            </w:pPr>
            <w:r w:rsidRPr="009B037E">
              <w:rPr>
                <w:rFonts w:ascii="Calibri" w:hAnsi="Calibri" w:cs="Calibri"/>
                <w:sz w:val="16"/>
                <w:szCs w:val="16"/>
              </w:rPr>
              <w:t>Newly available metadata values may become selectable at the next level without requiring a new upstream version, where applicable.</w:t>
            </w:r>
          </w:p>
        </w:tc>
        <w:tc>
          <w:tcPr>
            <w:tcW w:w="900" w:type="dxa"/>
            <w:hideMark/>
          </w:tcPr>
          <w:p w14:paraId="46F40DC9" w14:textId="77777777" w:rsidR="00392EEA" w:rsidRPr="009B037E" w:rsidRDefault="00392EEA">
            <w:pPr>
              <w:rPr>
                <w:rFonts w:ascii="Calibri" w:hAnsi="Calibri" w:cs="Calibri"/>
                <w:sz w:val="16"/>
                <w:szCs w:val="16"/>
              </w:rPr>
            </w:pPr>
          </w:p>
        </w:tc>
      </w:tr>
    </w:tbl>
    <w:p w14:paraId="382B9DBB" w14:textId="77777777" w:rsidR="00392EEA" w:rsidRPr="009B037E" w:rsidRDefault="00392EEA" w:rsidP="00392EEA">
      <w:pPr>
        <w:pStyle w:val="NormalWeb"/>
        <w:spacing w:before="0" w:beforeAutospacing="0" w:after="0" w:afterAutospacing="0"/>
        <w:rPr>
          <w:rFonts w:ascii="Calibri" w:hAnsi="Calibri" w:cs="Calibri"/>
          <w:sz w:val="18"/>
          <w:szCs w:val="18"/>
        </w:rPr>
      </w:pPr>
    </w:p>
    <w:p w14:paraId="36FFE705" w14:textId="3643DCBC" w:rsidR="00A05A3C" w:rsidRPr="009B037E" w:rsidRDefault="00392EEA" w:rsidP="00905FE7">
      <w:pPr>
        <w:pStyle w:val="NormalWeb"/>
        <w:spacing w:before="0" w:beforeAutospacing="0" w:after="0" w:afterAutospacing="0"/>
        <w:rPr>
          <w:rFonts w:ascii="Calibri" w:hAnsi="Calibri" w:cs="Calibri"/>
          <w:sz w:val="18"/>
          <w:szCs w:val="18"/>
        </w:rPr>
      </w:pPr>
      <w:r w:rsidRPr="009B037E">
        <w:rPr>
          <w:rFonts w:ascii="Calibri" w:hAnsi="Calibri" w:cs="Calibri"/>
          <w:b/>
          <w:bCs/>
          <w:sz w:val="18"/>
          <w:szCs w:val="18"/>
        </w:rPr>
        <w:t>Rules</w:t>
      </w:r>
    </w:p>
    <w:p w14:paraId="42520660" w14:textId="77777777" w:rsidR="009A6641" w:rsidRPr="009B037E" w:rsidRDefault="009A6641" w:rsidP="007725E1">
      <w:pPr>
        <w:numPr>
          <w:ilvl w:val="1"/>
          <w:numId w:val="18"/>
        </w:numPr>
        <w:textAlignment w:val="center"/>
        <w:rPr>
          <w:rFonts w:ascii="Calibri" w:hAnsi="Calibri" w:cs="Calibri"/>
          <w:sz w:val="18"/>
          <w:szCs w:val="18"/>
        </w:rPr>
      </w:pPr>
      <w:r w:rsidRPr="009B037E">
        <w:rPr>
          <w:rFonts w:ascii="Calibri" w:hAnsi="Calibri" w:cs="Calibri"/>
          <w:sz w:val="18"/>
          <w:szCs w:val="18"/>
        </w:rPr>
        <w:t>ValueDataType, MultiSelectAllowed, and AttributeSchema are defined at Metadata Registry level. Template-specific usage of metadata is defined here.</w:t>
      </w:r>
    </w:p>
    <w:p w14:paraId="27707F0B" w14:textId="078FE990" w:rsidR="00227454" w:rsidRPr="00227454" w:rsidRDefault="00227454" w:rsidP="007725E1">
      <w:pPr>
        <w:numPr>
          <w:ilvl w:val="1"/>
          <w:numId w:val="18"/>
        </w:numPr>
        <w:textAlignment w:val="center"/>
        <w:rPr>
          <w:rFonts w:ascii="Calibri" w:hAnsi="Calibri" w:cs="Calibri"/>
          <w:sz w:val="18"/>
          <w:szCs w:val="18"/>
        </w:rPr>
      </w:pPr>
      <w:r w:rsidRPr="00227454">
        <w:rPr>
          <w:rFonts w:ascii="Calibri" w:hAnsi="Calibri" w:cs="Calibri"/>
          <w:sz w:val="18"/>
          <w:szCs w:val="18"/>
        </w:rPr>
        <w:t xml:space="preserve">All configurable template entities must use the common control mechanism where applicable. </w:t>
      </w:r>
    </w:p>
    <w:p w14:paraId="21C691C1" w14:textId="0EF1D1C4" w:rsidR="00227454" w:rsidRPr="00227454" w:rsidRDefault="00227454" w:rsidP="007725E1">
      <w:pPr>
        <w:numPr>
          <w:ilvl w:val="1"/>
          <w:numId w:val="18"/>
        </w:numPr>
        <w:textAlignment w:val="center"/>
        <w:rPr>
          <w:rFonts w:ascii="Calibri" w:hAnsi="Calibri" w:cs="Calibri"/>
          <w:sz w:val="18"/>
          <w:szCs w:val="18"/>
        </w:rPr>
      </w:pPr>
      <w:r w:rsidRPr="00227454">
        <w:rPr>
          <w:rFonts w:ascii="Calibri" w:hAnsi="Calibri" w:cs="Calibri"/>
          <w:sz w:val="18"/>
          <w:szCs w:val="18"/>
        </w:rPr>
        <w:t xml:space="preserve">If a control is not explicitly defined, the default value applies. </w:t>
      </w:r>
    </w:p>
    <w:p w14:paraId="7CB02B8C" w14:textId="1C1B3CBE" w:rsidR="00227454" w:rsidRPr="00227454" w:rsidRDefault="00227454" w:rsidP="007725E1">
      <w:pPr>
        <w:numPr>
          <w:ilvl w:val="1"/>
          <w:numId w:val="18"/>
        </w:numPr>
        <w:textAlignment w:val="center"/>
        <w:rPr>
          <w:rFonts w:ascii="Calibri" w:hAnsi="Calibri" w:cs="Calibri"/>
          <w:sz w:val="18"/>
          <w:szCs w:val="18"/>
        </w:rPr>
      </w:pPr>
      <w:r w:rsidRPr="00227454">
        <w:rPr>
          <w:rFonts w:ascii="Calibri" w:hAnsi="Calibri" w:cs="Calibri"/>
          <w:sz w:val="18"/>
          <w:szCs w:val="18"/>
        </w:rPr>
        <w:t xml:space="preserve">Update governs downstream editability unless a more specific exception is explicitly defined. </w:t>
      </w:r>
    </w:p>
    <w:p w14:paraId="0D838948" w14:textId="5BF600F7" w:rsidR="00227454" w:rsidRPr="00227454" w:rsidRDefault="00227454" w:rsidP="007725E1">
      <w:pPr>
        <w:numPr>
          <w:ilvl w:val="1"/>
          <w:numId w:val="18"/>
        </w:numPr>
        <w:textAlignment w:val="center"/>
        <w:rPr>
          <w:rFonts w:ascii="Calibri" w:hAnsi="Calibri" w:cs="Calibri"/>
          <w:sz w:val="18"/>
          <w:szCs w:val="18"/>
        </w:rPr>
      </w:pPr>
      <w:r w:rsidRPr="00227454">
        <w:rPr>
          <w:rFonts w:ascii="Calibri" w:hAnsi="Calibri" w:cs="Calibri"/>
          <w:sz w:val="18"/>
          <w:szCs w:val="18"/>
        </w:rPr>
        <w:lastRenderedPageBreak/>
        <w:t xml:space="preserve">Structural schema elements such as DataType, linking model, severity taxonomy, and dedup model remain platform-controlled unless explicitly stated otherwise. </w:t>
      </w:r>
    </w:p>
    <w:p w14:paraId="59B1122B" w14:textId="7EB48BEE" w:rsidR="00227454" w:rsidRPr="009B037E" w:rsidRDefault="00227454" w:rsidP="007725E1">
      <w:pPr>
        <w:numPr>
          <w:ilvl w:val="1"/>
          <w:numId w:val="18"/>
        </w:numPr>
        <w:textAlignment w:val="center"/>
        <w:rPr>
          <w:rFonts w:ascii="Calibri" w:hAnsi="Calibri" w:cs="Calibri"/>
          <w:sz w:val="18"/>
          <w:szCs w:val="18"/>
        </w:rPr>
      </w:pPr>
      <w:r w:rsidRPr="009B037E">
        <w:rPr>
          <w:rFonts w:ascii="Calibri" w:hAnsi="Calibri" w:cs="Calibri"/>
          <w:sz w:val="18"/>
          <w:szCs w:val="18"/>
        </w:rPr>
        <w:t>Controls should be defined only where relevant. Later sections should define overrides only where needed and must not restate default behavior.</w:t>
      </w:r>
    </w:p>
    <w:p w14:paraId="6E457207" w14:textId="77777777" w:rsidR="00E12282" w:rsidRPr="009B037E" w:rsidRDefault="00E12282" w:rsidP="008071E8">
      <w:pPr>
        <w:ind w:left="1080"/>
        <w:textAlignment w:val="center"/>
        <w:rPr>
          <w:rFonts w:ascii="Calibri" w:hAnsi="Calibri" w:cs="Calibri"/>
          <w:sz w:val="18"/>
          <w:szCs w:val="18"/>
        </w:rPr>
      </w:pPr>
    </w:p>
    <w:p w14:paraId="3536C401" w14:textId="77777777" w:rsidR="008B3AED" w:rsidRPr="009B037E" w:rsidRDefault="008B3AED" w:rsidP="008071E8">
      <w:pPr>
        <w:ind w:left="1080"/>
        <w:textAlignment w:val="center"/>
        <w:rPr>
          <w:rFonts w:ascii="Calibri" w:hAnsi="Calibri" w:cs="Calibri"/>
          <w:sz w:val="18"/>
          <w:szCs w:val="18"/>
        </w:rPr>
      </w:pPr>
    </w:p>
    <w:p w14:paraId="4C374674" w14:textId="77777777" w:rsidR="008B3AED" w:rsidRPr="009B037E" w:rsidRDefault="008B3AED" w:rsidP="008071E8">
      <w:pPr>
        <w:ind w:left="1080"/>
        <w:textAlignment w:val="center"/>
        <w:rPr>
          <w:rFonts w:ascii="Calibri" w:hAnsi="Calibri" w:cs="Calibri"/>
          <w:sz w:val="18"/>
          <w:szCs w:val="18"/>
        </w:rPr>
      </w:pPr>
    </w:p>
    <w:p w14:paraId="688AF38C" w14:textId="77777777" w:rsidR="008B3AED" w:rsidRPr="009B037E" w:rsidRDefault="008B3AED" w:rsidP="008071E8">
      <w:pPr>
        <w:ind w:left="1080"/>
        <w:textAlignment w:val="center"/>
        <w:rPr>
          <w:rFonts w:ascii="Calibri" w:hAnsi="Calibri" w:cs="Calibri"/>
          <w:sz w:val="18"/>
          <w:szCs w:val="18"/>
        </w:rPr>
      </w:pPr>
    </w:p>
    <w:p w14:paraId="000A40B9" w14:textId="4FB0F86A" w:rsidR="009611C8" w:rsidRPr="009B037E" w:rsidRDefault="009611C8" w:rsidP="00F45909">
      <w:pPr>
        <w:pStyle w:val="Heading3"/>
        <w:numPr>
          <w:ilvl w:val="2"/>
          <w:numId w:val="9"/>
        </w:numPr>
        <w:ind w:left="630" w:hanging="630"/>
        <w:rPr>
          <w:rFonts w:ascii="Calibri" w:hAnsi="Calibri" w:cs="Calibri"/>
          <w:b/>
          <w:bCs/>
          <w:sz w:val="20"/>
          <w:szCs w:val="20"/>
        </w:rPr>
      </w:pPr>
      <w:bookmarkStart w:id="81" w:name="_Toc228300241"/>
      <w:r w:rsidRPr="009B037E">
        <w:rPr>
          <w:rFonts w:ascii="Calibri" w:eastAsia="Times New Roman" w:hAnsi="Calibri" w:cs="Calibri"/>
          <w:b/>
          <w:bCs/>
          <w:sz w:val="20"/>
          <w:szCs w:val="20"/>
        </w:rPr>
        <w:t>Display Control</w:t>
      </w:r>
      <w:bookmarkEnd w:id="81"/>
    </w:p>
    <w:p w14:paraId="72D5682B" w14:textId="77777777" w:rsidR="009611C8" w:rsidRPr="009B037E" w:rsidRDefault="009611C8" w:rsidP="008071E8">
      <w:pPr>
        <w:ind w:left="1080"/>
        <w:textAlignment w:val="center"/>
        <w:rPr>
          <w:rFonts w:ascii="Calibri" w:hAnsi="Calibri" w:cs="Calibri"/>
          <w:sz w:val="18"/>
          <w:szCs w:val="18"/>
        </w:rPr>
      </w:pPr>
    </w:p>
    <w:tbl>
      <w:tblPr>
        <w:tblStyle w:val="TableGrid"/>
        <w:tblW w:w="0" w:type="auto"/>
        <w:tblInd w:w="1327" w:type="dxa"/>
        <w:tblLook w:val="04A0" w:firstRow="1" w:lastRow="0" w:firstColumn="1" w:lastColumn="0" w:noHBand="0" w:noVBand="1"/>
      </w:tblPr>
      <w:tblGrid>
        <w:gridCol w:w="828"/>
        <w:gridCol w:w="3667"/>
        <w:gridCol w:w="2338"/>
        <w:gridCol w:w="708"/>
      </w:tblGrid>
      <w:tr w:rsidR="004523FF" w:rsidRPr="009B037E" w14:paraId="2519B32F" w14:textId="77777777" w:rsidTr="00093531">
        <w:tc>
          <w:tcPr>
            <w:tcW w:w="0" w:type="auto"/>
            <w:hideMark/>
          </w:tcPr>
          <w:p w14:paraId="0CFAD11C" w14:textId="77777777" w:rsidR="00093531" w:rsidRPr="009B037E" w:rsidRDefault="00093531">
            <w:pPr>
              <w:jc w:val="center"/>
              <w:rPr>
                <w:rFonts w:ascii="Calibri" w:hAnsi="Calibri" w:cs="Calibri"/>
                <w:b/>
                <w:bCs/>
                <w:sz w:val="16"/>
                <w:szCs w:val="16"/>
              </w:rPr>
            </w:pPr>
            <w:r w:rsidRPr="009B037E">
              <w:rPr>
                <w:rFonts w:ascii="Calibri" w:hAnsi="Calibri" w:cs="Calibri"/>
                <w:b/>
                <w:bCs/>
                <w:sz w:val="16"/>
                <w:szCs w:val="16"/>
              </w:rPr>
              <w:t>Attribute</w:t>
            </w:r>
          </w:p>
        </w:tc>
        <w:tc>
          <w:tcPr>
            <w:tcW w:w="0" w:type="auto"/>
            <w:hideMark/>
          </w:tcPr>
          <w:p w14:paraId="0D34D0DB" w14:textId="77777777" w:rsidR="00093531" w:rsidRPr="009B037E" w:rsidRDefault="00093531">
            <w:pPr>
              <w:jc w:val="center"/>
              <w:rPr>
                <w:rFonts w:ascii="Calibri" w:hAnsi="Calibri" w:cs="Calibri"/>
                <w:b/>
                <w:bCs/>
                <w:sz w:val="16"/>
                <w:szCs w:val="16"/>
              </w:rPr>
            </w:pPr>
            <w:r w:rsidRPr="009B037E">
              <w:rPr>
                <w:rFonts w:ascii="Calibri" w:hAnsi="Calibri" w:cs="Calibri"/>
                <w:b/>
                <w:bCs/>
                <w:sz w:val="16"/>
                <w:szCs w:val="16"/>
              </w:rPr>
              <w:t>Description</w:t>
            </w:r>
          </w:p>
        </w:tc>
        <w:tc>
          <w:tcPr>
            <w:tcW w:w="0" w:type="auto"/>
            <w:hideMark/>
          </w:tcPr>
          <w:p w14:paraId="3E3D1613" w14:textId="77777777" w:rsidR="00093531" w:rsidRPr="009B037E" w:rsidRDefault="00093531">
            <w:pPr>
              <w:jc w:val="center"/>
              <w:rPr>
                <w:rFonts w:ascii="Calibri" w:hAnsi="Calibri" w:cs="Calibri"/>
                <w:b/>
                <w:bCs/>
                <w:sz w:val="16"/>
                <w:szCs w:val="16"/>
              </w:rPr>
            </w:pPr>
            <w:r w:rsidRPr="009B037E">
              <w:rPr>
                <w:rFonts w:ascii="Calibri" w:hAnsi="Calibri" w:cs="Calibri"/>
                <w:b/>
                <w:bCs/>
                <w:sz w:val="16"/>
                <w:szCs w:val="16"/>
              </w:rPr>
              <w:t>Allowed Values</w:t>
            </w:r>
          </w:p>
        </w:tc>
        <w:tc>
          <w:tcPr>
            <w:tcW w:w="0" w:type="auto"/>
            <w:hideMark/>
          </w:tcPr>
          <w:p w14:paraId="4884AE26" w14:textId="77777777" w:rsidR="00093531" w:rsidRPr="009B037E" w:rsidRDefault="00093531">
            <w:pPr>
              <w:jc w:val="center"/>
              <w:rPr>
                <w:rFonts w:ascii="Calibri" w:hAnsi="Calibri" w:cs="Calibri"/>
                <w:b/>
                <w:bCs/>
                <w:sz w:val="16"/>
                <w:szCs w:val="16"/>
              </w:rPr>
            </w:pPr>
            <w:r w:rsidRPr="009B037E">
              <w:rPr>
                <w:rFonts w:ascii="Calibri" w:hAnsi="Calibri" w:cs="Calibri"/>
                <w:b/>
                <w:bCs/>
                <w:sz w:val="16"/>
                <w:szCs w:val="16"/>
              </w:rPr>
              <w:t>Default</w:t>
            </w:r>
          </w:p>
        </w:tc>
      </w:tr>
      <w:tr w:rsidR="004523FF" w:rsidRPr="009B037E" w14:paraId="0E76F5D2" w14:textId="77777777" w:rsidTr="00093531">
        <w:tc>
          <w:tcPr>
            <w:tcW w:w="0" w:type="auto"/>
            <w:hideMark/>
          </w:tcPr>
          <w:p w14:paraId="65FBE192" w14:textId="77777777" w:rsidR="00093531" w:rsidRPr="009B037E" w:rsidRDefault="00093531">
            <w:pPr>
              <w:rPr>
                <w:rFonts w:ascii="Calibri" w:hAnsi="Calibri" w:cs="Calibri"/>
                <w:sz w:val="16"/>
                <w:szCs w:val="16"/>
              </w:rPr>
            </w:pPr>
            <w:r w:rsidRPr="009B037E">
              <w:rPr>
                <w:rFonts w:ascii="Calibri" w:hAnsi="Calibri" w:cs="Calibri"/>
                <w:sz w:val="16"/>
                <w:szCs w:val="16"/>
              </w:rPr>
              <w:t>Display</w:t>
            </w:r>
          </w:p>
        </w:tc>
        <w:tc>
          <w:tcPr>
            <w:tcW w:w="0" w:type="auto"/>
            <w:hideMark/>
          </w:tcPr>
          <w:p w14:paraId="0B099388" w14:textId="77777777" w:rsidR="00093531" w:rsidRPr="009B037E" w:rsidRDefault="00093531">
            <w:pPr>
              <w:rPr>
                <w:rFonts w:ascii="Calibri" w:hAnsi="Calibri" w:cs="Calibri"/>
                <w:sz w:val="16"/>
                <w:szCs w:val="16"/>
              </w:rPr>
            </w:pPr>
            <w:r w:rsidRPr="009B037E">
              <w:rPr>
                <w:rFonts w:ascii="Calibri" w:hAnsi="Calibri" w:cs="Calibri"/>
                <w:sz w:val="16"/>
                <w:szCs w:val="16"/>
              </w:rPr>
              <w:t>Controls where the field/section/value is shown in UI</w:t>
            </w:r>
          </w:p>
        </w:tc>
        <w:tc>
          <w:tcPr>
            <w:tcW w:w="0" w:type="auto"/>
            <w:hideMark/>
          </w:tcPr>
          <w:p w14:paraId="096D74B1" w14:textId="7F061029" w:rsidR="00093531" w:rsidRPr="009B037E" w:rsidRDefault="00093531">
            <w:pPr>
              <w:rPr>
                <w:rFonts w:ascii="Calibri" w:hAnsi="Calibri" w:cs="Calibri"/>
                <w:sz w:val="16"/>
                <w:szCs w:val="16"/>
              </w:rPr>
            </w:pPr>
            <w:r w:rsidRPr="009B037E">
              <w:rPr>
                <w:rFonts w:ascii="Calibri" w:hAnsi="Calibri" w:cs="Calibri"/>
                <w:sz w:val="16"/>
                <w:szCs w:val="16"/>
              </w:rPr>
              <w:t>Main / Hidden / System</w:t>
            </w:r>
            <w:r w:rsidR="001B5B57" w:rsidRPr="009B037E">
              <w:rPr>
                <w:rFonts w:ascii="Calibri" w:hAnsi="Calibri" w:cs="Calibri"/>
                <w:sz w:val="16"/>
                <w:szCs w:val="16"/>
              </w:rPr>
              <w:t>/Settings</w:t>
            </w:r>
          </w:p>
        </w:tc>
        <w:tc>
          <w:tcPr>
            <w:tcW w:w="0" w:type="auto"/>
            <w:hideMark/>
          </w:tcPr>
          <w:p w14:paraId="47226B30" w14:textId="77777777" w:rsidR="00093531" w:rsidRPr="009B037E" w:rsidRDefault="00093531">
            <w:pPr>
              <w:rPr>
                <w:rFonts w:ascii="Calibri" w:hAnsi="Calibri" w:cs="Calibri"/>
                <w:sz w:val="16"/>
                <w:szCs w:val="16"/>
              </w:rPr>
            </w:pPr>
            <w:r w:rsidRPr="009B037E">
              <w:rPr>
                <w:rFonts w:ascii="Calibri" w:hAnsi="Calibri" w:cs="Calibri"/>
                <w:sz w:val="16"/>
                <w:szCs w:val="16"/>
              </w:rPr>
              <w:t>System</w:t>
            </w:r>
          </w:p>
        </w:tc>
      </w:tr>
    </w:tbl>
    <w:p w14:paraId="69F36F34" w14:textId="77777777" w:rsidR="00E12282" w:rsidRPr="009B037E" w:rsidRDefault="00E12282" w:rsidP="00093531">
      <w:pPr>
        <w:ind w:left="1080"/>
        <w:textAlignment w:val="center"/>
        <w:rPr>
          <w:rFonts w:ascii="Calibri" w:hAnsi="Calibri" w:cs="Calibri"/>
          <w:sz w:val="18"/>
          <w:szCs w:val="18"/>
        </w:rPr>
      </w:pPr>
    </w:p>
    <w:p w14:paraId="236B126F" w14:textId="07751745" w:rsidR="008E417B" w:rsidRPr="008E417B" w:rsidRDefault="008E417B" w:rsidP="007725E1">
      <w:pPr>
        <w:numPr>
          <w:ilvl w:val="1"/>
          <w:numId w:val="18"/>
        </w:numPr>
        <w:textAlignment w:val="center"/>
        <w:rPr>
          <w:rFonts w:ascii="Calibri" w:hAnsi="Calibri" w:cs="Calibri"/>
          <w:sz w:val="18"/>
          <w:szCs w:val="18"/>
        </w:rPr>
      </w:pPr>
      <w:r w:rsidRPr="009B037E">
        <w:rPr>
          <w:rFonts w:ascii="Calibri" w:hAnsi="Calibri" w:cs="Calibri"/>
          <w:sz w:val="18"/>
          <w:szCs w:val="18"/>
        </w:rPr>
        <w:t>Display should control visibility/location, not editability.</w:t>
      </w:r>
    </w:p>
    <w:p w14:paraId="5DAEDFF3" w14:textId="04759E9E" w:rsidR="008E417B" w:rsidRPr="009B037E" w:rsidRDefault="007D7151" w:rsidP="007725E1">
      <w:pPr>
        <w:numPr>
          <w:ilvl w:val="2"/>
          <w:numId w:val="18"/>
        </w:numPr>
        <w:textAlignment w:val="center"/>
        <w:rPr>
          <w:rFonts w:ascii="Calibri" w:hAnsi="Calibri" w:cs="Calibri"/>
          <w:sz w:val="18"/>
          <w:szCs w:val="18"/>
        </w:rPr>
      </w:pPr>
      <w:r w:rsidRPr="009B037E">
        <w:rPr>
          <w:rFonts w:ascii="Calibri" w:hAnsi="Calibri" w:cs="Calibri"/>
          <w:sz w:val="18"/>
          <w:szCs w:val="18"/>
        </w:rPr>
        <w:t>Main = Visible and User must be able to add / select value</w:t>
      </w:r>
    </w:p>
    <w:p w14:paraId="159E914F" w14:textId="0B198221" w:rsidR="007D7151" w:rsidRPr="009B037E" w:rsidRDefault="00E90D59" w:rsidP="007725E1">
      <w:pPr>
        <w:numPr>
          <w:ilvl w:val="2"/>
          <w:numId w:val="18"/>
        </w:numPr>
        <w:textAlignment w:val="center"/>
        <w:rPr>
          <w:rFonts w:ascii="Calibri" w:hAnsi="Calibri" w:cs="Calibri"/>
          <w:sz w:val="18"/>
          <w:szCs w:val="18"/>
        </w:rPr>
      </w:pPr>
      <w:r w:rsidRPr="009B037E">
        <w:rPr>
          <w:rFonts w:ascii="Calibri" w:hAnsi="Calibri" w:cs="Calibri"/>
          <w:sz w:val="18"/>
          <w:szCs w:val="18"/>
        </w:rPr>
        <w:t>Settings = Shown in Settings screen. Usually control attributes</w:t>
      </w:r>
    </w:p>
    <w:p w14:paraId="1AC155FD" w14:textId="5983CEB4" w:rsidR="00E90D59" w:rsidRPr="009B037E" w:rsidRDefault="00E90D59" w:rsidP="007725E1">
      <w:pPr>
        <w:numPr>
          <w:ilvl w:val="2"/>
          <w:numId w:val="18"/>
        </w:numPr>
        <w:textAlignment w:val="center"/>
        <w:rPr>
          <w:rFonts w:ascii="Calibri" w:hAnsi="Calibri" w:cs="Calibri"/>
          <w:sz w:val="18"/>
          <w:szCs w:val="18"/>
        </w:rPr>
      </w:pPr>
      <w:r w:rsidRPr="009B037E">
        <w:rPr>
          <w:rFonts w:ascii="Calibri" w:hAnsi="Calibri" w:cs="Calibri"/>
          <w:sz w:val="18"/>
          <w:szCs w:val="18"/>
        </w:rPr>
        <w:t xml:space="preserve">System = Must be shown </w:t>
      </w:r>
      <w:r w:rsidR="003320E1" w:rsidRPr="009B037E">
        <w:rPr>
          <w:rFonts w:ascii="Calibri" w:hAnsi="Calibri" w:cs="Calibri"/>
          <w:sz w:val="18"/>
          <w:szCs w:val="18"/>
        </w:rPr>
        <w:t>but not while create/Edit. Shown in History or in Review etc.</w:t>
      </w:r>
    </w:p>
    <w:p w14:paraId="24CD2C7B" w14:textId="3339EE38" w:rsidR="00182BA1" w:rsidRPr="008E417B" w:rsidRDefault="00182BA1" w:rsidP="007725E1">
      <w:pPr>
        <w:numPr>
          <w:ilvl w:val="2"/>
          <w:numId w:val="18"/>
        </w:numPr>
        <w:textAlignment w:val="center"/>
        <w:rPr>
          <w:rFonts w:ascii="Calibri" w:hAnsi="Calibri" w:cs="Calibri"/>
          <w:sz w:val="18"/>
          <w:szCs w:val="18"/>
        </w:rPr>
      </w:pPr>
      <w:r w:rsidRPr="009B037E">
        <w:rPr>
          <w:rFonts w:ascii="Calibri" w:hAnsi="Calibri" w:cs="Calibri"/>
          <w:b/>
          <w:bCs/>
          <w:sz w:val="18"/>
          <w:szCs w:val="18"/>
        </w:rPr>
        <w:t>Hidden</w:t>
      </w:r>
      <w:r w:rsidRPr="009B037E">
        <w:rPr>
          <w:rFonts w:ascii="Calibri" w:hAnsi="Calibri" w:cs="Calibri"/>
          <w:sz w:val="18"/>
          <w:szCs w:val="18"/>
        </w:rPr>
        <w:t xml:space="preserve"> must be specifically mentioned</w:t>
      </w:r>
      <w:r w:rsidR="002808BF" w:rsidRPr="009B037E">
        <w:rPr>
          <w:rFonts w:ascii="Calibri" w:hAnsi="Calibri" w:cs="Calibri"/>
          <w:sz w:val="18"/>
          <w:szCs w:val="18"/>
        </w:rPr>
        <w:t xml:space="preserve"> otherwise its always shown</w:t>
      </w:r>
    </w:p>
    <w:p w14:paraId="3F5762C0" w14:textId="56DC719C" w:rsidR="00EF55E9" w:rsidRPr="009B037E" w:rsidRDefault="00EF55E9" w:rsidP="007725E1">
      <w:pPr>
        <w:numPr>
          <w:ilvl w:val="1"/>
          <w:numId w:val="18"/>
        </w:numPr>
        <w:textAlignment w:val="center"/>
        <w:rPr>
          <w:rFonts w:ascii="Calibri" w:hAnsi="Calibri" w:cs="Calibri"/>
          <w:sz w:val="18"/>
          <w:szCs w:val="18"/>
        </w:rPr>
      </w:pPr>
      <w:r w:rsidRPr="009B037E">
        <w:rPr>
          <w:rFonts w:ascii="Calibri" w:hAnsi="Calibri" w:cs="Calibri"/>
          <w:sz w:val="18"/>
          <w:szCs w:val="18"/>
        </w:rPr>
        <w:t>If Display is not defined:</w:t>
      </w:r>
    </w:p>
    <w:p w14:paraId="100FF6FC" w14:textId="0799B25B" w:rsidR="00EF55E9" w:rsidRPr="009B037E" w:rsidRDefault="00EF55E9" w:rsidP="007725E1">
      <w:pPr>
        <w:numPr>
          <w:ilvl w:val="2"/>
          <w:numId w:val="18"/>
        </w:numPr>
        <w:textAlignment w:val="center"/>
        <w:rPr>
          <w:rFonts w:ascii="Calibri" w:hAnsi="Calibri" w:cs="Calibri"/>
          <w:sz w:val="18"/>
          <w:szCs w:val="18"/>
        </w:rPr>
      </w:pPr>
      <w:r w:rsidRPr="009B037E">
        <w:rPr>
          <w:rFonts w:ascii="Calibri" w:hAnsi="Calibri" w:cs="Calibri"/>
          <w:sz w:val="18"/>
          <w:szCs w:val="18"/>
        </w:rPr>
        <w:t xml:space="preserve">treat it as </w:t>
      </w:r>
      <w:r w:rsidRPr="009B037E">
        <w:rPr>
          <w:rFonts w:ascii="Calibri" w:hAnsi="Calibri" w:cs="Calibri"/>
          <w:b/>
          <w:bCs/>
          <w:sz w:val="18"/>
          <w:szCs w:val="18"/>
        </w:rPr>
        <w:t>System</w:t>
      </w:r>
      <w:r w:rsidR="002A15B0" w:rsidRPr="009B037E">
        <w:rPr>
          <w:rFonts w:ascii="Calibri" w:hAnsi="Calibri" w:cs="Calibri"/>
          <w:sz w:val="18"/>
          <w:szCs w:val="18"/>
        </w:rPr>
        <w:t xml:space="preserve"> </w:t>
      </w:r>
      <w:r w:rsidR="003320E1" w:rsidRPr="009B037E">
        <w:rPr>
          <w:rFonts w:ascii="Calibri" w:hAnsi="Calibri" w:cs="Calibri"/>
          <w:sz w:val="18"/>
          <w:szCs w:val="18"/>
        </w:rPr>
        <w:t xml:space="preserve">and </w:t>
      </w:r>
      <w:r w:rsidRPr="009B037E">
        <w:rPr>
          <w:rFonts w:ascii="Calibri" w:hAnsi="Calibri" w:cs="Calibri"/>
          <w:b/>
          <w:bCs/>
          <w:sz w:val="18"/>
          <w:szCs w:val="18"/>
        </w:rPr>
        <w:t>Hidden</w:t>
      </w:r>
      <w:r w:rsidRPr="009B037E">
        <w:rPr>
          <w:rFonts w:ascii="Calibri" w:hAnsi="Calibri" w:cs="Calibri"/>
          <w:sz w:val="18"/>
          <w:szCs w:val="18"/>
        </w:rPr>
        <w:t xml:space="preserve"> depending on your preference</w:t>
      </w:r>
    </w:p>
    <w:p w14:paraId="479FD1A0" w14:textId="77777777" w:rsidR="0042309E" w:rsidRPr="009B037E" w:rsidRDefault="0042309E" w:rsidP="0042309E">
      <w:pPr>
        <w:pStyle w:val="Heading3"/>
        <w:numPr>
          <w:ilvl w:val="2"/>
          <w:numId w:val="9"/>
        </w:numPr>
        <w:ind w:left="630" w:hanging="630"/>
        <w:rPr>
          <w:rFonts w:ascii="Calibri" w:eastAsia="Times New Roman" w:hAnsi="Calibri" w:cs="Calibri"/>
          <w:b/>
          <w:bCs/>
          <w:sz w:val="20"/>
          <w:szCs w:val="20"/>
        </w:rPr>
      </w:pPr>
      <w:bookmarkStart w:id="82" w:name="_Toc228300242"/>
      <w:r w:rsidRPr="009B037E">
        <w:rPr>
          <w:rFonts w:ascii="Calibri" w:eastAsia="Times New Roman" w:hAnsi="Calibri" w:cs="Calibri"/>
          <w:b/>
          <w:bCs/>
          <w:sz w:val="20"/>
          <w:szCs w:val="20"/>
        </w:rPr>
        <w:t>COMMON ENTITY TARGETING AND LINKING MODEL</w:t>
      </w:r>
      <w:bookmarkEnd w:id="82"/>
    </w:p>
    <w:p w14:paraId="5939BC3E" w14:textId="77777777" w:rsidR="0042309E" w:rsidRPr="009B037E" w:rsidRDefault="0042309E" w:rsidP="0042309E">
      <w:pPr>
        <w:pStyle w:val="NormalWeb"/>
        <w:spacing w:before="0" w:beforeAutospacing="0" w:after="0" w:afterAutospacing="0"/>
        <w:ind w:left="630"/>
        <w:rPr>
          <w:rFonts w:ascii="Calibri" w:hAnsi="Calibri" w:cs="Calibri"/>
          <w:sz w:val="18"/>
          <w:szCs w:val="18"/>
        </w:rPr>
      </w:pPr>
      <w:r w:rsidRPr="009B037E">
        <w:rPr>
          <w:rFonts w:ascii="Calibri" w:hAnsi="Calibri" w:cs="Calibri"/>
          <w:b/>
          <w:bCs/>
          <w:sz w:val="18"/>
          <w:szCs w:val="18"/>
        </w:rPr>
        <w:t>Purpose</w:t>
      </w:r>
    </w:p>
    <w:p w14:paraId="16F77D8D" w14:textId="77777777" w:rsidR="0042309E" w:rsidRPr="009B037E" w:rsidRDefault="0042309E" w:rsidP="0042309E">
      <w:pPr>
        <w:pStyle w:val="NormalWeb"/>
        <w:spacing w:before="0" w:beforeAutospacing="0" w:after="0" w:afterAutospacing="0"/>
        <w:ind w:left="630"/>
        <w:rPr>
          <w:rFonts w:ascii="Calibri" w:hAnsi="Calibri" w:cs="Calibri"/>
          <w:sz w:val="18"/>
          <w:szCs w:val="18"/>
        </w:rPr>
      </w:pPr>
      <w:r w:rsidRPr="009B037E">
        <w:rPr>
          <w:rFonts w:ascii="Calibri" w:hAnsi="Calibri" w:cs="Calibri"/>
          <w:sz w:val="18"/>
          <w:szCs w:val="18"/>
        </w:rPr>
        <w:t xml:space="preserve">This section defines the common entity-targeting model used across templates wherever the platform must identify </w:t>
      </w:r>
      <w:r w:rsidRPr="009B037E">
        <w:rPr>
          <w:rFonts w:ascii="Calibri" w:hAnsi="Calibri" w:cs="Calibri"/>
          <w:b/>
          <w:bCs/>
          <w:sz w:val="18"/>
          <w:szCs w:val="18"/>
        </w:rPr>
        <w:t>what exact thing is being tracked, evaluated, or linked</w:t>
      </w:r>
      <w:r w:rsidRPr="009B037E">
        <w:rPr>
          <w:rFonts w:ascii="Calibri" w:hAnsi="Calibri" w:cs="Calibri"/>
          <w:sz w:val="18"/>
          <w:szCs w:val="18"/>
        </w:rPr>
        <w:t>.</w:t>
      </w:r>
    </w:p>
    <w:p w14:paraId="2F985AB2" w14:textId="77777777" w:rsidR="0042309E" w:rsidRPr="009B037E" w:rsidRDefault="0042309E" w:rsidP="0042309E">
      <w:pPr>
        <w:pStyle w:val="NormalWeb"/>
        <w:spacing w:before="0" w:beforeAutospacing="0" w:after="0" w:afterAutospacing="0"/>
        <w:ind w:left="630"/>
        <w:rPr>
          <w:rFonts w:ascii="Calibri" w:hAnsi="Calibri" w:cs="Calibri"/>
          <w:sz w:val="18"/>
          <w:szCs w:val="18"/>
        </w:rPr>
      </w:pPr>
      <w:r w:rsidRPr="009B037E">
        <w:rPr>
          <w:rFonts w:ascii="Calibri" w:hAnsi="Calibri" w:cs="Calibri"/>
          <w:sz w:val="18"/>
          <w:szCs w:val="18"/>
        </w:rPr>
        <w:t>This model must be used consistently in:</w:t>
      </w:r>
    </w:p>
    <w:p w14:paraId="02DC3BA7" w14:textId="02AFD796" w:rsidR="0042309E" w:rsidRPr="009B037E" w:rsidRDefault="0042309E" w:rsidP="007725E1">
      <w:pPr>
        <w:numPr>
          <w:ilvl w:val="0"/>
          <w:numId w:val="79"/>
        </w:numPr>
        <w:tabs>
          <w:tab w:val="clear" w:pos="720"/>
          <w:tab w:val="num" w:pos="1350"/>
        </w:tabs>
        <w:ind w:left="1350"/>
        <w:textAlignment w:val="center"/>
        <w:rPr>
          <w:rFonts w:ascii="Calibri" w:hAnsi="Calibri" w:cs="Calibri"/>
          <w:sz w:val="22"/>
          <w:szCs w:val="22"/>
        </w:rPr>
      </w:pPr>
      <w:r w:rsidRPr="009B037E">
        <w:rPr>
          <w:rFonts w:ascii="Calibri" w:hAnsi="Calibri" w:cs="Calibri"/>
          <w:sz w:val="18"/>
          <w:szCs w:val="18"/>
        </w:rPr>
        <w:t>OKR Template</w:t>
      </w:r>
      <w:r w:rsidR="003C54B5">
        <w:rPr>
          <w:rFonts w:ascii="Calibri" w:hAnsi="Calibri" w:cs="Calibri"/>
          <w:sz w:val="18"/>
          <w:szCs w:val="18"/>
        </w:rPr>
        <w:t>, where enabled</w:t>
      </w:r>
    </w:p>
    <w:p w14:paraId="55E9391A" w14:textId="0BAB1372" w:rsidR="0042309E" w:rsidRPr="009B037E" w:rsidRDefault="0042309E" w:rsidP="007725E1">
      <w:pPr>
        <w:numPr>
          <w:ilvl w:val="0"/>
          <w:numId w:val="79"/>
        </w:numPr>
        <w:tabs>
          <w:tab w:val="clear" w:pos="720"/>
          <w:tab w:val="num" w:pos="1350"/>
        </w:tabs>
        <w:ind w:left="1350"/>
        <w:textAlignment w:val="center"/>
        <w:rPr>
          <w:rFonts w:ascii="Calibri" w:hAnsi="Calibri" w:cs="Calibri"/>
          <w:sz w:val="22"/>
          <w:szCs w:val="22"/>
        </w:rPr>
      </w:pPr>
      <w:r w:rsidRPr="009B037E">
        <w:rPr>
          <w:rFonts w:ascii="Calibri" w:hAnsi="Calibri" w:cs="Calibri"/>
          <w:sz w:val="18"/>
          <w:szCs w:val="18"/>
        </w:rPr>
        <w:t>Symptom</w:t>
      </w:r>
      <w:r w:rsidR="003C54B5">
        <w:rPr>
          <w:rFonts w:ascii="Calibri" w:hAnsi="Calibri" w:cs="Calibri"/>
          <w:sz w:val="18"/>
          <w:szCs w:val="18"/>
        </w:rPr>
        <w:t>/Questionnaire</w:t>
      </w:r>
      <w:r w:rsidRPr="009B037E">
        <w:rPr>
          <w:rFonts w:ascii="Calibri" w:hAnsi="Calibri" w:cs="Calibri"/>
          <w:sz w:val="18"/>
          <w:szCs w:val="18"/>
        </w:rPr>
        <w:t xml:space="preserve"> Template </w:t>
      </w:r>
    </w:p>
    <w:p w14:paraId="6F408691" w14:textId="77777777" w:rsidR="0042309E" w:rsidRPr="009B037E" w:rsidRDefault="0042309E" w:rsidP="007725E1">
      <w:pPr>
        <w:numPr>
          <w:ilvl w:val="0"/>
          <w:numId w:val="79"/>
        </w:numPr>
        <w:tabs>
          <w:tab w:val="clear" w:pos="720"/>
          <w:tab w:val="num" w:pos="1350"/>
        </w:tabs>
        <w:ind w:left="1350"/>
        <w:textAlignment w:val="center"/>
        <w:rPr>
          <w:rFonts w:ascii="Calibri" w:hAnsi="Calibri" w:cs="Calibri"/>
          <w:sz w:val="22"/>
          <w:szCs w:val="22"/>
        </w:rPr>
      </w:pPr>
      <w:r w:rsidRPr="009B037E">
        <w:rPr>
          <w:rFonts w:ascii="Calibri" w:hAnsi="Calibri" w:cs="Calibri"/>
          <w:sz w:val="18"/>
          <w:szCs w:val="18"/>
        </w:rPr>
        <w:t xml:space="preserve">Threshold Template </w:t>
      </w:r>
    </w:p>
    <w:p w14:paraId="19775DA4" w14:textId="77777777" w:rsidR="0042309E" w:rsidRPr="009B037E" w:rsidRDefault="0042309E" w:rsidP="007725E1">
      <w:pPr>
        <w:numPr>
          <w:ilvl w:val="0"/>
          <w:numId w:val="79"/>
        </w:numPr>
        <w:tabs>
          <w:tab w:val="clear" w:pos="720"/>
          <w:tab w:val="num" w:pos="1350"/>
        </w:tabs>
        <w:ind w:left="1350"/>
        <w:textAlignment w:val="center"/>
        <w:rPr>
          <w:rFonts w:ascii="Calibri" w:hAnsi="Calibri" w:cs="Calibri"/>
          <w:sz w:val="22"/>
          <w:szCs w:val="22"/>
        </w:rPr>
      </w:pPr>
      <w:r w:rsidRPr="009B037E">
        <w:rPr>
          <w:rFonts w:ascii="Calibri" w:hAnsi="Calibri" w:cs="Calibri"/>
          <w:sz w:val="18"/>
          <w:szCs w:val="18"/>
        </w:rPr>
        <w:t xml:space="preserve">Alert Policy Template </w:t>
      </w:r>
    </w:p>
    <w:p w14:paraId="135024E3" w14:textId="77777777" w:rsidR="0042309E" w:rsidRPr="009B037E" w:rsidRDefault="0042309E" w:rsidP="007725E1">
      <w:pPr>
        <w:numPr>
          <w:ilvl w:val="0"/>
          <w:numId w:val="79"/>
        </w:numPr>
        <w:tabs>
          <w:tab w:val="clear" w:pos="720"/>
          <w:tab w:val="num" w:pos="1350"/>
        </w:tabs>
        <w:ind w:left="1350"/>
        <w:textAlignment w:val="center"/>
        <w:rPr>
          <w:rFonts w:ascii="Calibri" w:hAnsi="Calibri" w:cs="Calibri"/>
          <w:sz w:val="22"/>
          <w:szCs w:val="22"/>
        </w:rPr>
      </w:pPr>
      <w:r w:rsidRPr="009B037E">
        <w:rPr>
          <w:rFonts w:ascii="Calibri" w:hAnsi="Calibri" w:cs="Calibri"/>
          <w:sz w:val="18"/>
          <w:szCs w:val="18"/>
        </w:rPr>
        <w:t xml:space="preserve">Metadata Registry </w:t>
      </w:r>
    </w:p>
    <w:p w14:paraId="108850EE" w14:textId="77777777" w:rsidR="003C54B5" w:rsidRPr="000B2097" w:rsidRDefault="0042309E" w:rsidP="007725E1">
      <w:pPr>
        <w:numPr>
          <w:ilvl w:val="0"/>
          <w:numId w:val="79"/>
        </w:numPr>
        <w:tabs>
          <w:tab w:val="clear" w:pos="720"/>
          <w:tab w:val="num" w:pos="1350"/>
        </w:tabs>
        <w:ind w:left="1350"/>
        <w:textAlignment w:val="center"/>
        <w:rPr>
          <w:rFonts w:ascii="Calibri" w:hAnsi="Calibri" w:cs="Calibri"/>
          <w:sz w:val="22"/>
          <w:szCs w:val="22"/>
        </w:rPr>
      </w:pPr>
      <w:r w:rsidRPr="009B037E">
        <w:rPr>
          <w:rFonts w:ascii="Calibri" w:hAnsi="Calibri" w:cs="Calibri"/>
          <w:sz w:val="18"/>
          <w:szCs w:val="18"/>
        </w:rPr>
        <w:t>Linking &amp; Compatibility Rules</w:t>
      </w:r>
    </w:p>
    <w:p w14:paraId="3DBABCEA" w14:textId="2EEE461F" w:rsidR="003C54B5" w:rsidRPr="000B2097" w:rsidRDefault="003C54B5" w:rsidP="007725E1">
      <w:pPr>
        <w:numPr>
          <w:ilvl w:val="0"/>
          <w:numId w:val="79"/>
        </w:numPr>
        <w:tabs>
          <w:tab w:val="clear" w:pos="720"/>
          <w:tab w:val="num" w:pos="1350"/>
        </w:tabs>
        <w:ind w:left="1350"/>
        <w:textAlignment w:val="center"/>
        <w:rPr>
          <w:rFonts w:ascii="Calibri" w:hAnsi="Calibri" w:cs="Calibri"/>
          <w:sz w:val="18"/>
          <w:szCs w:val="18"/>
        </w:rPr>
      </w:pPr>
      <w:r w:rsidRPr="000B2097">
        <w:rPr>
          <w:rFonts w:ascii="Calibri" w:hAnsi="Calibri" w:cs="Calibri"/>
          <w:sz w:val="18"/>
          <w:szCs w:val="18"/>
        </w:rPr>
        <w:t>Goal Template</w:t>
      </w:r>
    </w:p>
    <w:p w14:paraId="3BB1943E" w14:textId="345CF909" w:rsidR="0042309E" w:rsidRPr="009B037E" w:rsidRDefault="003C54B5" w:rsidP="000B2097">
      <w:pPr>
        <w:numPr>
          <w:ilvl w:val="0"/>
          <w:numId w:val="79"/>
        </w:numPr>
        <w:tabs>
          <w:tab w:val="clear" w:pos="720"/>
          <w:tab w:val="num" w:pos="1350"/>
        </w:tabs>
        <w:ind w:left="1350"/>
        <w:textAlignment w:val="center"/>
        <w:rPr>
          <w:rFonts w:ascii="Calibri" w:hAnsi="Calibri" w:cs="Calibri"/>
          <w:sz w:val="32"/>
          <w:szCs w:val="32"/>
        </w:rPr>
      </w:pPr>
      <w:r w:rsidRPr="000B2097">
        <w:rPr>
          <w:rFonts w:ascii="Calibri" w:hAnsi="Calibri" w:cs="Calibri"/>
          <w:sz w:val="18"/>
          <w:szCs w:val="18"/>
        </w:rPr>
        <w:t>Monitoring Template</w:t>
      </w:r>
      <w:r>
        <w:br/>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76"/>
        <w:gridCol w:w="2169"/>
        <w:gridCol w:w="5495"/>
      </w:tblGrid>
      <w:tr w:rsidR="00E13F66" w:rsidRPr="009B037E" w14:paraId="6C7B992D" w14:textId="77777777">
        <w:tc>
          <w:tcPr>
            <w:tcW w:w="14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90ECB6"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Term</w:t>
            </w:r>
          </w:p>
        </w:tc>
        <w:tc>
          <w:tcPr>
            <w:tcW w:w="32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D5C1F5"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Meaning</w:t>
            </w:r>
          </w:p>
        </w:tc>
        <w:tc>
          <w:tcPr>
            <w:tcW w:w="85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7EA48D"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Values / Reference</w:t>
            </w:r>
          </w:p>
        </w:tc>
      </w:tr>
      <w:tr w:rsidR="00E13F66" w:rsidRPr="009B037E" w14:paraId="3EDB8777" w14:textId="77777777">
        <w:tc>
          <w:tcPr>
            <w:tcW w:w="14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B03906"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AppliesToType</w:t>
            </w:r>
          </w:p>
        </w:tc>
        <w:tc>
          <w:tcPr>
            <w:tcW w:w="32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8887C0"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Identifies the entity family being referenced</w:t>
            </w:r>
          </w:p>
        </w:tc>
        <w:tc>
          <w:tcPr>
            <w:tcW w:w="85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CCB228"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Metric, SymptomQuestion, Device, EngagementEvent</w:t>
            </w:r>
          </w:p>
        </w:tc>
      </w:tr>
      <w:tr w:rsidR="00E13F66" w:rsidRPr="009B037E" w14:paraId="69172C59" w14:textId="77777777">
        <w:tc>
          <w:tcPr>
            <w:tcW w:w="14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E8BF65"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LinkedEntityCode</w:t>
            </w:r>
          </w:p>
        </w:tc>
        <w:tc>
          <w:tcPr>
            <w:tcW w:w="32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032D08"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Identifies the exact governed code within the selected AppliesToType</w:t>
            </w:r>
          </w:p>
        </w:tc>
        <w:tc>
          <w:tcPr>
            <w:tcW w:w="87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D794AD" w14:textId="136739BF" w:rsidR="0058117E" w:rsidRPr="009B037E" w:rsidRDefault="0042309E" w:rsidP="007725E1">
            <w:pPr>
              <w:pStyle w:val="NormalWeb"/>
              <w:numPr>
                <w:ilvl w:val="0"/>
                <w:numId w:val="80"/>
              </w:numPr>
              <w:tabs>
                <w:tab w:val="clear" w:pos="720"/>
                <w:tab w:val="num" w:pos="299"/>
              </w:tabs>
              <w:spacing w:before="0" w:beforeAutospacing="0" w:after="0" w:afterAutospacing="0"/>
              <w:ind w:hanging="601"/>
              <w:rPr>
                <w:rFonts w:ascii="Calibri" w:hAnsi="Calibri" w:cs="Calibri"/>
                <w:sz w:val="16"/>
                <w:szCs w:val="16"/>
              </w:rPr>
            </w:pPr>
            <w:r w:rsidRPr="009B037E">
              <w:rPr>
                <w:rFonts w:ascii="Calibri" w:hAnsi="Calibri" w:cs="Calibri"/>
                <w:sz w:val="16"/>
                <w:szCs w:val="16"/>
              </w:rPr>
              <w:t>If AppliesToType = Metric, use MetricCode</w:t>
            </w:r>
          </w:p>
          <w:p w14:paraId="16631998" w14:textId="77777777" w:rsidR="0058117E" w:rsidRPr="009B037E" w:rsidRDefault="0042309E" w:rsidP="007725E1">
            <w:pPr>
              <w:pStyle w:val="NormalWeb"/>
              <w:numPr>
                <w:ilvl w:val="0"/>
                <w:numId w:val="80"/>
              </w:numPr>
              <w:tabs>
                <w:tab w:val="clear" w:pos="720"/>
                <w:tab w:val="num" w:pos="299"/>
              </w:tabs>
              <w:spacing w:before="0" w:beforeAutospacing="0" w:after="0" w:afterAutospacing="0"/>
              <w:ind w:hanging="601"/>
              <w:rPr>
                <w:rFonts w:ascii="Calibri" w:hAnsi="Calibri" w:cs="Calibri"/>
                <w:sz w:val="16"/>
                <w:szCs w:val="16"/>
              </w:rPr>
            </w:pPr>
            <w:r w:rsidRPr="009B037E">
              <w:rPr>
                <w:rFonts w:ascii="Calibri" w:hAnsi="Calibri" w:cs="Calibri"/>
                <w:sz w:val="16"/>
                <w:szCs w:val="16"/>
              </w:rPr>
              <w:t>If AppliesToType = SymptomQuestion, use QuestionCode</w:t>
            </w:r>
          </w:p>
          <w:p w14:paraId="0FCEDF04" w14:textId="4BDFC7FC" w:rsidR="0058117E" w:rsidRPr="009B037E" w:rsidRDefault="0042309E" w:rsidP="007725E1">
            <w:pPr>
              <w:pStyle w:val="NormalWeb"/>
              <w:numPr>
                <w:ilvl w:val="0"/>
                <w:numId w:val="80"/>
              </w:numPr>
              <w:tabs>
                <w:tab w:val="clear" w:pos="720"/>
                <w:tab w:val="num" w:pos="299"/>
              </w:tabs>
              <w:spacing w:before="0" w:beforeAutospacing="0" w:after="0" w:afterAutospacing="0"/>
              <w:ind w:hanging="601"/>
              <w:rPr>
                <w:rFonts w:ascii="Calibri" w:hAnsi="Calibri" w:cs="Calibri"/>
                <w:sz w:val="16"/>
                <w:szCs w:val="16"/>
              </w:rPr>
            </w:pPr>
            <w:r w:rsidRPr="009B037E">
              <w:rPr>
                <w:rFonts w:ascii="Calibri" w:hAnsi="Calibri" w:cs="Calibri"/>
                <w:sz w:val="16"/>
                <w:szCs w:val="16"/>
              </w:rPr>
              <w:t>If AppliesToType = Device, use DeviceCod</w:t>
            </w:r>
            <w:r w:rsidR="0058117E" w:rsidRPr="009B037E">
              <w:rPr>
                <w:rFonts w:ascii="Calibri" w:hAnsi="Calibri" w:cs="Calibri"/>
                <w:sz w:val="16"/>
                <w:szCs w:val="16"/>
              </w:rPr>
              <w:t>e</w:t>
            </w:r>
          </w:p>
          <w:p w14:paraId="56E34D3E" w14:textId="50B37651" w:rsidR="0042309E" w:rsidRPr="009B037E" w:rsidRDefault="0042309E" w:rsidP="007725E1">
            <w:pPr>
              <w:pStyle w:val="NormalWeb"/>
              <w:numPr>
                <w:ilvl w:val="0"/>
                <w:numId w:val="80"/>
              </w:numPr>
              <w:tabs>
                <w:tab w:val="clear" w:pos="720"/>
                <w:tab w:val="num" w:pos="299"/>
              </w:tabs>
              <w:spacing w:before="0" w:beforeAutospacing="0" w:after="0" w:afterAutospacing="0"/>
              <w:ind w:hanging="601"/>
              <w:rPr>
                <w:rFonts w:ascii="Calibri" w:hAnsi="Calibri" w:cs="Calibri"/>
                <w:sz w:val="16"/>
                <w:szCs w:val="16"/>
              </w:rPr>
            </w:pPr>
            <w:r w:rsidRPr="009B037E">
              <w:rPr>
                <w:rFonts w:ascii="Calibri" w:hAnsi="Calibri" w:cs="Calibri"/>
                <w:sz w:val="16"/>
                <w:szCs w:val="16"/>
              </w:rPr>
              <w:t>If AppliesToType = EngagementEvent, use EngagementEventCode</w:t>
            </w:r>
          </w:p>
        </w:tc>
      </w:tr>
      <w:tr w:rsidR="00E13F66" w:rsidRPr="009B037E" w14:paraId="78CBF46B" w14:textId="77777777">
        <w:tc>
          <w:tcPr>
            <w:tcW w:w="14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0D3098"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MetricCode</w:t>
            </w:r>
          </w:p>
        </w:tc>
        <w:tc>
          <w:tcPr>
            <w:tcW w:w="32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0DFE07"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Governed code for a measurable metric</w:t>
            </w:r>
          </w:p>
        </w:tc>
        <w:tc>
          <w:tcPr>
            <w:tcW w:w="86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D71EF9"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Centrally defined in Metadata Registry. One MetricCode must represent one actual measurable tracked value, for example BP_SYSTOLIC, BP_DIASTOLIC, HEART_RATE, SPO2</w:t>
            </w:r>
          </w:p>
        </w:tc>
      </w:tr>
      <w:tr w:rsidR="00E13F66" w:rsidRPr="009B037E" w14:paraId="07433B7B" w14:textId="77777777">
        <w:tc>
          <w:tcPr>
            <w:tcW w:w="14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6CB564"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QuestionCode</w:t>
            </w:r>
          </w:p>
        </w:tc>
        <w:tc>
          <w:tcPr>
            <w:tcW w:w="32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779538"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Governed reusable code for a symptom or survey question</w:t>
            </w:r>
          </w:p>
        </w:tc>
        <w:tc>
          <w:tcPr>
            <w:tcW w:w="86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A461A8"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Created through question definition workflow and maintained centrally for reuse. Used by Symptom Template and downstream linkage such as KR and Threshold</w:t>
            </w:r>
          </w:p>
        </w:tc>
      </w:tr>
      <w:tr w:rsidR="00E13F66" w:rsidRPr="009B037E" w14:paraId="0B8F376F" w14:textId="77777777">
        <w:tc>
          <w:tcPr>
            <w:tcW w:w="14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4DA22B"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DeviceCode</w:t>
            </w:r>
          </w:p>
        </w:tc>
        <w:tc>
          <w:tcPr>
            <w:tcW w:w="32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532635"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Governed code for a supported device</w:t>
            </w:r>
          </w:p>
        </w:tc>
        <w:tc>
          <w:tcPr>
            <w:tcW w:w="85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EDB03E"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Defined in Metadata Registry where device-based tracking is supported</w:t>
            </w:r>
          </w:p>
        </w:tc>
      </w:tr>
      <w:tr w:rsidR="00E13F66" w:rsidRPr="009B037E" w14:paraId="34CB6284" w14:textId="77777777">
        <w:tc>
          <w:tcPr>
            <w:tcW w:w="14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4E4903"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lastRenderedPageBreak/>
              <w:t>EngagementEventCode</w:t>
            </w:r>
          </w:p>
        </w:tc>
        <w:tc>
          <w:tcPr>
            <w:tcW w:w="32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53A799"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Governed code for a supported engagement event</w:t>
            </w:r>
          </w:p>
        </w:tc>
        <w:tc>
          <w:tcPr>
            <w:tcW w:w="85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515233"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Defined in Metadata Registry where engagement-event-based tracking is supported</w:t>
            </w:r>
          </w:p>
        </w:tc>
      </w:tr>
    </w:tbl>
    <w:p w14:paraId="798F42AF" w14:textId="77777777" w:rsidR="0042309E" w:rsidRPr="009B037E" w:rsidRDefault="0042309E" w:rsidP="0042309E">
      <w:pPr>
        <w:pStyle w:val="NormalWeb"/>
        <w:spacing w:before="0" w:beforeAutospacing="0" w:after="0" w:afterAutospacing="0"/>
        <w:rPr>
          <w:rFonts w:ascii="Calibri" w:hAnsi="Calibri" w:cs="Calibri"/>
          <w:sz w:val="22"/>
          <w:szCs w:val="22"/>
        </w:rPr>
      </w:pPr>
      <w:r w:rsidRPr="009B037E">
        <w:rPr>
          <w:rFonts w:ascii="Calibri" w:hAnsi="Calibri" w:cs="Calibri"/>
          <w:sz w:val="22"/>
          <w:szCs w:val="22"/>
        </w:rPr>
        <w:t> </w:t>
      </w:r>
    </w:p>
    <w:p w14:paraId="07FE2086" w14:textId="77777777" w:rsidR="0042309E" w:rsidRPr="009B037E" w:rsidRDefault="0042309E" w:rsidP="00F86295">
      <w:pPr>
        <w:pStyle w:val="NormalWeb"/>
        <w:spacing w:before="0" w:beforeAutospacing="0" w:after="0" w:afterAutospacing="0"/>
        <w:rPr>
          <w:rFonts w:ascii="Calibri" w:hAnsi="Calibri" w:cs="Calibri"/>
          <w:sz w:val="18"/>
          <w:szCs w:val="18"/>
        </w:rPr>
      </w:pPr>
      <w:r w:rsidRPr="009B037E">
        <w:rPr>
          <w:rFonts w:ascii="Calibri" w:hAnsi="Calibri" w:cs="Calibri"/>
          <w:b/>
          <w:bCs/>
          <w:sz w:val="18"/>
          <w:szCs w:val="18"/>
        </w:rPr>
        <w:t>Filtering and Resolution Logic</w:t>
      </w:r>
    </w:p>
    <w:p w14:paraId="3B326C34" w14:textId="77777777" w:rsidR="0042309E" w:rsidRPr="009B037E" w:rsidRDefault="0042309E" w:rsidP="0042309E">
      <w:pPr>
        <w:pStyle w:val="NormalWeb"/>
        <w:spacing w:before="0" w:beforeAutospacing="0" w:after="0" w:afterAutospacing="0"/>
        <w:ind w:left="720"/>
        <w:rPr>
          <w:rFonts w:ascii="Calibri" w:hAnsi="Calibri" w:cs="Calibri"/>
          <w:sz w:val="18"/>
          <w:szCs w:val="18"/>
        </w:rPr>
      </w:pPr>
      <w:r w:rsidRPr="009B037E">
        <w:rPr>
          <w:rFonts w:ascii="Calibri" w:hAnsi="Calibri" w:cs="Calibri"/>
          <w:sz w:val="18"/>
          <w:szCs w:val="18"/>
        </w:rPr>
        <w:t>Where filtering, lookup, or derived resolution is required, the system must use:</w:t>
      </w:r>
    </w:p>
    <w:p w14:paraId="186DD139" w14:textId="77777777" w:rsidR="0042309E" w:rsidRPr="009B037E" w:rsidRDefault="0042309E" w:rsidP="0042309E">
      <w:pPr>
        <w:pStyle w:val="NormalWeb"/>
        <w:spacing w:before="0" w:beforeAutospacing="0" w:after="0" w:afterAutospacing="0"/>
        <w:ind w:left="720"/>
        <w:rPr>
          <w:rFonts w:ascii="Calibri" w:hAnsi="Calibri" w:cs="Calibri"/>
          <w:sz w:val="18"/>
          <w:szCs w:val="18"/>
        </w:rPr>
      </w:pPr>
      <w:r w:rsidRPr="009B037E">
        <w:rPr>
          <w:rFonts w:ascii="Calibri" w:hAnsi="Calibri" w:cs="Calibri"/>
          <w:b/>
          <w:bCs/>
          <w:sz w:val="18"/>
          <w:szCs w:val="18"/>
        </w:rPr>
        <w:t>AppliesToType + LinkedEntityCode</w:t>
      </w:r>
    </w:p>
    <w:p w14:paraId="48003260" w14:textId="77777777" w:rsidR="0042309E" w:rsidRPr="009B037E" w:rsidRDefault="0042309E" w:rsidP="0042309E">
      <w:pPr>
        <w:pStyle w:val="NormalWeb"/>
        <w:spacing w:before="0" w:beforeAutospacing="0" w:after="0" w:afterAutospacing="0"/>
        <w:ind w:left="720"/>
        <w:rPr>
          <w:rFonts w:ascii="Calibri" w:hAnsi="Calibri" w:cs="Calibri"/>
          <w:sz w:val="18"/>
          <w:szCs w:val="18"/>
        </w:rPr>
      </w:pPr>
      <w:r w:rsidRPr="009B037E">
        <w:rPr>
          <w:rFonts w:ascii="Calibri" w:hAnsi="Calibri" w:cs="Calibri"/>
          <w:sz w:val="18"/>
          <w:szCs w:val="18"/>
        </w:rPr>
        <w:t>This combination is the standard matching input across templates and downstream resolution.</w:t>
      </w:r>
    </w:p>
    <w:p w14:paraId="4A996F55" w14:textId="77777777" w:rsidR="0042309E" w:rsidRPr="009B037E" w:rsidRDefault="0042309E" w:rsidP="0042309E">
      <w:pPr>
        <w:pStyle w:val="NormalWeb"/>
        <w:spacing w:before="0" w:beforeAutospacing="0" w:after="0" w:afterAutospacing="0"/>
        <w:rPr>
          <w:rFonts w:ascii="Calibri" w:hAnsi="Calibri" w:cs="Calibri"/>
          <w:sz w:val="22"/>
          <w:szCs w:val="22"/>
        </w:rPr>
      </w:pPr>
      <w:r w:rsidRPr="009B037E">
        <w:rPr>
          <w:rFonts w:ascii="Calibri" w:hAnsi="Calibri" w:cs="Calibri"/>
          <w:sz w:val="22"/>
          <w:szCs w:val="22"/>
        </w:rPr>
        <w:t> </w:t>
      </w:r>
    </w:p>
    <w:p w14:paraId="7B50DD47" w14:textId="77777777" w:rsidR="0042309E" w:rsidRPr="009B037E" w:rsidRDefault="0042309E" w:rsidP="0042309E">
      <w:pPr>
        <w:pStyle w:val="NormalWeb"/>
        <w:spacing w:before="0" w:beforeAutospacing="0" w:after="0" w:afterAutospacing="0"/>
        <w:rPr>
          <w:rFonts w:ascii="Calibri" w:hAnsi="Calibri" w:cs="Calibri"/>
          <w:b/>
          <w:bCs/>
          <w:sz w:val="18"/>
          <w:szCs w:val="18"/>
        </w:rPr>
      </w:pPr>
      <w:r w:rsidRPr="009B037E">
        <w:rPr>
          <w:rFonts w:ascii="Calibri" w:hAnsi="Calibri" w:cs="Calibri"/>
          <w:b/>
          <w:bCs/>
          <w:sz w:val="18"/>
          <w:szCs w:val="18"/>
        </w:rPr>
        <w:t>Where this model is used</w:t>
      </w:r>
    </w:p>
    <w:p w14:paraId="04CE7A07" w14:textId="77777777" w:rsidR="005D041F" w:rsidRPr="009B037E" w:rsidRDefault="005D041F" w:rsidP="0042309E">
      <w:pPr>
        <w:pStyle w:val="NormalWeb"/>
        <w:spacing w:before="0" w:beforeAutospacing="0" w:after="0" w:afterAutospacing="0"/>
        <w:rPr>
          <w:rFonts w:ascii="Calibri" w:hAnsi="Calibri" w:cs="Calibri"/>
          <w:sz w:val="18"/>
          <w:szCs w:val="18"/>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32"/>
        <w:gridCol w:w="7108"/>
      </w:tblGrid>
      <w:tr w:rsidR="00562D85" w:rsidRPr="009B037E" w14:paraId="14858A8A" w14:textId="77777777" w:rsidTr="00A83236">
        <w:tc>
          <w:tcPr>
            <w:tcW w:w="22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45DEFB"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Template / Section</w:t>
            </w:r>
          </w:p>
        </w:tc>
        <w:tc>
          <w:tcPr>
            <w:tcW w:w="71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883C7E"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Usage</w:t>
            </w:r>
          </w:p>
        </w:tc>
      </w:tr>
      <w:tr w:rsidR="00562D85" w:rsidRPr="009B037E" w14:paraId="31C2C193" w14:textId="77777777" w:rsidTr="00A83236">
        <w:tc>
          <w:tcPr>
            <w:tcW w:w="22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207EA9"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OKR Template</w:t>
            </w:r>
          </w:p>
        </w:tc>
        <w:tc>
          <w:tcPr>
            <w:tcW w:w="71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A811E2"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KR may identify the primary tracked entity using AppliesToType + LinkedEntityCode</w:t>
            </w:r>
          </w:p>
        </w:tc>
      </w:tr>
      <w:tr w:rsidR="00562D85" w:rsidRPr="009B037E" w14:paraId="7BC71C99" w14:textId="77777777" w:rsidTr="00A83236">
        <w:tc>
          <w:tcPr>
            <w:tcW w:w="22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890044"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Symptom Template</w:t>
            </w:r>
          </w:p>
        </w:tc>
        <w:tc>
          <w:tcPr>
            <w:tcW w:w="71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DBFEB3"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QuestionCode is used as the governed linkage key for symptom questions</w:t>
            </w:r>
          </w:p>
        </w:tc>
      </w:tr>
      <w:tr w:rsidR="00562D85" w:rsidRPr="009B037E" w14:paraId="70D4CABF" w14:textId="77777777" w:rsidTr="00A83236">
        <w:tc>
          <w:tcPr>
            <w:tcW w:w="22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A1184A"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Threshold Template</w:t>
            </w:r>
          </w:p>
        </w:tc>
        <w:tc>
          <w:tcPr>
            <w:tcW w:w="71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2D885A"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Threshold target is defined using AppliesToType + LinkedEntityCode</w:t>
            </w:r>
          </w:p>
        </w:tc>
      </w:tr>
      <w:tr w:rsidR="00562D85" w:rsidRPr="009B037E" w14:paraId="4FB4ED32" w14:textId="77777777" w:rsidTr="00A83236">
        <w:tc>
          <w:tcPr>
            <w:tcW w:w="22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72EA5D"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Alert Policy Template</w:t>
            </w:r>
          </w:p>
        </w:tc>
        <w:tc>
          <w:tcPr>
            <w:tcW w:w="71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95B7B2"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Alert applicability aligns to the same target model</w:t>
            </w:r>
          </w:p>
        </w:tc>
      </w:tr>
      <w:tr w:rsidR="00562D85" w:rsidRPr="009B037E" w14:paraId="3D0CFDE0" w14:textId="77777777" w:rsidTr="00A83236">
        <w:tc>
          <w:tcPr>
            <w:tcW w:w="22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117318"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Linking &amp; Compatibility Rules</w:t>
            </w:r>
          </w:p>
        </w:tc>
        <w:tc>
          <w:tcPr>
            <w:tcW w:w="71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7921A8"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Derived resolution uses AppliesToType + LinkedEntityCode</w:t>
            </w:r>
          </w:p>
        </w:tc>
      </w:tr>
      <w:tr w:rsidR="003C54B5" w:rsidRPr="009B037E" w14:paraId="1EB3F295" w14:textId="77777777" w:rsidTr="000B2097">
        <w:tc>
          <w:tcPr>
            <w:tcW w:w="22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109908C0" w14:textId="4597AC5F" w:rsidR="003C54B5" w:rsidRPr="009B037E" w:rsidRDefault="003C54B5" w:rsidP="003C54B5">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Goal Template</w:t>
            </w:r>
          </w:p>
        </w:tc>
        <w:tc>
          <w:tcPr>
            <w:tcW w:w="71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59F1721F" w14:textId="44150239" w:rsidR="003C54B5" w:rsidRPr="009B037E" w:rsidRDefault="000658AA" w:rsidP="003C54B5">
            <w:pPr>
              <w:pStyle w:val="NormalWeb"/>
              <w:spacing w:before="0" w:beforeAutospacing="0" w:after="0" w:afterAutospacing="0"/>
              <w:rPr>
                <w:rFonts w:ascii="Calibri" w:hAnsi="Calibri" w:cs="Calibri"/>
                <w:sz w:val="16"/>
                <w:szCs w:val="16"/>
              </w:rPr>
            </w:pPr>
            <w:r w:rsidRPr="000658AA">
              <w:rPr>
                <w:rFonts w:ascii="Calibri" w:hAnsi="Calibri" w:cs="Calibri"/>
                <w:sz w:val="16"/>
                <w:szCs w:val="16"/>
              </w:rPr>
              <w:t>Goal Measurement Entry identifies the measured entity using AppliesToType + LinkedEntityCode</w:t>
            </w:r>
          </w:p>
        </w:tc>
      </w:tr>
      <w:tr w:rsidR="003C54B5" w:rsidRPr="009B037E" w14:paraId="02003383" w14:textId="77777777" w:rsidTr="000B2097">
        <w:tc>
          <w:tcPr>
            <w:tcW w:w="22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4AEAE03B" w14:textId="47BF4647" w:rsidR="003C54B5" w:rsidRPr="009B037E" w:rsidRDefault="003C54B5" w:rsidP="003C54B5">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 xml:space="preserve">Monitoring </w:t>
            </w:r>
            <w:r w:rsidR="006F6FC5" w:rsidRPr="006F6FC5">
              <w:rPr>
                <w:rFonts w:ascii="Calibri" w:hAnsi="Calibri" w:cs="Calibri"/>
                <w:sz w:val="16"/>
                <w:szCs w:val="16"/>
              </w:rPr>
              <w:t>Template</w:t>
            </w:r>
          </w:p>
        </w:tc>
        <w:tc>
          <w:tcPr>
            <w:tcW w:w="71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2FA903B6" w14:textId="5218A1AB" w:rsidR="003C54B5" w:rsidRPr="009B037E" w:rsidRDefault="003C54B5" w:rsidP="003C54B5">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Monitoring rule identifies collected metric/symptom using AppliesToType + LinkedEntityCode</w:t>
            </w:r>
          </w:p>
        </w:tc>
      </w:tr>
    </w:tbl>
    <w:p w14:paraId="36745E08" w14:textId="77777777" w:rsidR="0042309E" w:rsidRPr="009B037E" w:rsidRDefault="0042309E" w:rsidP="0042309E">
      <w:pPr>
        <w:pStyle w:val="NormalWeb"/>
        <w:spacing w:before="0" w:beforeAutospacing="0" w:after="0" w:afterAutospacing="0"/>
        <w:rPr>
          <w:rFonts w:ascii="Calibri" w:hAnsi="Calibri" w:cs="Calibri"/>
          <w:sz w:val="22"/>
          <w:szCs w:val="22"/>
        </w:rPr>
      </w:pPr>
      <w:r w:rsidRPr="009B037E">
        <w:rPr>
          <w:rFonts w:ascii="Calibri" w:hAnsi="Calibri" w:cs="Calibri"/>
          <w:sz w:val="22"/>
          <w:szCs w:val="22"/>
        </w:rPr>
        <w:t> </w:t>
      </w:r>
    </w:p>
    <w:p w14:paraId="294822B6" w14:textId="77777777" w:rsidR="0042309E" w:rsidRPr="009B037E" w:rsidRDefault="0042309E" w:rsidP="0042309E">
      <w:pPr>
        <w:pStyle w:val="NormalWeb"/>
        <w:spacing w:before="0" w:beforeAutospacing="0" w:after="0" w:afterAutospacing="0"/>
        <w:rPr>
          <w:rFonts w:ascii="Calibri" w:hAnsi="Calibri" w:cs="Calibri"/>
          <w:sz w:val="18"/>
          <w:szCs w:val="18"/>
        </w:rPr>
      </w:pPr>
      <w:r w:rsidRPr="009B037E">
        <w:rPr>
          <w:rFonts w:ascii="Calibri" w:hAnsi="Calibri" w:cs="Calibri"/>
          <w:b/>
          <w:bCs/>
          <w:sz w:val="18"/>
          <w:szCs w:val="18"/>
        </w:rPr>
        <w:t>Examples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59"/>
        <w:gridCol w:w="1521"/>
        <w:gridCol w:w="1796"/>
      </w:tblGrid>
      <w:tr w:rsidR="00E13F66" w:rsidRPr="009B037E" w14:paraId="759C8CAA" w14:textId="77777777">
        <w:tc>
          <w:tcPr>
            <w:tcW w:w="23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6876BC"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Use Case</w:t>
            </w:r>
          </w:p>
        </w:tc>
        <w:tc>
          <w:tcPr>
            <w:tcW w:w="1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9FE33C"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AppliesToType</w:t>
            </w:r>
          </w:p>
        </w:tc>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DD65F1"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LinkedEntityCode</w:t>
            </w:r>
          </w:p>
        </w:tc>
      </w:tr>
      <w:tr w:rsidR="00E13F66" w:rsidRPr="009B037E" w14:paraId="3702BDD0" w14:textId="77777777">
        <w:tc>
          <w:tcPr>
            <w:tcW w:w="23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CD45DB"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Track systolic blood pressure</w:t>
            </w:r>
          </w:p>
        </w:tc>
        <w:tc>
          <w:tcPr>
            <w:tcW w:w="1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FD8BD9"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Metric</w:t>
            </w:r>
          </w:p>
        </w:tc>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EABA88"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BP_SYSTOLIC</w:t>
            </w:r>
          </w:p>
        </w:tc>
      </w:tr>
      <w:tr w:rsidR="00E13F66" w:rsidRPr="009B037E" w14:paraId="0427C9FE" w14:textId="77777777">
        <w:tc>
          <w:tcPr>
            <w:tcW w:w="23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389632"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Track diastolic blood pressure</w:t>
            </w:r>
          </w:p>
        </w:tc>
        <w:tc>
          <w:tcPr>
            <w:tcW w:w="1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E700DD"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Metric</w:t>
            </w:r>
          </w:p>
        </w:tc>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18EC24"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BP_DIASTOLIC</w:t>
            </w:r>
          </w:p>
        </w:tc>
      </w:tr>
      <w:tr w:rsidR="00E13F66" w:rsidRPr="009B037E" w14:paraId="0D87599A" w14:textId="77777777">
        <w:tc>
          <w:tcPr>
            <w:tcW w:w="23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7CCF7F"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Track pain score question</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30F3C9"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SymptomQuestion</w:t>
            </w:r>
          </w:p>
        </w:tc>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0525C9"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PAIN_SCORE</w:t>
            </w:r>
          </w:p>
        </w:tc>
      </w:tr>
      <w:tr w:rsidR="00E13F66" w:rsidRPr="009B037E" w14:paraId="52A2B03C" w14:textId="77777777">
        <w:tc>
          <w:tcPr>
            <w:tcW w:w="23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852AA9"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Track wound size question</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C25456"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SymptomQuestion</w:t>
            </w:r>
          </w:p>
        </w:tc>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2A30E6"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WOUND_SIZE</w:t>
            </w:r>
          </w:p>
        </w:tc>
      </w:tr>
      <w:tr w:rsidR="00E13F66" w:rsidRPr="009B037E" w14:paraId="7C432DBA" w14:textId="77777777">
        <w:tc>
          <w:tcPr>
            <w:tcW w:w="23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4FCEFB"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Track connected weighing scale</w:t>
            </w:r>
          </w:p>
        </w:tc>
        <w:tc>
          <w:tcPr>
            <w:tcW w:w="1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C43D36"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Device</w:t>
            </w:r>
          </w:p>
        </w:tc>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6D2C24"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WEIGHT_SCALE</w:t>
            </w:r>
          </w:p>
        </w:tc>
      </w:tr>
      <w:tr w:rsidR="00E13F66" w:rsidRPr="009B037E" w14:paraId="6C37E49C" w14:textId="77777777">
        <w:tc>
          <w:tcPr>
            <w:tcW w:w="23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3E31CE"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Track missed daily check-in</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0981A1"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EngagementEvent</w:t>
            </w:r>
          </w:p>
        </w:tc>
        <w:tc>
          <w:tcPr>
            <w:tcW w:w="17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BED681" w14:textId="77777777" w:rsidR="0042309E" w:rsidRPr="009B037E" w:rsidRDefault="0042309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DAILY_CHECKIN_MISSED</w:t>
            </w:r>
          </w:p>
        </w:tc>
      </w:tr>
    </w:tbl>
    <w:p w14:paraId="2F7BECF7" w14:textId="77777777" w:rsidR="0042309E" w:rsidRPr="009B037E" w:rsidRDefault="0042309E" w:rsidP="0042309E">
      <w:pPr>
        <w:pStyle w:val="Heading2"/>
        <w:rPr>
          <w:rFonts w:ascii="Calibri" w:eastAsia="Times New Roman" w:hAnsi="Calibri" w:cs="Calibri"/>
          <w:b/>
          <w:bCs/>
          <w:sz w:val="20"/>
          <w:szCs w:val="20"/>
        </w:rPr>
      </w:pPr>
    </w:p>
    <w:p w14:paraId="71F20DAE" w14:textId="20EFEDA1" w:rsidR="006932D8" w:rsidRPr="009B037E" w:rsidRDefault="006932D8" w:rsidP="00F45909">
      <w:pPr>
        <w:pStyle w:val="Heading2"/>
        <w:numPr>
          <w:ilvl w:val="1"/>
          <w:numId w:val="9"/>
        </w:numPr>
        <w:rPr>
          <w:rFonts w:ascii="Calibri" w:eastAsia="Times New Roman" w:hAnsi="Calibri" w:cs="Calibri"/>
          <w:b/>
          <w:bCs/>
          <w:sz w:val="20"/>
          <w:szCs w:val="20"/>
        </w:rPr>
      </w:pPr>
      <w:bookmarkStart w:id="83" w:name="_Toc228300243"/>
      <w:r w:rsidRPr="009B037E">
        <w:rPr>
          <w:rFonts w:ascii="Calibri" w:eastAsia="Times New Roman" w:hAnsi="Calibri" w:cs="Calibri"/>
          <w:b/>
          <w:bCs/>
          <w:sz w:val="20"/>
          <w:szCs w:val="20"/>
        </w:rPr>
        <w:t>Common Metadata</w:t>
      </w:r>
      <w:bookmarkEnd w:id="83"/>
    </w:p>
    <w:p w14:paraId="72EEEFAF" w14:textId="77777777" w:rsidR="006932D8" w:rsidRPr="009B037E" w:rsidRDefault="006932D8" w:rsidP="006932D8">
      <w:pPr>
        <w:ind w:left="405"/>
        <w:rPr>
          <w:rFonts w:ascii="Calibri" w:hAnsi="Calibri" w:cs="Calibri"/>
          <w:sz w:val="18"/>
          <w:szCs w:val="18"/>
        </w:rPr>
      </w:pPr>
      <w:r w:rsidRPr="009B037E">
        <w:rPr>
          <w:rFonts w:ascii="Calibri" w:hAnsi="Calibri" w:cs="Calibri"/>
          <w:sz w:val="18"/>
          <w:szCs w:val="18"/>
        </w:rPr>
        <w:t> </w:t>
      </w:r>
    </w:p>
    <w:tbl>
      <w:tblPr>
        <w:tblW w:w="10170" w:type="dxa"/>
        <w:tblInd w:w="-1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34"/>
        <w:gridCol w:w="866"/>
        <w:gridCol w:w="1080"/>
        <w:gridCol w:w="900"/>
        <w:gridCol w:w="1551"/>
        <w:gridCol w:w="1123"/>
        <w:gridCol w:w="731"/>
        <w:gridCol w:w="2085"/>
      </w:tblGrid>
      <w:tr w:rsidR="00710E6B" w:rsidRPr="009B037E" w14:paraId="46EBC5E3" w14:textId="77777777" w:rsidTr="00BF58BA">
        <w:tc>
          <w:tcPr>
            <w:tcW w:w="18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A8CFDE"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Field</w:t>
            </w:r>
          </w:p>
        </w:tc>
        <w:tc>
          <w:tcPr>
            <w:tcW w:w="8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3B64AC"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Mandatory</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91D8F9"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Data Type</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3DB508"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Source</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56AF06"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Allowed Values / Reference</w:t>
            </w:r>
          </w:p>
        </w:tc>
        <w:tc>
          <w:tcPr>
            <w:tcW w:w="11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855F16"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Default Value</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9D9A99"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Display</w:t>
            </w:r>
          </w:p>
        </w:tc>
        <w:tc>
          <w:tcPr>
            <w:tcW w:w="20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409DA0"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Notes / Constraints</w:t>
            </w:r>
          </w:p>
        </w:tc>
      </w:tr>
      <w:tr w:rsidR="00710E6B" w:rsidRPr="009B037E" w14:paraId="6CE6DEDA" w14:textId="77777777" w:rsidTr="00BF58BA">
        <w:tc>
          <w:tcPr>
            <w:tcW w:w="18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13693C"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Template ID</w:t>
            </w:r>
          </w:p>
        </w:tc>
        <w:tc>
          <w:tcPr>
            <w:tcW w:w="8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B8FF7C"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92E05F9"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UUID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A7F7B3"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D66A7E"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 Only</w:t>
            </w:r>
          </w:p>
        </w:tc>
        <w:tc>
          <w:tcPr>
            <w:tcW w:w="11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C01CCB"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System-generated</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1D7A5A"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20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EBAA08"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System-generated unique ID</w:t>
            </w:r>
          </w:p>
        </w:tc>
      </w:tr>
      <w:tr w:rsidR="00710E6B" w:rsidRPr="009B037E" w14:paraId="41C4D73B" w14:textId="77777777" w:rsidTr="00BF58BA">
        <w:tc>
          <w:tcPr>
            <w:tcW w:w="18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004B40"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Template Type</w:t>
            </w:r>
          </w:p>
        </w:tc>
        <w:tc>
          <w:tcPr>
            <w:tcW w:w="8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53D268"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BBB8DE"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4B01BBB"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248ACE" w14:textId="106D642A"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1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EDF1AD"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5D68D1"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20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8AF423"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 defined in registry</w:t>
            </w:r>
          </w:p>
        </w:tc>
      </w:tr>
      <w:tr w:rsidR="00710E6B" w:rsidRPr="009B037E" w14:paraId="2205E6A1" w14:textId="77777777" w:rsidTr="00BF58BA">
        <w:tc>
          <w:tcPr>
            <w:tcW w:w="18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81B738"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Template Name</w:t>
            </w:r>
          </w:p>
        </w:tc>
        <w:tc>
          <w:tcPr>
            <w:tcW w:w="8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5EAF72"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7D628E"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String(150)</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3ADFFD"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AFD73C"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Free</w:t>
            </w:r>
          </w:p>
        </w:tc>
        <w:tc>
          <w:tcPr>
            <w:tcW w:w="11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E0E8F9"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565992"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20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B709F5"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Max 150 characters</w:t>
            </w:r>
          </w:p>
        </w:tc>
      </w:tr>
      <w:tr w:rsidR="00710E6B" w:rsidRPr="009B037E" w14:paraId="68341FA3" w14:textId="77777777" w:rsidTr="00BF58BA">
        <w:tc>
          <w:tcPr>
            <w:tcW w:w="18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6D743F"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Category</w:t>
            </w:r>
          </w:p>
        </w:tc>
        <w:tc>
          <w:tcPr>
            <w:tcW w:w="8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1172D9"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6FC021"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2A8EE5"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B8F063" w14:textId="4FA84865"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1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EACFEB"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374EED"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20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DBAACC"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 defined in registry</w:t>
            </w:r>
          </w:p>
        </w:tc>
      </w:tr>
      <w:tr w:rsidR="00710E6B" w:rsidRPr="009B037E" w14:paraId="239B97CD" w14:textId="77777777" w:rsidTr="00BF58BA">
        <w:tc>
          <w:tcPr>
            <w:tcW w:w="18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AE8DA7"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Condition</w:t>
            </w:r>
          </w:p>
        </w:tc>
        <w:tc>
          <w:tcPr>
            <w:tcW w:w="8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7D068C"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71229D"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49E7AF"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49E7CA" w14:textId="05EE19D2"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1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4DE13C"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C6A51E"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20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B9666F"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 defined in registry</w:t>
            </w:r>
          </w:p>
        </w:tc>
      </w:tr>
      <w:tr w:rsidR="00710E6B" w:rsidRPr="009B037E" w14:paraId="52AB19C8" w14:textId="77777777" w:rsidTr="00BF58BA">
        <w:tc>
          <w:tcPr>
            <w:tcW w:w="18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1B6765"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lastRenderedPageBreak/>
              <w:t>Country</w:t>
            </w:r>
          </w:p>
        </w:tc>
        <w:tc>
          <w:tcPr>
            <w:tcW w:w="8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5A51F3"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06C353"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Multi Select 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801E25"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1146DD"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Platform Supported</w:t>
            </w:r>
          </w:p>
        </w:tc>
        <w:tc>
          <w:tcPr>
            <w:tcW w:w="11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D84275"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7A68DA"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20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15780C"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At least 1 country must be selected</w:t>
            </w:r>
          </w:p>
        </w:tc>
      </w:tr>
      <w:tr w:rsidR="00710E6B" w:rsidRPr="009B037E" w14:paraId="2FF9BC89" w14:textId="77777777" w:rsidTr="00BF58BA">
        <w:tc>
          <w:tcPr>
            <w:tcW w:w="18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08FB0E"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Language</w:t>
            </w:r>
          </w:p>
        </w:tc>
        <w:tc>
          <w:tcPr>
            <w:tcW w:w="8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9410B1"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513084"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Multi Select 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BF061A"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59FE98"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Platform Supported</w:t>
            </w:r>
          </w:p>
        </w:tc>
        <w:tc>
          <w:tcPr>
            <w:tcW w:w="11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88DD51"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9F4CEF"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20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5744DD"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At least 1 language must be selected</w:t>
            </w:r>
          </w:p>
        </w:tc>
      </w:tr>
      <w:tr w:rsidR="00710E6B" w:rsidRPr="009B037E" w14:paraId="26EE9C9F" w14:textId="77777777" w:rsidTr="00BF58BA">
        <w:tc>
          <w:tcPr>
            <w:tcW w:w="18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C29CFA"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Specialty</w:t>
            </w:r>
          </w:p>
        </w:tc>
        <w:tc>
          <w:tcPr>
            <w:tcW w:w="8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0CE80E"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2F34A3"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Multi Select 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02F2A1"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230B24" w14:textId="1A613993"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1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6F3945"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F4FA10"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20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2A042A"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 defined in registry</w:t>
            </w:r>
          </w:p>
        </w:tc>
      </w:tr>
      <w:tr w:rsidR="00710E6B" w:rsidRPr="009B037E" w14:paraId="68B3783A" w14:textId="77777777" w:rsidTr="00BF58BA">
        <w:tc>
          <w:tcPr>
            <w:tcW w:w="18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FB3FAD"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Version</w:t>
            </w:r>
          </w:p>
        </w:tc>
        <w:tc>
          <w:tcPr>
            <w:tcW w:w="8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C6A75E"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0F7A9E"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Integer</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DFE574"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37255C0"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Auto Increment</w:t>
            </w:r>
          </w:p>
        </w:tc>
        <w:tc>
          <w:tcPr>
            <w:tcW w:w="11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5092F2"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Auto-increment</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2232D9"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20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0555A4"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Auto-increment integer</w:t>
            </w:r>
          </w:p>
        </w:tc>
      </w:tr>
      <w:tr w:rsidR="00710E6B" w:rsidRPr="009B037E" w14:paraId="26936C23" w14:textId="77777777" w:rsidTr="00BF58BA">
        <w:tc>
          <w:tcPr>
            <w:tcW w:w="18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183F62"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Status</w:t>
            </w:r>
          </w:p>
        </w:tc>
        <w:tc>
          <w:tcPr>
            <w:tcW w:w="8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44652C"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EA2945"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3DFF34" w14:textId="65A6673D" w:rsidR="00BF58BA" w:rsidRPr="009B037E" w:rsidRDefault="009A101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743E24" w14:textId="36620915" w:rsidR="00BF58BA" w:rsidRPr="009B037E" w:rsidRDefault="00E644DC">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1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80B329"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Saved</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65FBB1"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20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75A04C"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Workflow controlled</w:t>
            </w:r>
          </w:p>
        </w:tc>
      </w:tr>
      <w:tr w:rsidR="00710E6B" w:rsidRPr="009B037E" w14:paraId="7226D331" w14:textId="77777777" w:rsidTr="00BF58BA">
        <w:tc>
          <w:tcPr>
            <w:tcW w:w="18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A83D1B"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Created By</w:t>
            </w:r>
          </w:p>
        </w:tc>
        <w:tc>
          <w:tcPr>
            <w:tcW w:w="8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3CE5BC"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464E97"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UserId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41CE60"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96F258"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 ID</w:t>
            </w:r>
          </w:p>
        </w:tc>
        <w:tc>
          <w:tcPr>
            <w:tcW w:w="11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DC0006"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System-generated at create</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F9A8CB" w14:textId="16E50A15" w:rsidR="00BF58BA" w:rsidRPr="009B037E" w:rsidRDefault="002C5181">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20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CD3995"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Audit field</w:t>
            </w:r>
          </w:p>
        </w:tc>
      </w:tr>
      <w:tr w:rsidR="00710E6B" w:rsidRPr="009B037E" w14:paraId="5DD29C28" w14:textId="77777777" w:rsidTr="00BF58BA">
        <w:tc>
          <w:tcPr>
            <w:tcW w:w="18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8100FD"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Created Date</w:t>
            </w:r>
          </w:p>
        </w:tc>
        <w:tc>
          <w:tcPr>
            <w:tcW w:w="8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0FC7A6"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6AE7B3"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Timestamp</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4780F0"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2A58E6"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UTC + Timezone</w:t>
            </w:r>
          </w:p>
        </w:tc>
        <w:tc>
          <w:tcPr>
            <w:tcW w:w="11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A11DA3"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 timestamp at create</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FAC4E4" w14:textId="4EFEDFFD" w:rsidR="00BF58BA" w:rsidRPr="009B037E" w:rsidRDefault="002C5181">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20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602E07"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Audit field</w:t>
            </w:r>
          </w:p>
        </w:tc>
      </w:tr>
      <w:tr w:rsidR="00710E6B" w:rsidRPr="009B037E" w14:paraId="72F17B19" w14:textId="77777777" w:rsidTr="00BF58BA">
        <w:tc>
          <w:tcPr>
            <w:tcW w:w="18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BD8DA9"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Last Modified By</w:t>
            </w:r>
          </w:p>
        </w:tc>
        <w:tc>
          <w:tcPr>
            <w:tcW w:w="8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F07226"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57E8E8"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UserId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8EE299"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97EB03"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 ID</w:t>
            </w:r>
          </w:p>
        </w:tc>
        <w:tc>
          <w:tcPr>
            <w:tcW w:w="11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1FAD5A"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System-updated</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4A38AE" w14:textId="1BD8C6AC" w:rsidR="00BF58BA" w:rsidRPr="009B037E" w:rsidRDefault="002C5181">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20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6D1CAB"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Audit field</w:t>
            </w:r>
          </w:p>
        </w:tc>
      </w:tr>
      <w:tr w:rsidR="00710E6B" w:rsidRPr="009B037E" w14:paraId="099B8DDD" w14:textId="77777777" w:rsidTr="00BF58BA">
        <w:tc>
          <w:tcPr>
            <w:tcW w:w="18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0C6A04"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Last Modified Date</w:t>
            </w:r>
          </w:p>
        </w:tc>
        <w:tc>
          <w:tcPr>
            <w:tcW w:w="8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4BDF90"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CC756C"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Timestamp</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C18F78"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A9C343"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UTC + Timezone</w:t>
            </w:r>
          </w:p>
        </w:tc>
        <w:tc>
          <w:tcPr>
            <w:tcW w:w="11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B4C4EB"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 timestamp on update</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F35493" w14:textId="0B47B04B" w:rsidR="00BF58BA" w:rsidRPr="009B037E" w:rsidRDefault="002C5181">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20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003FC7"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Audit field</w:t>
            </w:r>
          </w:p>
        </w:tc>
      </w:tr>
      <w:tr w:rsidR="00710E6B" w:rsidRPr="009B037E" w14:paraId="6C6CD431" w14:textId="77777777" w:rsidTr="00BF58BA">
        <w:tc>
          <w:tcPr>
            <w:tcW w:w="18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9DFF39"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OwnerOrgID</w:t>
            </w:r>
          </w:p>
        </w:tc>
        <w:tc>
          <w:tcPr>
            <w:tcW w:w="8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55006D"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FE43D1"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UUID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7C8A2F"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CDFE13"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Org ID</w:t>
            </w:r>
          </w:p>
        </w:tc>
        <w:tc>
          <w:tcPr>
            <w:tcW w:w="11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98DFF1"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System-derived</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D3ED81"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20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4B363E" w14:textId="232CBEF2"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Owner of the template version</w:t>
            </w:r>
            <w:r w:rsidR="0078674D" w:rsidRPr="009B037E">
              <w:rPr>
                <w:rFonts w:ascii="Calibri" w:hAnsi="Calibri" w:cs="Calibri"/>
                <w:sz w:val="16"/>
                <w:szCs w:val="16"/>
              </w:rPr>
              <w:t xml:space="preserve">. Picked </w:t>
            </w:r>
            <w:r w:rsidR="008B5EB3" w:rsidRPr="009B037E">
              <w:rPr>
                <w:rFonts w:ascii="Calibri" w:hAnsi="Calibri" w:cs="Calibri"/>
                <w:sz w:val="16"/>
                <w:szCs w:val="16"/>
              </w:rPr>
              <w:t xml:space="preserve">up </w:t>
            </w:r>
            <w:r w:rsidR="0078674D" w:rsidRPr="009B037E">
              <w:rPr>
                <w:rFonts w:ascii="Calibri" w:hAnsi="Calibri" w:cs="Calibri"/>
                <w:sz w:val="16"/>
                <w:szCs w:val="16"/>
              </w:rPr>
              <w:t>Automatically who creates</w:t>
            </w:r>
          </w:p>
        </w:tc>
      </w:tr>
      <w:tr w:rsidR="00710E6B" w:rsidRPr="009B037E" w14:paraId="47C7D732" w14:textId="77777777" w:rsidTr="00BF58BA">
        <w:tc>
          <w:tcPr>
            <w:tcW w:w="18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6155CC1"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MasterTemplateVersionID</w:t>
            </w:r>
          </w:p>
        </w:tc>
        <w:tc>
          <w:tcPr>
            <w:tcW w:w="8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9422D2"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08896F"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UUID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8D5B8A"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FD8C7C"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reference published master</w:t>
            </w:r>
          </w:p>
        </w:tc>
        <w:tc>
          <w:tcPr>
            <w:tcW w:w="11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03323B"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AB02AF"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20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92DA27"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Required for derived templates only</w:t>
            </w:r>
          </w:p>
        </w:tc>
      </w:tr>
      <w:tr w:rsidR="00710E6B" w:rsidRPr="009B037E" w14:paraId="392A9490" w14:textId="77777777" w:rsidTr="00BF58BA">
        <w:tc>
          <w:tcPr>
            <w:tcW w:w="18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8976883"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ShareScope</w:t>
            </w:r>
          </w:p>
        </w:tc>
        <w:tc>
          <w:tcPr>
            <w:tcW w:w="8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915124"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E2ACF8"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12663B" w14:textId="0A94CB18" w:rsidR="00BF58BA" w:rsidRPr="009B037E" w:rsidRDefault="006359A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E8D1DB" w14:textId="51D3F9BC" w:rsidR="00BF58BA" w:rsidRPr="009B037E" w:rsidRDefault="00D014F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1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C7921A"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Private</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3CDD98"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20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0DC424" w14:textId="77777777" w:rsidR="00BF58BA" w:rsidRPr="009B037E" w:rsidRDefault="00BF58BA">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Controls reuse outside owner org where supported</w:t>
            </w:r>
          </w:p>
        </w:tc>
      </w:tr>
    </w:tbl>
    <w:p w14:paraId="5E9865D5" w14:textId="77777777" w:rsidR="00BF58BA" w:rsidRPr="009B037E" w:rsidRDefault="00BF58BA" w:rsidP="006932D8">
      <w:pPr>
        <w:ind w:left="405"/>
        <w:rPr>
          <w:rFonts w:ascii="Calibri" w:hAnsi="Calibri" w:cs="Calibri"/>
          <w:sz w:val="18"/>
          <w:szCs w:val="18"/>
        </w:rPr>
      </w:pPr>
    </w:p>
    <w:p w14:paraId="536E13F8" w14:textId="77777777" w:rsidR="006932D8" w:rsidRPr="009B037E" w:rsidRDefault="006932D8" w:rsidP="006932D8">
      <w:pPr>
        <w:ind w:left="405"/>
        <w:rPr>
          <w:rFonts w:ascii="Calibri" w:hAnsi="Calibri" w:cs="Calibri"/>
          <w:sz w:val="18"/>
          <w:szCs w:val="18"/>
        </w:rPr>
      </w:pPr>
    </w:p>
    <w:p w14:paraId="145EA82C" w14:textId="77777777" w:rsidR="00EC45BA" w:rsidRPr="009B037E" w:rsidRDefault="00EC45BA" w:rsidP="00357DFF">
      <w:pPr>
        <w:pStyle w:val="NormalWeb"/>
        <w:spacing w:before="0" w:beforeAutospacing="0" w:after="0" w:afterAutospacing="0"/>
        <w:ind w:left="720"/>
        <w:rPr>
          <w:rFonts w:ascii="Calibri" w:hAnsi="Calibri" w:cs="Calibri"/>
          <w:sz w:val="18"/>
          <w:szCs w:val="18"/>
        </w:rPr>
      </w:pPr>
      <w:r w:rsidRPr="009B037E">
        <w:rPr>
          <w:rFonts w:ascii="Calibri" w:hAnsi="Calibri" w:cs="Calibri"/>
          <w:sz w:val="18"/>
          <w:szCs w:val="18"/>
        </w:rPr>
        <w:t>A template is uniquely defined by:</w:t>
      </w:r>
    </w:p>
    <w:p w14:paraId="0E6658B5" w14:textId="77777777" w:rsidR="00EC45BA" w:rsidRPr="009B037E" w:rsidRDefault="00EC45BA" w:rsidP="007725E1">
      <w:pPr>
        <w:numPr>
          <w:ilvl w:val="0"/>
          <w:numId w:val="17"/>
        </w:numPr>
        <w:tabs>
          <w:tab w:val="clear" w:pos="720"/>
        </w:tabs>
        <w:ind w:left="1440"/>
        <w:textAlignment w:val="center"/>
        <w:rPr>
          <w:rFonts w:ascii="Calibri" w:hAnsi="Calibri" w:cs="Calibri"/>
          <w:sz w:val="21"/>
          <w:szCs w:val="21"/>
        </w:rPr>
      </w:pPr>
      <w:r w:rsidRPr="009B037E">
        <w:rPr>
          <w:rFonts w:ascii="Calibri" w:hAnsi="Calibri" w:cs="Calibri"/>
          <w:sz w:val="18"/>
          <w:szCs w:val="18"/>
        </w:rPr>
        <w:t xml:space="preserve">Template Type </w:t>
      </w:r>
    </w:p>
    <w:p w14:paraId="0765DE7D" w14:textId="77777777" w:rsidR="00EC45BA" w:rsidRPr="009B037E" w:rsidRDefault="00EC45BA" w:rsidP="007725E1">
      <w:pPr>
        <w:numPr>
          <w:ilvl w:val="0"/>
          <w:numId w:val="17"/>
        </w:numPr>
        <w:tabs>
          <w:tab w:val="clear" w:pos="720"/>
        </w:tabs>
        <w:ind w:left="1440"/>
        <w:textAlignment w:val="center"/>
        <w:rPr>
          <w:rFonts w:ascii="Calibri" w:hAnsi="Calibri" w:cs="Calibri"/>
          <w:sz w:val="21"/>
          <w:szCs w:val="21"/>
        </w:rPr>
      </w:pPr>
      <w:r w:rsidRPr="009B037E">
        <w:rPr>
          <w:rFonts w:ascii="Calibri" w:hAnsi="Calibri" w:cs="Calibri"/>
          <w:sz w:val="18"/>
          <w:szCs w:val="18"/>
        </w:rPr>
        <w:t xml:space="preserve">Category </w:t>
      </w:r>
    </w:p>
    <w:p w14:paraId="6A1526DE" w14:textId="77777777" w:rsidR="00EC45BA" w:rsidRPr="009B037E" w:rsidRDefault="00EC45BA" w:rsidP="007725E1">
      <w:pPr>
        <w:numPr>
          <w:ilvl w:val="0"/>
          <w:numId w:val="17"/>
        </w:numPr>
        <w:tabs>
          <w:tab w:val="clear" w:pos="720"/>
        </w:tabs>
        <w:ind w:left="1440"/>
        <w:textAlignment w:val="center"/>
        <w:rPr>
          <w:rFonts w:ascii="Calibri" w:hAnsi="Calibri" w:cs="Calibri"/>
          <w:sz w:val="21"/>
          <w:szCs w:val="21"/>
        </w:rPr>
      </w:pPr>
      <w:r w:rsidRPr="009B037E">
        <w:rPr>
          <w:rFonts w:ascii="Calibri" w:hAnsi="Calibri" w:cs="Calibri"/>
          <w:sz w:val="18"/>
          <w:szCs w:val="18"/>
        </w:rPr>
        <w:t xml:space="preserve">Condition </w:t>
      </w:r>
    </w:p>
    <w:p w14:paraId="4880FB19" w14:textId="77777777" w:rsidR="00EC45BA" w:rsidRPr="009B037E" w:rsidRDefault="00EC45BA" w:rsidP="007725E1">
      <w:pPr>
        <w:numPr>
          <w:ilvl w:val="0"/>
          <w:numId w:val="17"/>
        </w:numPr>
        <w:tabs>
          <w:tab w:val="clear" w:pos="720"/>
        </w:tabs>
        <w:ind w:left="1440"/>
        <w:textAlignment w:val="center"/>
        <w:rPr>
          <w:rFonts w:ascii="Calibri" w:hAnsi="Calibri" w:cs="Calibri"/>
          <w:sz w:val="21"/>
          <w:szCs w:val="21"/>
        </w:rPr>
      </w:pPr>
      <w:r w:rsidRPr="009B037E">
        <w:rPr>
          <w:rFonts w:ascii="Calibri" w:hAnsi="Calibri" w:cs="Calibri"/>
          <w:sz w:val="18"/>
          <w:szCs w:val="18"/>
        </w:rPr>
        <w:t xml:space="preserve">Country </w:t>
      </w:r>
    </w:p>
    <w:p w14:paraId="172DCFDE" w14:textId="77777777" w:rsidR="00EC45BA" w:rsidRPr="009B037E" w:rsidRDefault="00EC45BA" w:rsidP="007725E1">
      <w:pPr>
        <w:numPr>
          <w:ilvl w:val="0"/>
          <w:numId w:val="17"/>
        </w:numPr>
        <w:tabs>
          <w:tab w:val="clear" w:pos="720"/>
        </w:tabs>
        <w:ind w:left="1440"/>
        <w:textAlignment w:val="center"/>
        <w:rPr>
          <w:rFonts w:ascii="Calibri" w:hAnsi="Calibri" w:cs="Calibri"/>
          <w:sz w:val="21"/>
          <w:szCs w:val="21"/>
        </w:rPr>
      </w:pPr>
      <w:r w:rsidRPr="009B037E">
        <w:rPr>
          <w:rFonts w:ascii="Calibri" w:hAnsi="Calibri" w:cs="Calibri"/>
          <w:sz w:val="18"/>
          <w:szCs w:val="18"/>
        </w:rPr>
        <w:t xml:space="preserve">Version </w:t>
      </w:r>
    </w:p>
    <w:p w14:paraId="538C2CB2" w14:textId="77777777" w:rsidR="00EC45BA" w:rsidRPr="009B037E" w:rsidRDefault="00EC45BA" w:rsidP="00357DFF">
      <w:pPr>
        <w:pStyle w:val="NormalWeb"/>
        <w:spacing w:before="0" w:beforeAutospacing="0" w:after="0" w:afterAutospacing="0"/>
        <w:ind w:left="720"/>
        <w:rPr>
          <w:rFonts w:ascii="Calibri" w:hAnsi="Calibri" w:cs="Calibri"/>
          <w:sz w:val="18"/>
          <w:szCs w:val="18"/>
        </w:rPr>
      </w:pPr>
      <w:r w:rsidRPr="009B037E">
        <w:rPr>
          <w:rFonts w:ascii="Calibri" w:hAnsi="Calibri" w:cs="Calibri"/>
          <w:sz w:val="18"/>
          <w:szCs w:val="18"/>
        </w:rPr>
        <w:t>For platform master templates, this template profile must be defined upfront and used consistently across the service.</w:t>
      </w:r>
    </w:p>
    <w:p w14:paraId="5C8F157E" w14:textId="77777777" w:rsidR="006932D8" w:rsidRPr="009B037E" w:rsidRDefault="006932D8" w:rsidP="006932D8">
      <w:pPr>
        <w:ind w:left="405"/>
        <w:rPr>
          <w:rFonts w:ascii="Calibri" w:hAnsi="Calibri" w:cs="Calibri"/>
          <w:sz w:val="18"/>
          <w:szCs w:val="18"/>
        </w:rPr>
      </w:pPr>
    </w:p>
    <w:p w14:paraId="783870D7" w14:textId="77777777" w:rsidR="006932D8" w:rsidRPr="009B037E" w:rsidRDefault="006932D8" w:rsidP="006932D8">
      <w:pPr>
        <w:ind w:left="405"/>
        <w:rPr>
          <w:rFonts w:ascii="Calibri" w:hAnsi="Calibri" w:cs="Calibri"/>
          <w:sz w:val="18"/>
          <w:szCs w:val="18"/>
        </w:rPr>
      </w:pPr>
      <w:r w:rsidRPr="009B037E">
        <w:rPr>
          <w:rFonts w:ascii="Calibri" w:hAnsi="Calibri" w:cs="Calibri"/>
          <w:sz w:val="18"/>
          <w:szCs w:val="18"/>
        </w:rPr>
        <w:t>Linking /Reference and MasterTemplateVersionID:-</w:t>
      </w:r>
    </w:p>
    <w:p w14:paraId="284DE1CA" w14:textId="77777777" w:rsidR="006932D8" w:rsidRPr="009B037E" w:rsidRDefault="006932D8" w:rsidP="006932D8">
      <w:pPr>
        <w:ind w:left="405"/>
        <w:rPr>
          <w:rFonts w:ascii="Calibri" w:hAnsi="Calibri" w:cs="Calibri"/>
          <w:sz w:val="18"/>
          <w:szCs w:val="18"/>
        </w:rPr>
      </w:pPr>
    </w:p>
    <w:p w14:paraId="4EDBDB9F" w14:textId="77777777" w:rsidR="006932D8" w:rsidRPr="009B037E" w:rsidRDefault="006932D8" w:rsidP="00F45909">
      <w:pPr>
        <w:pStyle w:val="ListParagraph"/>
        <w:numPr>
          <w:ilvl w:val="0"/>
          <w:numId w:val="11"/>
        </w:numPr>
        <w:ind w:left="1485"/>
        <w:rPr>
          <w:rFonts w:ascii="Calibri" w:hAnsi="Calibri" w:cs="Calibri"/>
          <w:sz w:val="18"/>
          <w:szCs w:val="18"/>
        </w:rPr>
      </w:pPr>
      <w:r w:rsidRPr="009B037E">
        <w:rPr>
          <w:rFonts w:ascii="Calibri" w:hAnsi="Calibri" w:cs="Calibri"/>
          <w:sz w:val="18"/>
          <w:szCs w:val="18"/>
        </w:rPr>
        <w:t>Each Template Type Has Its Own Lineage</w:t>
      </w:r>
    </w:p>
    <w:p w14:paraId="63854969" w14:textId="77777777" w:rsidR="006932D8" w:rsidRPr="009B037E" w:rsidRDefault="006932D8" w:rsidP="00F45909">
      <w:pPr>
        <w:pStyle w:val="ListParagraph"/>
        <w:numPr>
          <w:ilvl w:val="0"/>
          <w:numId w:val="11"/>
        </w:numPr>
        <w:ind w:left="1485"/>
        <w:rPr>
          <w:rFonts w:ascii="Calibri" w:hAnsi="Calibri" w:cs="Calibri"/>
          <w:sz w:val="18"/>
          <w:szCs w:val="18"/>
        </w:rPr>
      </w:pPr>
      <w:r w:rsidRPr="009B037E">
        <w:rPr>
          <w:rFonts w:ascii="Calibri" w:hAnsi="Calibri" w:cs="Calibri"/>
          <w:sz w:val="18"/>
          <w:szCs w:val="18"/>
        </w:rPr>
        <w:t>The Care Plan template does NOT store the MasterTemplateVersionID of the OKR template.</w:t>
      </w:r>
    </w:p>
    <w:p w14:paraId="0B5E3B82" w14:textId="77777777" w:rsidR="006932D8" w:rsidRPr="009B037E" w:rsidRDefault="006932D8" w:rsidP="00F45909">
      <w:pPr>
        <w:pStyle w:val="ListParagraph"/>
        <w:numPr>
          <w:ilvl w:val="1"/>
          <w:numId w:val="10"/>
        </w:numPr>
        <w:ind w:left="1800"/>
        <w:rPr>
          <w:rFonts w:ascii="Calibri" w:hAnsi="Calibri" w:cs="Calibri"/>
          <w:sz w:val="18"/>
          <w:szCs w:val="18"/>
        </w:rPr>
      </w:pPr>
      <w:r w:rsidRPr="009B037E">
        <w:rPr>
          <w:rFonts w:ascii="Calibri" w:hAnsi="Calibri" w:cs="Calibri"/>
          <w:sz w:val="18"/>
          <w:szCs w:val="18"/>
        </w:rPr>
        <w:t xml:space="preserve">CarePlan template → references CarePlan master </w:t>
      </w:r>
    </w:p>
    <w:p w14:paraId="391D8F18" w14:textId="77777777" w:rsidR="006932D8" w:rsidRPr="009B037E" w:rsidRDefault="006932D8" w:rsidP="00F45909">
      <w:pPr>
        <w:pStyle w:val="ListParagraph"/>
        <w:numPr>
          <w:ilvl w:val="1"/>
          <w:numId w:val="10"/>
        </w:numPr>
        <w:ind w:left="1800"/>
        <w:rPr>
          <w:rFonts w:ascii="Calibri" w:hAnsi="Calibri" w:cs="Calibri"/>
          <w:sz w:val="18"/>
          <w:szCs w:val="18"/>
        </w:rPr>
      </w:pPr>
      <w:r w:rsidRPr="009B037E">
        <w:rPr>
          <w:rFonts w:ascii="Calibri" w:hAnsi="Calibri" w:cs="Calibri"/>
          <w:sz w:val="18"/>
          <w:szCs w:val="18"/>
        </w:rPr>
        <w:t xml:space="preserve">OKR template → references OKR master </w:t>
      </w:r>
    </w:p>
    <w:p w14:paraId="3E074D48" w14:textId="77777777" w:rsidR="006932D8" w:rsidRPr="009B037E" w:rsidRDefault="006932D8" w:rsidP="00F45909">
      <w:pPr>
        <w:pStyle w:val="ListParagraph"/>
        <w:numPr>
          <w:ilvl w:val="1"/>
          <w:numId w:val="10"/>
        </w:numPr>
        <w:ind w:left="1800"/>
        <w:rPr>
          <w:rFonts w:ascii="Calibri" w:hAnsi="Calibri" w:cs="Calibri"/>
          <w:sz w:val="18"/>
          <w:szCs w:val="18"/>
        </w:rPr>
      </w:pPr>
      <w:r w:rsidRPr="009B037E">
        <w:rPr>
          <w:rFonts w:ascii="Calibri" w:hAnsi="Calibri" w:cs="Calibri"/>
          <w:sz w:val="18"/>
          <w:szCs w:val="18"/>
        </w:rPr>
        <w:t xml:space="preserve">Symptom template → references Symptom master </w:t>
      </w:r>
    </w:p>
    <w:p w14:paraId="392C9A86" w14:textId="77777777" w:rsidR="006932D8" w:rsidRPr="009B037E" w:rsidRDefault="006932D8" w:rsidP="00F45909">
      <w:pPr>
        <w:pStyle w:val="ListParagraph"/>
        <w:numPr>
          <w:ilvl w:val="1"/>
          <w:numId w:val="10"/>
        </w:numPr>
        <w:ind w:left="1800"/>
        <w:rPr>
          <w:rFonts w:ascii="Calibri" w:hAnsi="Calibri" w:cs="Calibri"/>
          <w:sz w:val="18"/>
          <w:szCs w:val="18"/>
        </w:rPr>
      </w:pPr>
      <w:r w:rsidRPr="009B037E">
        <w:rPr>
          <w:rFonts w:ascii="Calibri" w:hAnsi="Calibri" w:cs="Calibri"/>
          <w:sz w:val="18"/>
          <w:szCs w:val="18"/>
        </w:rPr>
        <w:t xml:space="preserve">Threshold template → references Threshold master </w:t>
      </w:r>
    </w:p>
    <w:p w14:paraId="7F30D893" w14:textId="77777777" w:rsidR="006932D8" w:rsidRPr="009B037E" w:rsidRDefault="006932D8" w:rsidP="00F45909">
      <w:pPr>
        <w:pStyle w:val="ListParagraph"/>
        <w:numPr>
          <w:ilvl w:val="0"/>
          <w:numId w:val="10"/>
        </w:numPr>
        <w:ind w:left="1485"/>
        <w:rPr>
          <w:rFonts w:ascii="Calibri" w:hAnsi="Calibri" w:cs="Calibri"/>
          <w:sz w:val="18"/>
          <w:szCs w:val="18"/>
        </w:rPr>
      </w:pPr>
      <w:r w:rsidRPr="009B037E">
        <w:rPr>
          <w:rFonts w:ascii="Calibri" w:hAnsi="Calibri" w:cs="Calibri"/>
          <w:sz w:val="18"/>
          <w:szCs w:val="18"/>
        </w:rPr>
        <w:t>Example: Platform Master Templates</w:t>
      </w:r>
    </w:p>
    <w:p w14:paraId="0FF16DB3" w14:textId="77777777" w:rsidR="006932D8" w:rsidRPr="009B037E" w:rsidRDefault="006932D8" w:rsidP="00F45909">
      <w:pPr>
        <w:pStyle w:val="ListParagraph"/>
        <w:numPr>
          <w:ilvl w:val="1"/>
          <w:numId w:val="10"/>
        </w:numPr>
        <w:ind w:left="1800"/>
        <w:rPr>
          <w:rFonts w:ascii="Calibri" w:hAnsi="Calibri" w:cs="Calibri"/>
          <w:sz w:val="18"/>
          <w:szCs w:val="18"/>
        </w:rPr>
      </w:pPr>
      <w:r w:rsidRPr="009B037E">
        <w:rPr>
          <w:rFonts w:ascii="Calibri" w:hAnsi="Calibri" w:cs="Calibri"/>
          <w:sz w:val="18"/>
          <w:szCs w:val="18"/>
        </w:rPr>
        <w:t xml:space="preserve">CarePlan Master v1 → ID = CP-M-001 </w:t>
      </w:r>
    </w:p>
    <w:p w14:paraId="3C0A2DE4" w14:textId="77777777" w:rsidR="006932D8" w:rsidRPr="009B037E" w:rsidRDefault="006932D8" w:rsidP="00F45909">
      <w:pPr>
        <w:pStyle w:val="ListParagraph"/>
        <w:numPr>
          <w:ilvl w:val="1"/>
          <w:numId w:val="10"/>
        </w:numPr>
        <w:ind w:left="1800"/>
        <w:rPr>
          <w:rFonts w:ascii="Calibri" w:hAnsi="Calibri" w:cs="Calibri"/>
          <w:sz w:val="18"/>
          <w:szCs w:val="18"/>
        </w:rPr>
      </w:pPr>
      <w:r w:rsidRPr="009B037E">
        <w:rPr>
          <w:rFonts w:ascii="Calibri" w:hAnsi="Calibri" w:cs="Calibri"/>
          <w:sz w:val="18"/>
          <w:szCs w:val="18"/>
        </w:rPr>
        <w:t xml:space="preserve">OKR Master v3 → ID = OKR-M-003 </w:t>
      </w:r>
    </w:p>
    <w:p w14:paraId="6D8F50B4" w14:textId="77777777" w:rsidR="006932D8" w:rsidRPr="009B037E" w:rsidRDefault="006932D8" w:rsidP="00F45909">
      <w:pPr>
        <w:pStyle w:val="ListParagraph"/>
        <w:numPr>
          <w:ilvl w:val="1"/>
          <w:numId w:val="10"/>
        </w:numPr>
        <w:ind w:left="1800"/>
        <w:rPr>
          <w:rFonts w:ascii="Calibri" w:hAnsi="Calibri" w:cs="Calibri"/>
          <w:sz w:val="18"/>
          <w:szCs w:val="18"/>
        </w:rPr>
      </w:pPr>
      <w:r w:rsidRPr="009B037E">
        <w:rPr>
          <w:rFonts w:ascii="Calibri" w:hAnsi="Calibri" w:cs="Calibri"/>
          <w:sz w:val="18"/>
          <w:szCs w:val="18"/>
        </w:rPr>
        <w:t xml:space="preserve">Symptom Master v2 → ID = SYM-M-002 </w:t>
      </w:r>
    </w:p>
    <w:p w14:paraId="2E17F12B" w14:textId="77777777" w:rsidR="006932D8" w:rsidRPr="009B037E" w:rsidRDefault="006932D8" w:rsidP="00F45909">
      <w:pPr>
        <w:pStyle w:val="ListParagraph"/>
        <w:numPr>
          <w:ilvl w:val="0"/>
          <w:numId w:val="10"/>
        </w:numPr>
        <w:ind w:left="1485"/>
        <w:rPr>
          <w:rFonts w:ascii="Calibri" w:hAnsi="Calibri" w:cs="Calibri"/>
          <w:sz w:val="18"/>
          <w:szCs w:val="18"/>
        </w:rPr>
      </w:pPr>
      <w:r w:rsidRPr="009B037E">
        <w:rPr>
          <w:rFonts w:ascii="Calibri" w:hAnsi="Calibri" w:cs="Calibri"/>
          <w:sz w:val="18"/>
          <w:szCs w:val="18"/>
        </w:rPr>
        <w:t>Org A Creates Derived Templates</w:t>
      </w:r>
    </w:p>
    <w:p w14:paraId="678BC820" w14:textId="77777777" w:rsidR="006932D8" w:rsidRPr="009B037E" w:rsidRDefault="006932D8" w:rsidP="00F45909">
      <w:pPr>
        <w:pStyle w:val="ListParagraph"/>
        <w:numPr>
          <w:ilvl w:val="1"/>
          <w:numId w:val="10"/>
        </w:numPr>
        <w:ind w:left="1800"/>
        <w:rPr>
          <w:rFonts w:ascii="Calibri" w:hAnsi="Calibri" w:cs="Calibri"/>
          <w:sz w:val="18"/>
          <w:szCs w:val="18"/>
        </w:rPr>
      </w:pPr>
      <w:r w:rsidRPr="009B037E">
        <w:rPr>
          <w:rFonts w:ascii="Calibri" w:hAnsi="Calibri" w:cs="Calibri"/>
          <w:sz w:val="18"/>
          <w:szCs w:val="18"/>
        </w:rPr>
        <w:t xml:space="preserve">CarePlan Org Template → MasterTemplateVersionID = CP-M-001 </w:t>
      </w:r>
    </w:p>
    <w:p w14:paraId="788954BB" w14:textId="77777777" w:rsidR="006932D8" w:rsidRPr="009B037E" w:rsidRDefault="006932D8" w:rsidP="00F45909">
      <w:pPr>
        <w:pStyle w:val="ListParagraph"/>
        <w:numPr>
          <w:ilvl w:val="1"/>
          <w:numId w:val="10"/>
        </w:numPr>
        <w:ind w:left="1800"/>
        <w:rPr>
          <w:rFonts w:ascii="Calibri" w:hAnsi="Calibri" w:cs="Calibri"/>
          <w:sz w:val="18"/>
          <w:szCs w:val="18"/>
        </w:rPr>
      </w:pPr>
      <w:r w:rsidRPr="009B037E">
        <w:rPr>
          <w:rFonts w:ascii="Calibri" w:hAnsi="Calibri" w:cs="Calibri"/>
          <w:sz w:val="18"/>
          <w:szCs w:val="18"/>
        </w:rPr>
        <w:t xml:space="preserve">OKR Org Template → MasterTemplateVersionID = OKR-M-003 </w:t>
      </w:r>
    </w:p>
    <w:p w14:paraId="4784735C" w14:textId="77777777" w:rsidR="006932D8" w:rsidRPr="009B037E" w:rsidRDefault="006932D8" w:rsidP="00F45909">
      <w:pPr>
        <w:pStyle w:val="ListParagraph"/>
        <w:numPr>
          <w:ilvl w:val="1"/>
          <w:numId w:val="10"/>
        </w:numPr>
        <w:ind w:left="1800"/>
        <w:rPr>
          <w:rFonts w:ascii="Calibri" w:hAnsi="Calibri" w:cs="Calibri"/>
          <w:sz w:val="18"/>
          <w:szCs w:val="18"/>
        </w:rPr>
      </w:pPr>
      <w:r w:rsidRPr="009B037E">
        <w:rPr>
          <w:rFonts w:ascii="Calibri" w:hAnsi="Calibri" w:cs="Calibri"/>
          <w:sz w:val="18"/>
          <w:szCs w:val="18"/>
        </w:rPr>
        <w:t xml:space="preserve">Symptom Org Template → MasterTemplateVersionID = SYM-M-002 </w:t>
      </w:r>
    </w:p>
    <w:p w14:paraId="3F4A59C7" w14:textId="77777777" w:rsidR="006932D8" w:rsidRPr="009B037E" w:rsidRDefault="006932D8" w:rsidP="00F45909">
      <w:pPr>
        <w:pStyle w:val="ListParagraph"/>
        <w:numPr>
          <w:ilvl w:val="0"/>
          <w:numId w:val="10"/>
        </w:numPr>
        <w:ind w:left="1485"/>
        <w:rPr>
          <w:rFonts w:ascii="Calibri" w:hAnsi="Calibri" w:cs="Calibri"/>
          <w:sz w:val="18"/>
          <w:szCs w:val="18"/>
        </w:rPr>
      </w:pPr>
      <w:r w:rsidRPr="009B037E">
        <w:rPr>
          <w:rFonts w:ascii="Calibri" w:hAnsi="Calibri" w:cs="Calibri"/>
          <w:sz w:val="18"/>
          <w:szCs w:val="18"/>
        </w:rPr>
        <w:t>At Care Plan Linking Level</w:t>
      </w:r>
    </w:p>
    <w:p w14:paraId="2262FA77" w14:textId="77777777" w:rsidR="006932D8" w:rsidRPr="009B037E" w:rsidRDefault="006932D8" w:rsidP="00F45909">
      <w:pPr>
        <w:pStyle w:val="ListParagraph"/>
        <w:numPr>
          <w:ilvl w:val="1"/>
          <w:numId w:val="10"/>
        </w:numPr>
        <w:ind w:left="1800"/>
        <w:rPr>
          <w:rFonts w:ascii="Calibri" w:hAnsi="Calibri" w:cs="Calibri"/>
          <w:sz w:val="18"/>
          <w:szCs w:val="18"/>
        </w:rPr>
      </w:pPr>
      <w:r w:rsidRPr="009B037E">
        <w:rPr>
          <w:rFonts w:ascii="Calibri" w:hAnsi="Calibri" w:cs="Calibri"/>
          <w:sz w:val="18"/>
          <w:szCs w:val="18"/>
        </w:rPr>
        <w:lastRenderedPageBreak/>
        <w:t>When Care Plan links OKR:</w:t>
      </w:r>
    </w:p>
    <w:p w14:paraId="4A2F7288" w14:textId="77777777" w:rsidR="006932D8" w:rsidRPr="009B037E" w:rsidRDefault="006932D8" w:rsidP="00F45909">
      <w:pPr>
        <w:pStyle w:val="ListParagraph"/>
        <w:numPr>
          <w:ilvl w:val="1"/>
          <w:numId w:val="10"/>
        </w:numPr>
        <w:ind w:left="1800"/>
        <w:rPr>
          <w:rFonts w:ascii="Calibri" w:hAnsi="Calibri" w:cs="Calibri"/>
          <w:sz w:val="18"/>
          <w:szCs w:val="18"/>
        </w:rPr>
      </w:pPr>
      <w:r w:rsidRPr="009B037E">
        <w:rPr>
          <w:rFonts w:ascii="Calibri" w:hAnsi="Calibri" w:cs="Calibri"/>
          <w:sz w:val="18"/>
          <w:szCs w:val="18"/>
        </w:rPr>
        <w:t>It stores:</w:t>
      </w:r>
    </w:p>
    <w:p w14:paraId="1949BA4E" w14:textId="77777777" w:rsidR="006932D8" w:rsidRPr="009B037E" w:rsidRDefault="006932D8" w:rsidP="00F45909">
      <w:pPr>
        <w:pStyle w:val="ListParagraph"/>
        <w:numPr>
          <w:ilvl w:val="2"/>
          <w:numId w:val="10"/>
        </w:numPr>
        <w:ind w:left="1980" w:hanging="180"/>
        <w:rPr>
          <w:rFonts w:ascii="Calibri" w:hAnsi="Calibri" w:cs="Calibri"/>
          <w:sz w:val="18"/>
          <w:szCs w:val="18"/>
        </w:rPr>
      </w:pPr>
      <w:r w:rsidRPr="009B037E">
        <w:rPr>
          <w:rFonts w:ascii="Calibri" w:hAnsi="Calibri" w:cs="Calibri"/>
          <w:sz w:val="18"/>
          <w:szCs w:val="18"/>
        </w:rPr>
        <w:t>Linked OKRTemplateVersionID</w:t>
      </w:r>
    </w:p>
    <w:p w14:paraId="3C7CEF38" w14:textId="7431DEFB" w:rsidR="006932D8" w:rsidRPr="009B037E" w:rsidRDefault="006932D8" w:rsidP="00F45909">
      <w:pPr>
        <w:pStyle w:val="ListParagraph"/>
        <w:numPr>
          <w:ilvl w:val="2"/>
          <w:numId w:val="10"/>
        </w:numPr>
        <w:ind w:left="1980" w:hanging="180"/>
        <w:rPr>
          <w:rFonts w:ascii="Calibri" w:hAnsi="Calibri" w:cs="Calibri"/>
          <w:sz w:val="18"/>
          <w:szCs w:val="18"/>
        </w:rPr>
      </w:pPr>
      <w:r w:rsidRPr="009B037E">
        <w:rPr>
          <w:rFonts w:ascii="Calibri" w:hAnsi="Calibri" w:cs="Calibri"/>
          <w:sz w:val="18"/>
          <w:szCs w:val="18"/>
        </w:rPr>
        <w:t>That is a reference to the specific OKR template version being used.</w:t>
      </w:r>
      <w:r w:rsidR="00BB7196" w:rsidRPr="009B037E">
        <w:rPr>
          <w:rFonts w:ascii="Calibri" w:hAnsi="Calibri" w:cs="Calibri"/>
          <w:sz w:val="18"/>
          <w:szCs w:val="18"/>
        </w:rPr>
        <w:t xml:space="preserve">  We will define these later in each templates which links to other.</w:t>
      </w:r>
    </w:p>
    <w:p w14:paraId="1FF2099E" w14:textId="77777777" w:rsidR="006932D8" w:rsidRPr="009B037E" w:rsidRDefault="006932D8" w:rsidP="00F45909">
      <w:pPr>
        <w:pStyle w:val="ListParagraph"/>
        <w:numPr>
          <w:ilvl w:val="1"/>
          <w:numId w:val="10"/>
        </w:numPr>
        <w:ind w:left="1800"/>
        <w:rPr>
          <w:rFonts w:ascii="Calibri" w:hAnsi="Calibri" w:cs="Calibri"/>
          <w:sz w:val="18"/>
          <w:szCs w:val="18"/>
        </w:rPr>
      </w:pPr>
      <w:r w:rsidRPr="009B037E">
        <w:rPr>
          <w:rFonts w:ascii="Calibri" w:hAnsi="Calibri" w:cs="Calibri"/>
          <w:sz w:val="18"/>
          <w:szCs w:val="18"/>
        </w:rPr>
        <w:t>That OKR template itself may have:</w:t>
      </w:r>
    </w:p>
    <w:p w14:paraId="382C5126" w14:textId="4DD4A7F6" w:rsidR="00E43BC0" w:rsidRPr="009B037E" w:rsidRDefault="006932D8" w:rsidP="00F45909">
      <w:pPr>
        <w:pStyle w:val="ListParagraph"/>
        <w:numPr>
          <w:ilvl w:val="2"/>
          <w:numId w:val="10"/>
        </w:numPr>
        <w:ind w:left="1980" w:hanging="180"/>
        <w:rPr>
          <w:rFonts w:ascii="Calibri" w:hAnsi="Calibri" w:cs="Calibri"/>
          <w:sz w:val="18"/>
          <w:szCs w:val="18"/>
        </w:rPr>
      </w:pPr>
      <w:r w:rsidRPr="009B037E">
        <w:rPr>
          <w:rFonts w:ascii="Calibri" w:hAnsi="Calibri" w:cs="Calibri"/>
          <w:sz w:val="18"/>
          <w:szCs w:val="18"/>
        </w:rPr>
        <w:t>MasterTemplateVersionID</w:t>
      </w:r>
    </w:p>
    <w:p w14:paraId="4CCACEDA" w14:textId="77777777" w:rsidR="009A01E5" w:rsidRPr="009B037E" w:rsidRDefault="009A01E5" w:rsidP="00357DFF">
      <w:pPr>
        <w:ind w:left="1080"/>
        <w:textAlignment w:val="center"/>
        <w:rPr>
          <w:rFonts w:ascii="Calibri" w:hAnsi="Calibri" w:cs="Calibri"/>
          <w:sz w:val="18"/>
          <w:szCs w:val="18"/>
        </w:rPr>
      </w:pPr>
    </w:p>
    <w:p w14:paraId="7F54D0EE"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84" w:name="_Toc228300244"/>
      <w:r w:rsidRPr="009B037E">
        <w:rPr>
          <w:rFonts w:ascii="Calibri" w:eastAsia="Times New Roman" w:hAnsi="Calibri" w:cs="Calibri"/>
          <w:b/>
          <w:bCs/>
          <w:sz w:val="20"/>
          <w:szCs w:val="20"/>
        </w:rPr>
        <w:t>Versioning Rules (Common to All Templates)</w:t>
      </w:r>
      <w:bookmarkEnd w:id="84"/>
    </w:p>
    <w:p w14:paraId="479385AD" w14:textId="77777777" w:rsidR="000E0729" w:rsidRPr="009B037E" w:rsidRDefault="000E0729" w:rsidP="000E0729">
      <w:pPr>
        <w:rPr>
          <w:rFonts w:ascii="Calibri" w:hAnsi="Calibri" w:cs="Calibri"/>
          <w:sz w:val="22"/>
          <w:szCs w:val="22"/>
        </w:rPr>
      </w:pPr>
    </w:p>
    <w:p w14:paraId="45733D17" w14:textId="77777777" w:rsidR="000E0729" w:rsidRPr="009B037E" w:rsidRDefault="000E0729" w:rsidP="007725E1">
      <w:pPr>
        <w:numPr>
          <w:ilvl w:val="0"/>
          <w:numId w:val="19"/>
        </w:numPr>
        <w:textAlignment w:val="center"/>
        <w:rPr>
          <w:rFonts w:ascii="Calibri" w:hAnsi="Calibri" w:cs="Calibri"/>
          <w:sz w:val="21"/>
          <w:szCs w:val="21"/>
        </w:rPr>
      </w:pPr>
      <w:r w:rsidRPr="009B037E">
        <w:rPr>
          <w:rFonts w:ascii="Calibri" w:hAnsi="Calibri" w:cs="Calibri"/>
          <w:sz w:val="18"/>
          <w:szCs w:val="18"/>
        </w:rPr>
        <w:t xml:space="preserve">Each template must maintain its own independent version history. </w:t>
      </w:r>
    </w:p>
    <w:p w14:paraId="70FB6EBF" w14:textId="77777777" w:rsidR="000E0729" w:rsidRPr="009B037E" w:rsidRDefault="000E0729" w:rsidP="007725E1">
      <w:pPr>
        <w:numPr>
          <w:ilvl w:val="0"/>
          <w:numId w:val="19"/>
        </w:numPr>
        <w:textAlignment w:val="center"/>
        <w:rPr>
          <w:rFonts w:ascii="Calibri" w:hAnsi="Calibri" w:cs="Calibri"/>
          <w:sz w:val="21"/>
          <w:szCs w:val="21"/>
        </w:rPr>
      </w:pPr>
      <w:r w:rsidRPr="009B037E">
        <w:rPr>
          <w:rFonts w:ascii="Calibri" w:hAnsi="Calibri" w:cs="Calibri"/>
          <w:sz w:val="18"/>
          <w:szCs w:val="18"/>
        </w:rPr>
        <w:t xml:space="preserve">Only one </w:t>
      </w:r>
      <w:r w:rsidRPr="009B037E">
        <w:rPr>
          <w:rFonts w:ascii="Calibri" w:hAnsi="Calibri" w:cs="Calibri"/>
          <w:b/>
          <w:bCs/>
          <w:sz w:val="18"/>
          <w:szCs w:val="18"/>
        </w:rPr>
        <w:t>Published</w:t>
      </w:r>
      <w:r w:rsidRPr="009B037E">
        <w:rPr>
          <w:rFonts w:ascii="Calibri" w:hAnsi="Calibri" w:cs="Calibri"/>
          <w:sz w:val="18"/>
          <w:szCs w:val="18"/>
        </w:rPr>
        <w:t xml:space="preserve"> version may exist for a given template profile at a time. </w:t>
      </w:r>
    </w:p>
    <w:p w14:paraId="78D49BF4" w14:textId="77777777" w:rsidR="000E0729" w:rsidRPr="009B037E" w:rsidRDefault="000E0729" w:rsidP="007725E1">
      <w:pPr>
        <w:numPr>
          <w:ilvl w:val="0"/>
          <w:numId w:val="19"/>
        </w:numPr>
        <w:textAlignment w:val="center"/>
        <w:rPr>
          <w:rFonts w:ascii="Calibri" w:hAnsi="Calibri" w:cs="Calibri"/>
          <w:sz w:val="21"/>
          <w:szCs w:val="21"/>
        </w:rPr>
      </w:pPr>
      <w:r w:rsidRPr="009B037E">
        <w:rPr>
          <w:rFonts w:ascii="Calibri" w:hAnsi="Calibri" w:cs="Calibri"/>
          <w:sz w:val="18"/>
          <w:szCs w:val="18"/>
        </w:rPr>
        <w:t xml:space="preserve">A template profile is defined by: </w:t>
      </w:r>
    </w:p>
    <w:p w14:paraId="0F6FE88A" w14:textId="77777777" w:rsidR="000E0729" w:rsidRPr="009B037E" w:rsidRDefault="000E0729" w:rsidP="007725E1">
      <w:pPr>
        <w:numPr>
          <w:ilvl w:val="1"/>
          <w:numId w:val="19"/>
        </w:numPr>
        <w:textAlignment w:val="center"/>
        <w:rPr>
          <w:rFonts w:ascii="Calibri" w:hAnsi="Calibri" w:cs="Calibri"/>
          <w:sz w:val="21"/>
          <w:szCs w:val="21"/>
        </w:rPr>
      </w:pPr>
      <w:r w:rsidRPr="009B037E">
        <w:rPr>
          <w:rFonts w:ascii="Calibri" w:hAnsi="Calibri" w:cs="Calibri"/>
          <w:sz w:val="18"/>
          <w:szCs w:val="18"/>
        </w:rPr>
        <w:t xml:space="preserve">Template Type </w:t>
      </w:r>
    </w:p>
    <w:p w14:paraId="5338A436" w14:textId="77777777" w:rsidR="000E0729" w:rsidRPr="009B037E" w:rsidRDefault="000E0729" w:rsidP="007725E1">
      <w:pPr>
        <w:numPr>
          <w:ilvl w:val="1"/>
          <w:numId w:val="19"/>
        </w:numPr>
        <w:textAlignment w:val="center"/>
        <w:rPr>
          <w:rFonts w:ascii="Calibri" w:hAnsi="Calibri" w:cs="Calibri"/>
          <w:sz w:val="21"/>
          <w:szCs w:val="21"/>
        </w:rPr>
      </w:pPr>
      <w:r w:rsidRPr="009B037E">
        <w:rPr>
          <w:rFonts w:ascii="Calibri" w:hAnsi="Calibri" w:cs="Calibri"/>
          <w:sz w:val="18"/>
          <w:szCs w:val="18"/>
        </w:rPr>
        <w:t xml:space="preserve">Category </w:t>
      </w:r>
    </w:p>
    <w:p w14:paraId="3F00A0A8" w14:textId="77777777" w:rsidR="000E0729" w:rsidRPr="009B037E" w:rsidRDefault="000E0729" w:rsidP="007725E1">
      <w:pPr>
        <w:numPr>
          <w:ilvl w:val="1"/>
          <w:numId w:val="19"/>
        </w:numPr>
        <w:textAlignment w:val="center"/>
        <w:rPr>
          <w:rFonts w:ascii="Calibri" w:hAnsi="Calibri" w:cs="Calibri"/>
          <w:sz w:val="21"/>
          <w:szCs w:val="21"/>
        </w:rPr>
      </w:pPr>
      <w:r w:rsidRPr="009B037E">
        <w:rPr>
          <w:rFonts w:ascii="Calibri" w:hAnsi="Calibri" w:cs="Calibri"/>
          <w:sz w:val="18"/>
          <w:szCs w:val="18"/>
        </w:rPr>
        <w:t xml:space="preserve">Condition </w:t>
      </w:r>
    </w:p>
    <w:p w14:paraId="16201C3C" w14:textId="77777777" w:rsidR="000E0729" w:rsidRPr="009B037E" w:rsidRDefault="000E0729" w:rsidP="007725E1">
      <w:pPr>
        <w:numPr>
          <w:ilvl w:val="1"/>
          <w:numId w:val="19"/>
        </w:numPr>
        <w:textAlignment w:val="center"/>
        <w:rPr>
          <w:rFonts w:ascii="Calibri" w:hAnsi="Calibri" w:cs="Calibri"/>
          <w:sz w:val="21"/>
          <w:szCs w:val="21"/>
        </w:rPr>
      </w:pPr>
      <w:r w:rsidRPr="009B037E">
        <w:rPr>
          <w:rFonts w:ascii="Calibri" w:hAnsi="Calibri" w:cs="Calibri"/>
          <w:sz w:val="18"/>
          <w:szCs w:val="18"/>
        </w:rPr>
        <w:t xml:space="preserve">Country </w:t>
      </w:r>
    </w:p>
    <w:p w14:paraId="68E7DD0C" w14:textId="77777777" w:rsidR="000E0729" w:rsidRPr="009B037E" w:rsidRDefault="000E0729" w:rsidP="007725E1">
      <w:pPr>
        <w:numPr>
          <w:ilvl w:val="0"/>
          <w:numId w:val="19"/>
        </w:numPr>
        <w:textAlignment w:val="center"/>
        <w:rPr>
          <w:rFonts w:ascii="Calibri" w:hAnsi="Calibri" w:cs="Calibri"/>
          <w:sz w:val="21"/>
          <w:szCs w:val="21"/>
        </w:rPr>
      </w:pPr>
      <w:r w:rsidRPr="009B037E">
        <w:rPr>
          <w:rFonts w:ascii="Calibri" w:hAnsi="Calibri" w:cs="Calibri"/>
          <w:sz w:val="18"/>
          <w:szCs w:val="18"/>
        </w:rPr>
        <w:t xml:space="preserve">Published templates are immutable. </w:t>
      </w:r>
    </w:p>
    <w:p w14:paraId="2217F87E" w14:textId="77777777" w:rsidR="000E0729" w:rsidRPr="009B037E" w:rsidRDefault="000E0729" w:rsidP="007725E1">
      <w:pPr>
        <w:numPr>
          <w:ilvl w:val="0"/>
          <w:numId w:val="19"/>
        </w:numPr>
        <w:textAlignment w:val="center"/>
        <w:rPr>
          <w:rFonts w:ascii="Calibri" w:hAnsi="Calibri" w:cs="Calibri"/>
          <w:sz w:val="21"/>
          <w:szCs w:val="21"/>
        </w:rPr>
      </w:pPr>
      <w:r w:rsidRPr="009B037E">
        <w:rPr>
          <w:rFonts w:ascii="Calibri" w:hAnsi="Calibri" w:cs="Calibri"/>
          <w:sz w:val="18"/>
          <w:szCs w:val="18"/>
        </w:rPr>
        <w:t xml:space="preserve">Editing a published template requires creation of a new version in </w:t>
      </w:r>
      <w:r w:rsidRPr="009B037E">
        <w:rPr>
          <w:rFonts w:ascii="Calibri" w:hAnsi="Calibri" w:cs="Calibri"/>
          <w:b/>
          <w:bCs/>
          <w:sz w:val="18"/>
          <w:szCs w:val="18"/>
        </w:rPr>
        <w:t>Saved</w:t>
      </w:r>
      <w:r w:rsidRPr="009B037E">
        <w:rPr>
          <w:rFonts w:ascii="Calibri" w:hAnsi="Calibri" w:cs="Calibri"/>
          <w:sz w:val="18"/>
          <w:szCs w:val="18"/>
        </w:rPr>
        <w:t xml:space="preserve"> state. </w:t>
      </w:r>
    </w:p>
    <w:p w14:paraId="0CA4B92B" w14:textId="77777777" w:rsidR="000E0729" w:rsidRPr="009B037E" w:rsidRDefault="000E0729" w:rsidP="007725E1">
      <w:pPr>
        <w:numPr>
          <w:ilvl w:val="0"/>
          <w:numId w:val="19"/>
        </w:numPr>
        <w:textAlignment w:val="center"/>
        <w:rPr>
          <w:rFonts w:ascii="Calibri" w:hAnsi="Calibri" w:cs="Calibri"/>
          <w:sz w:val="21"/>
          <w:szCs w:val="21"/>
        </w:rPr>
      </w:pPr>
      <w:r w:rsidRPr="009B037E">
        <w:rPr>
          <w:rFonts w:ascii="Calibri" w:hAnsi="Calibri" w:cs="Calibri"/>
          <w:sz w:val="18"/>
          <w:szCs w:val="18"/>
        </w:rPr>
        <w:t xml:space="preserve">When a new version is published: </w:t>
      </w:r>
    </w:p>
    <w:p w14:paraId="26604D5C" w14:textId="77777777" w:rsidR="000E0729" w:rsidRPr="009B037E" w:rsidRDefault="000E0729" w:rsidP="007725E1">
      <w:pPr>
        <w:numPr>
          <w:ilvl w:val="1"/>
          <w:numId w:val="19"/>
        </w:numPr>
        <w:textAlignment w:val="center"/>
        <w:rPr>
          <w:rFonts w:ascii="Calibri" w:hAnsi="Calibri" w:cs="Calibri"/>
          <w:sz w:val="21"/>
          <w:szCs w:val="21"/>
        </w:rPr>
      </w:pPr>
      <w:r w:rsidRPr="009B037E">
        <w:rPr>
          <w:rFonts w:ascii="Calibri" w:hAnsi="Calibri" w:cs="Calibri"/>
          <w:sz w:val="18"/>
          <w:szCs w:val="18"/>
        </w:rPr>
        <w:t xml:space="preserve">previous published version automatically becomes </w:t>
      </w:r>
      <w:r w:rsidRPr="009B037E">
        <w:rPr>
          <w:rFonts w:ascii="Calibri" w:hAnsi="Calibri" w:cs="Calibri"/>
          <w:b/>
          <w:bCs/>
          <w:sz w:val="18"/>
          <w:szCs w:val="18"/>
        </w:rPr>
        <w:t>Inactive</w:t>
      </w:r>
      <w:r w:rsidRPr="009B037E">
        <w:rPr>
          <w:rFonts w:ascii="Calibri" w:hAnsi="Calibri" w:cs="Calibri"/>
          <w:sz w:val="18"/>
          <w:szCs w:val="18"/>
        </w:rPr>
        <w:t xml:space="preserve">. </w:t>
      </w:r>
    </w:p>
    <w:p w14:paraId="578498BD" w14:textId="77777777" w:rsidR="000E0729" w:rsidRPr="009B037E" w:rsidRDefault="000E0729" w:rsidP="007725E1">
      <w:pPr>
        <w:numPr>
          <w:ilvl w:val="0"/>
          <w:numId w:val="19"/>
        </w:numPr>
        <w:textAlignment w:val="center"/>
        <w:rPr>
          <w:rFonts w:ascii="Calibri" w:hAnsi="Calibri" w:cs="Calibri"/>
          <w:sz w:val="21"/>
          <w:szCs w:val="21"/>
        </w:rPr>
      </w:pPr>
      <w:r w:rsidRPr="009B037E">
        <w:rPr>
          <w:rFonts w:ascii="Calibri" w:hAnsi="Calibri" w:cs="Calibri"/>
          <w:sz w:val="18"/>
          <w:szCs w:val="18"/>
        </w:rPr>
        <w:t xml:space="preserve">Saved and In Review states do not change the active published version. </w:t>
      </w:r>
    </w:p>
    <w:p w14:paraId="14E46E18" w14:textId="77777777" w:rsidR="000E0729" w:rsidRPr="009B037E" w:rsidRDefault="000E0729" w:rsidP="007725E1">
      <w:pPr>
        <w:numPr>
          <w:ilvl w:val="0"/>
          <w:numId w:val="19"/>
        </w:numPr>
        <w:textAlignment w:val="center"/>
        <w:rPr>
          <w:rFonts w:ascii="Calibri" w:hAnsi="Calibri" w:cs="Calibri"/>
          <w:sz w:val="21"/>
          <w:szCs w:val="21"/>
        </w:rPr>
      </w:pPr>
      <w:r w:rsidRPr="009B037E">
        <w:rPr>
          <w:rFonts w:ascii="Calibri" w:hAnsi="Calibri" w:cs="Calibri"/>
          <w:sz w:val="18"/>
          <w:szCs w:val="18"/>
        </w:rPr>
        <w:t xml:space="preserve">Version history must be retrievable. </w:t>
      </w:r>
    </w:p>
    <w:p w14:paraId="25E2233C" w14:textId="253E231C" w:rsidR="000C120C" w:rsidRPr="009B037E" w:rsidRDefault="000C120C" w:rsidP="007725E1">
      <w:pPr>
        <w:numPr>
          <w:ilvl w:val="0"/>
          <w:numId w:val="19"/>
        </w:numPr>
        <w:textAlignment w:val="center"/>
        <w:rPr>
          <w:rFonts w:ascii="Calibri" w:hAnsi="Calibri" w:cs="Calibri"/>
          <w:sz w:val="21"/>
          <w:szCs w:val="21"/>
        </w:rPr>
      </w:pPr>
      <w:r w:rsidRPr="009B037E">
        <w:rPr>
          <w:rFonts w:ascii="Calibri" w:hAnsi="Calibri" w:cs="Calibri"/>
          <w:sz w:val="18"/>
          <w:szCs w:val="18"/>
        </w:rPr>
        <w:t>Versioning must follow below logic:</w:t>
      </w:r>
    </w:p>
    <w:p w14:paraId="2A82EEDC" w14:textId="78567C66" w:rsidR="00C83151" w:rsidRPr="009B037E" w:rsidRDefault="00C83151" w:rsidP="007725E1">
      <w:pPr>
        <w:numPr>
          <w:ilvl w:val="1"/>
          <w:numId w:val="19"/>
        </w:numPr>
        <w:textAlignment w:val="center"/>
        <w:rPr>
          <w:rFonts w:ascii="Calibri" w:hAnsi="Calibri" w:cs="Calibri"/>
          <w:sz w:val="18"/>
          <w:szCs w:val="18"/>
        </w:rPr>
      </w:pPr>
      <w:r w:rsidRPr="009B037E">
        <w:rPr>
          <w:rFonts w:ascii="Calibri" w:hAnsi="Calibri" w:cs="Calibri"/>
          <w:sz w:val="18"/>
          <w:szCs w:val="18"/>
        </w:rPr>
        <w:t>Template versions shall use an auto-incremented integer Version field, and may be displayed using a short identifier format such as &lt;TemplateTypeShort&gt;-&lt;DomainShort&gt;-v&lt;Version&gt; for human-readable reference.</w:t>
      </w:r>
    </w:p>
    <w:p w14:paraId="3E9FFF18" w14:textId="77777777" w:rsidR="00C83151" w:rsidRPr="009B037E" w:rsidRDefault="00C83151" w:rsidP="007725E1">
      <w:pPr>
        <w:numPr>
          <w:ilvl w:val="1"/>
          <w:numId w:val="19"/>
        </w:numPr>
        <w:textAlignment w:val="center"/>
        <w:rPr>
          <w:rFonts w:ascii="Calibri" w:hAnsi="Calibri" w:cs="Calibri"/>
          <w:sz w:val="18"/>
          <w:szCs w:val="18"/>
        </w:rPr>
      </w:pPr>
      <w:r w:rsidRPr="009B037E">
        <w:rPr>
          <w:rFonts w:ascii="Calibri" w:hAnsi="Calibri" w:cs="Calibri"/>
          <w:sz w:val="18"/>
          <w:szCs w:val="18"/>
        </w:rPr>
        <w:t>&lt;TemplateTypeShort&gt;-&lt;DomainShort&gt;-v&lt;Version&gt;</w:t>
      </w:r>
    </w:p>
    <w:p w14:paraId="55370356" w14:textId="77777777" w:rsidR="00C83151" w:rsidRPr="00C83151" w:rsidRDefault="00C83151" w:rsidP="007725E1">
      <w:pPr>
        <w:numPr>
          <w:ilvl w:val="2"/>
          <w:numId w:val="19"/>
        </w:numPr>
        <w:textAlignment w:val="center"/>
        <w:rPr>
          <w:rFonts w:ascii="Calibri" w:hAnsi="Calibri" w:cs="Calibri"/>
          <w:b/>
          <w:bCs/>
          <w:sz w:val="18"/>
          <w:szCs w:val="18"/>
        </w:rPr>
      </w:pPr>
      <w:r w:rsidRPr="00C83151">
        <w:rPr>
          <w:rFonts w:ascii="Calibri" w:hAnsi="Calibri" w:cs="Calibri"/>
          <w:b/>
          <w:bCs/>
          <w:sz w:val="18"/>
          <w:szCs w:val="18"/>
        </w:rPr>
        <w:t>Template type short codes</w:t>
      </w:r>
    </w:p>
    <w:p w14:paraId="3A87CB9D" w14:textId="77777777" w:rsidR="00C83151" w:rsidRPr="00C83151" w:rsidRDefault="00C83151" w:rsidP="007725E1">
      <w:pPr>
        <w:numPr>
          <w:ilvl w:val="3"/>
          <w:numId w:val="19"/>
        </w:numPr>
        <w:tabs>
          <w:tab w:val="clear" w:pos="3240"/>
          <w:tab w:val="num" w:pos="2790"/>
        </w:tabs>
        <w:ind w:left="2790" w:hanging="270"/>
        <w:textAlignment w:val="center"/>
        <w:rPr>
          <w:rFonts w:ascii="Calibri" w:hAnsi="Calibri" w:cs="Calibri"/>
          <w:sz w:val="18"/>
          <w:szCs w:val="18"/>
        </w:rPr>
      </w:pPr>
      <w:r w:rsidRPr="00C83151">
        <w:rPr>
          <w:rFonts w:ascii="Calibri" w:hAnsi="Calibri" w:cs="Calibri"/>
          <w:b/>
          <w:bCs/>
          <w:sz w:val="18"/>
          <w:szCs w:val="18"/>
        </w:rPr>
        <w:t>CP</w:t>
      </w:r>
      <w:r w:rsidRPr="00C83151">
        <w:rPr>
          <w:rFonts w:ascii="Calibri" w:hAnsi="Calibri" w:cs="Calibri"/>
          <w:sz w:val="18"/>
          <w:szCs w:val="18"/>
        </w:rPr>
        <w:t xml:space="preserve"> = Care Plan </w:t>
      </w:r>
    </w:p>
    <w:p w14:paraId="069B29EB" w14:textId="77777777" w:rsidR="00C83151" w:rsidRDefault="00C83151" w:rsidP="007725E1">
      <w:pPr>
        <w:numPr>
          <w:ilvl w:val="3"/>
          <w:numId w:val="19"/>
        </w:numPr>
        <w:tabs>
          <w:tab w:val="clear" w:pos="3240"/>
          <w:tab w:val="num" w:pos="2790"/>
        </w:tabs>
        <w:ind w:left="2790" w:hanging="270"/>
        <w:textAlignment w:val="center"/>
        <w:rPr>
          <w:ins w:id="85" w:author="Sumeet" w:date="2026-05-24T07:29:00Z" w16du:dateUtc="2026-05-24T12:29:00Z"/>
          <w:rFonts w:ascii="Calibri" w:hAnsi="Calibri" w:cs="Calibri"/>
          <w:sz w:val="18"/>
          <w:szCs w:val="18"/>
        </w:rPr>
      </w:pPr>
      <w:r w:rsidRPr="00C83151">
        <w:rPr>
          <w:rFonts w:ascii="Calibri" w:hAnsi="Calibri" w:cs="Calibri"/>
          <w:b/>
          <w:bCs/>
          <w:sz w:val="18"/>
          <w:szCs w:val="18"/>
        </w:rPr>
        <w:t>OKR</w:t>
      </w:r>
      <w:r w:rsidRPr="00C83151">
        <w:rPr>
          <w:rFonts w:ascii="Calibri" w:hAnsi="Calibri" w:cs="Calibri"/>
          <w:sz w:val="18"/>
          <w:szCs w:val="18"/>
        </w:rPr>
        <w:t xml:space="preserve"> = OKR </w:t>
      </w:r>
    </w:p>
    <w:p w14:paraId="7805691B" w14:textId="0D35FB94" w:rsidR="00927BA7" w:rsidRPr="00C83151" w:rsidRDefault="00927BA7" w:rsidP="007725E1">
      <w:pPr>
        <w:numPr>
          <w:ilvl w:val="3"/>
          <w:numId w:val="19"/>
        </w:numPr>
        <w:tabs>
          <w:tab w:val="clear" w:pos="3240"/>
          <w:tab w:val="num" w:pos="2790"/>
        </w:tabs>
        <w:ind w:left="2790" w:hanging="270"/>
        <w:textAlignment w:val="center"/>
        <w:rPr>
          <w:rFonts w:ascii="Calibri" w:hAnsi="Calibri" w:cs="Calibri"/>
          <w:sz w:val="18"/>
          <w:szCs w:val="18"/>
        </w:rPr>
      </w:pPr>
      <w:ins w:id="86" w:author="Sumeet" w:date="2026-05-24T07:29:00Z" w16du:dateUtc="2026-05-24T12:29:00Z">
        <w:r>
          <w:rPr>
            <w:rFonts w:ascii="Calibri" w:hAnsi="Calibri" w:cs="Calibri"/>
            <w:sz w:val="18"/>
            <w:szCs w:val="18"/>
          </w:rPr>
          <w:t>GOL= Goal</w:t>
        </w:r>
      </w:ins>
    </w:p>
    <w:p w14:paraId="09A3D4B9" w14:textId="77777777" w:rsidR="00C83151" w:rsidRPr="00C83151" w:rsidRDefault="00C83151" w:rsidP="007725E1">
      <w:pPr>
        <w:numPr>
          <w:ilvl w:val="3"/>
          <w:numId w:val="19"/>
        </w:numPr>
        <w:tabs>
          <w:tab w:val="clear" w:pos="3240"/>
          <w:tab w:val="num" w:pos="2790"/>
        </w:tabs>
        <w:ind w:left="2790" w:hanging="270"/>
        <w:textAlignment w:val="center"/>
        <w:rPr>
          <w:rFonts w:ascii="Calibri" w:hAnsi="Calibri" w:cs="Calibri"/>
          <w:sz w:val="18"/>
          <w:szCs w:val="18"/>
        </w:rPr>
      </w:pPr>
      <w:r w:rsidRPr="00C83151">
        <w:rPr>
          <w:rFonts w:ascii="Calibri" w:hAnsi="Calibri" w:cs="Calibri"/>
          <w:b/>
          <w:bCs/>
          <w:sz w:val="18"/>
          <w:szCs w:val="18"/>
        </w:rPr>
        <w:t>TSK</w:t>
      </w:r>
      <w:r w:rsidRPr="00C83151">
        <w:rPr>
          <w:rFonts w:ascii="Calibri" w:hAnsi="Calibri" w:cs="Calibri"/>
          <w:sz w:val="18"/>
          <w:szCs w:val="18"/>
        </w:rPr>
        <w:t xml:space="preserve"> = Task </w:t>
      </w:r>
    </w:p>
    <w:p w14:paraId="6D246118" w14:textId="77777777" w:rsidR="00C83151" w:rsidRPr="00C83151" w:rsidRDefault="00C83151" w:rsidP="007725E1">
      <w:pPr>
        <w:numPr>
          <w:ilvl w:val="3"/>
          <w:numId w:val="19"/>
        </w:numPr>
        <w:tabs>
          <w:tab w:val="clear" w:pos="3240"/>
          <w:tab w:val="num" w:pos="2790"/>
        </w:tabs>
        <w:ind w:left="2790" w:hanging="270"/>
        <w:textAlignment w:val="center"/>
        <w:rPr>
          <w:rFonts w:ascii="Calibri" w:hAnsi="Calibri" w:cs="Calibri"/>
          <w:sz w:val="18"/>
          <w:szCs w:val="18"/>
        </w:rPr>
      </w:pPr>
      <w:r w:rsidRPr="00C83151">
        <w:rPr>
          <w:rFonts w:ascii="Calibri" w:hAnsi="Calibri" w:cs="Calibri"/>
          <w:b/>
          <w:bCs/>
          <w:sz w:val="18"/>
          <w:szCs w:val="18"/>
        </w:rPr>
        <w:t>SYM</w:t>
      </w:r>
      <w:r w:rsidRPr="00C83151">
        <w:rPr>
          <w:rFonts w:ascii="Calibri" w:hAnsi="Calibri" w:cs="Calibri"/>
          <w:sz w:val="18"/>
          <w:szCs w:val="18"/>
        </w:rPr>
        <w:t xml:space="preserve"> = Symptom </w:t>
      </w:r>
    </w:p>
    <w:p w14:paraId="27ADD626" w14:textId="77777777" w:rsidR="00C83151" w:rsidRPr="00C83151" w:rsidRDefault="00C83151" w:rsidP="007725E1">
      <w:pPr>
        <w:numPr>
          <w:ilvl w:val="3"/>
          <w:numId w:val="19"/>
        </w:numPr>
        <w:tabs>
          <w:tab w:val="clear" w:pos="3240"/>
          <w:tab w:val="num" w:pos="2790"/>
        </w:tabs>
        <w:ind w:left="2790" w:hanging="270"/>
        <w:textAlignment w:val="center"/>
        <w:rPr>
          <w:rFonts w:ascii="Calibri" w:hAnsi="Calibri" w:cs="Calibri"/>
          <w:sz w:val="18"/>
          <w:szCs w:val="18"/>
        </w:rPr>
      </w:pPr>
      <w:r w:rsidRPr="00C83151">
        <w:rPr>
          <w:rFonts w:ascii="Calibri" w:hAnsi="Calibri" w:cs="Calibri"/>
          <w:b/>
          <w:bCs/>
          <w:sz w:val="18"/>
          <w:szCs w:val="18"/>
        </w:rPr>
        <w:t>THR</w:t>
      </w:r>
      <w:r w:rsidRPr="00C83151">
        <w:rPr>
          <w:rFonts w:ascii="Calibri" w:hAnsi="Calibri" w:cs="Calibri"/>
          <w:sz w:val="18"/>
          <w:szCs w:val="18"/>
        </w:rPr>
        <w:t xml:space="preserve"> = Threshold </w:t>
      </w:r>
    </w:p>
    <w:p w14:paraId="52FD3004" w14:textId="77777777" w:rsidR="00C83151" w:rsidRPr="00C83151" w:rsidRDefault="00C83151" w:rsidP="007725E1">
      <w:pPr>
        <w:numPr>
          <w:ilvl w:val="3"/>
          <w:numId w:val="19"/>
        </w:numPr>
        <w:tabs>
          <w:tab w:val="clear" w:pos="3240"/>
          <w:tab w:val="num" w:pos="2790"/>
        </w:tabs>
        <w:ind w:left="2790" w:hanging="270"/>
        <w:textAlignment w:val="center"/>
        <w:rPr>
          <w:rFonts w:ascii="Calibri" w:hAnsi="Calibri" w:cs="Calibri"/>
          <w:sz w:val="18"/>
          <w:szCs w:val="18"/>
        </w:rPr>
      </w:pPr>
      <w:r w:rsidRPr="00C83151">
        <w:rPr>
          <w:rFonts w:ascii="Calibri" w:hAnsi="Calibri" w:cs="Calibri"/>
          <w:b/>
          <w:bCs/>
          <w:sz w:val="18"/>
          <w:szCs w:val="18"/>
        </w:rPr>
        <w:t>ALT</w:t>
      </w:r>
      <w:r w:rsidRPr="00C83151">
        <w:rPr>
          <w:rFonts w:ascii="Calibri" w:hAnsi="Calibri" w:cs="Calibri"/>
          <w:sz w:val="18"/>
          <w:szCs w:val="18"/>
        </w:rPr>
        <w:t xml:space="preserve"> = Alert Policy </w:t>
      </w:r>
    </w:p>
    <w:p w14:paraId="5627FCD7" w14:textId="77777777" w:rsidR="00C83151" w:rsidRPr="00C83151" w:rsidRDefault="00C83151" w:rsidP="007725E1">
      <w:pPr>
        <w:numPr>
          <w:ilvl w:val="2"/>
          <w:numId w:val="19"/>
        </w:numPr>
        <w:textAlignment w:val="center"/>
        <w:rPr>
          <w:rFonts w:ascii="Calibri" w:hAnsi="Calibri" w:cs="Calibri"/>
          <w:b/>
          <w:bCs/>
          <w:sz w:val="18"/>
          <w:szCs w:val="18"/>
        </w:rPr>
      </w:pPr>
      <w:r w:rsidRPr="00C83151">
        <w:rPr>
          <w:rFonts w:ascii="Calibri" w:hAnsi="Calibri" w:cs="Calibri"/>
          <w:b/>
          <w:bCs/>
          <w:sz w:val="18"/>
          <w:szCs w:val="18"/>
        </w:rPr>
        <w:t>Examples</w:t>
      </w:r>
    </w:p>
    <w:p w14:paraId="571BB9D1" w14:textId="77777777" w:rsidR="00C83151" w:rsidRPr="00C83151" w:rsidRDefault="00C83151" w:rsidP="007725E1">
      <w:pPr>
        <w:numPr>
          <w:ilvl w:val="3"/>
          <w:numId w:val="19"/>
        </w:numPr>
        <w:tabs>
          <w:tab w:val="clear" w:pos="3240"/>
          <w:tab w:val="num" w:pos="2790"/>
        </w:tabs>
        <w:ind w:left="2790" w:hanging="270"/>
        <w:textAlignment w:val="center"/>
        <w:rPr>
          <w:rFonts w:ascii="Calibri" w:hAnsi="Calibri" w:cs="Calibri"/>
          <w:sz w:val="18"/>
          <w:szCs w:val="18"/>
        </w:rPr>
      </w:pPr>
      <w:r w:rsidRPr="00C83151">
        <w:rPr>
          <w:rFonts w:ascii="Calibri" w:hAnsi="Calibri" w:cs="Calibri"/>
          <w:b/>
          <w:bCs/>
          <w:sz w:val="18"/>
          <w:szCs w:val="18"/>
        </w:rPr>
        <w:t>CP-HTN-v1</w:t>
      </w:r>
      <w:r w:rsidRPr="00C83151">
        <w:rPr>
          <w:rFonts w:ascii="Calibri" w:hAnsi="Calibri" w:cs="Calibri"/>
          <w:sz w:val="18"/>
          <w:szCs w:val="18"/>
        </w:rPr>
        <w:t xml:space="preserve"> = Hypertension Care Plan version 1 </w:t>
      </w:r>
    </w:p>
    <w:p w14:paraId="5DB46E7A" w14:textId="77777777" w:rsidR="00C83151" w:rsidRPr="00C83151" w:rsidRDefault="00C83151" w:rsidP="007725E1">
      <w:pPr>
        <w:numPr>
          <w:ilvl w:val="3"/>
          <w:numId w:val="19"/>
        </w:numPr>
        <w:tabs>
          <w:tab w:val="clear" w:pos="3240"/>
          <w:tab w:val="num" w:pos="2790"/>
        </w:tabs>
        <w:ind w:left="2790" w:hanging="270"/>
        <w:textAlignment w:val="center"/>
        <w:rPr>
          <w:rFonts w:ascii="Calibri" w:hAnsi="Calibri" w:cs="Calibri"/>
          <w:sz w:val="18"/>
          <w:szCs w:val="18"/>
        </w:rPr>
      </w:pPr>
      <w:r w:rsidRPr="00C83151">
        <w:rPr>
          <w:rFonts w:ascii="Calibri" w:hAnsi="Calibri" w:cs="Calibri"/>
          <w:b/>
          <w:bCs/>
          <w:sz w:val="18"/>
          <w:szCs w:val="18"/>
        </w:rPr>
        <w:t>OKR-HTN-v2</w:t>
      </w:r>
      <w:r w:rsidRPr="00C83151">
        <w:rPr>
          <w:rFonts w:ascii="Calibri" w:hAnsi="Calibri" w:cs="Calibri"/>
          <w:sz w:val="18"/>
          <w:szCs w:val="18"/>
        </w:rPr>
        <w:t xml:space="preserve"> = Hypertension OKR version 2 </w:t>
      </w:r>
    </w:p>
    <w:p w14:paraId="6DFF1935" w14:textId="77777777" w:rsidR="00C83151" w:rsidRPr="00C83151" w:rsidRDefault="00C83151" w:rsidP="007725E1">
      <w:pPr>
        <w:numPr>
          <w:ilvl w:val="3"/>
          <w:numId w:val="19"/>
        </w:numPr>
        <w:tabs>
          <w:tab w:val="clear" w:pos="3240"/>
          <w:tab w:val="num" w:pos="2790"/>
        </w:tabs>
        <w:ind w:left="2790" w:hanging="270"/>
        <w:textAlignment w:val="center"/>
        <w:rPr>
          <w:rFonts w:ascii="Calibri" w:hAnsi="Calibri" w:cs="Calibri"/>
          <w:sz w:val="18"/>
          <w:szCs w:val="18"/>
        </w:rPr>
      </w:pPr>
      <w:r w:rsidRPr="00C83151">
        <w:rPr>
          <w:rFonts w:ascii="Calibri" w:hAnsi="Calibri" w:cs="Calibri"/>
          <w:b/>
          <w:bCs/>
          <w:sz w:val="18"/>
          <w:szCs w:val="18"/>
        </w:rPr>
        <w:t>TSK-BPREAD-v1</w:t>
      </w:r>
      <w:r w:rsidRPr="00C83151">
        <w:rPr>
          <w:rFonts w:ascii="Calibri" w:hAnsi="Calibri" w:cs="Calibri"/>
          <w:sz w:val="18"/>
          <w:szCs w:val="18"/>
        </w:rPr>
        <w:t xml:space="preserve"> = BP Reading Task version 1 </w:t>
      </w:r>
    </w:p>
    <w:p w14:paraId="6E76ECC1" w14:textId="77777777" w:rsidR="00C83151" w:rsidRPr="00C83151" w:rsidRDefault="00C83151" w:rsidP="007725E1">
      <w:pPr>
        <w:numPr>
          <w:ilvl w:val="3"/>
          <w:numId w:val="19"/>
        </w:numPr>
        <w:tabs>
          <w:tab w:val="clear" w:pos="3240"/>
          <w:tab w:val="num" w:pos="2790"/>
        </w:tabs>
        <w:ind w:left="2790" w:hanging="270"/>
        <w:textAlignment w:val="center"/>
        <w:rPr>
          <w:rFonts w:ascii="Calibri" w:hAnsi="Calibri" w:cs="Calibri"/>
          <w:sz w:val="18"/>
          <w:szCs w:val="18"/>
        </w:rPr>
      </w:pPr>
      <w:r w:rsidRPr="00C83151">
        <w:rPr>
          <w:rFonts w:ascii="Calibri" w:hAnsi="Calibri" w:cs="Calibri"/>
          <w:b/>
          <w:bCs/>
          <w:sz w:val="18"/>
          <w:szCs w:val="18"/>
        </w:rPr>
        <w:t>SYM-PAIN-v3</w:t>
      </w:r>
      <w:r w:rsidRPr="00C83151">
        <w:rPr>
          <w:rFonts w:ascii="Calibri" w:hAnsi="Calibri" w:cs="Calibri"/>
          <w:sz w:val="18"/>
          <w:szCs w:val="18"/>
        </w:rPr>
        <w:t xml:space="preserve"> = Pain Symptom Template version 3 </w:t>
      </w:r>
    </w:p>
    <w:p w14:paraId="63659488" w14:textId="77777777" w:rsidR="00C83151" w:rsidRPr="00C83151" w:rsidRDefault="00C83151" w:rsidP="007725E1">
      <w:pPr>
        <w:numPr>
          <w:ilvl w:val="3"/>
          <w:numId w:val="19"/>
        </w:numPr>
        <w:tabs>
          <w:tab w:val="clear" w:pos="3240"/>
          <w:tab w:val="num" w:pos="2790"/>
        </w:tabs>
        <w:ind w:left="2790" w:hanging="270"/>
        <w:textAlignment w:val="center"/>
        <w:rPr>
          <w:rFonts w:ascii="Calibri" w:hAnsi="Calibri" w:cs="Calibri"/>
          <w:sz w:val="18"/>
          <w:szCs w:val="18"/>
        </w:rPr>
      </w:pPr>
      <w:r w:rsidRPr="00C83151">
        <w:rPr>
          <w:rFonts w:ascii="Calibri" w:hAnsi="Calibri" w:cs="Calibri"/>
          <w:b/>
          <w:bCs/>
          <w:sz w:val="18"/>
          <w:szCs w:val="18"/>
        </w:rPr>
        <w:t>THR-BPSYS-v1</w:t>
      </w:r>
      <w:r w:rsidRPr="00C83151">
        <w:rPr>
          <w:rFonts w:ascii="Calibri" w:hAnsi="Calibri" w:cs="Calibri"/>
          <w:sz w:val="18"/>
          <w:szCs w:val="18"/>
        </w:rPr>
        <w:t xml:space="preserve"> = BP Systolic Threshold version 1 </w:t>
      </w:r>
    </w:p>
    <w:p w14:paraId="304B76EC" w14:textId="292C323A" w:rsidR="000C120C" w:rsidRPr="009B037E" w:rsidRDefault="00C83151" w:rsidP="007725E1">
      <w:pPr>
        <w:numPr>
          <w:ilvl w:val="3"/>
          <w:numId w:val="19"/>
        </w:numPr>
        <w:tabs>
          <w:tab w:val="clear" w:pos="3240"/>
          <w:tab w:val="num" w:pos="2790"/>
        </w:tabs>
        <w:ind w:left="2790" w:hanging="270"/>
        <w:textAlignment w:val="center"/>
        <w:rPr>
          <w:rFonts w:ascii="Calibri" w:hAnsi="Calibri" w:cs="Calibri"/>
          <w:sz w:val="18"/>
          <w:szCs w:val="18"/>
        </w:rPr>
      </w:pPr>
      <w:r w:rsidRPr="00C83151">
        <w:rPr>
          <w:rFonts w:ascii="Calibri" w:hAnsi="Calibri" w:cs="Calibri"/>
          <w:b/>
          <w:bCs/>
          <w:sz w:val="18"/>
          <w:szCs w:val="18"/>
        </w:rPr>
        <w:t>ALT-VITALS-v1</w:t>
      </w:r>
      <w:r w:rsidRPr="00C83151">
        <w:rPr>
          <w:rFonts w:ascii="Calibri" w:hAnsi="Calibri" w:cs="Calibri"/>
          <w:sz w:val="18"/>
          <w:szCs w:val="18"/>
        </w:rPr>
        <w:t xml:space="preserve"> = Vitals Alert Policy version 1</w:t>
      </w:r>
    </w:p>
    <w:p w14:paraId="1A60439F" w14:textId="77777777" w:rsidR="000E0729" w:rsidRPr="009B037E" w:rsidRDefault="000E0729" w:rsidP="000E0729">
      <w:pPr>
        <w:pStyle w:val="NormalWeb"/>
        <w:spacing w:before="0" w:beforeAutospacing="0" w:after="0" w:afterAutospacing="0"/>
        <w:ind w:left="540"/>
        <w:rPr>
          <w:rFonts w:ascii="Calibri" w:hAnsi="Calibri" w:cs="Calibri"/>
          <w:sz w:val="18"/>
          <w:szCs w:val="18"/>
        </w:rPr>
      </w:pPr>
      <w:r w:rsidRPr="009B037E">
        <w:rPr>
          <w:rFonts w:ascii="Calibri" w:hAnsi="Calibri" w:cs="Calibri"/>
          <w:sz w:val="18"/>
          <w:szCs w:val="18"/>
        </w:rPr>
        <w:t> </w:t>
      </w:r>
    </w:p>
    <w:p w14:paraId="7A0EE760" w14:textId="6907408A" w:rsidR="000E0729" w:rsidRPr="009B037E" w:rsidRDefault="000E0729" w:rsidP="000E0729">
      <w:pPr>
        <w:pStyle w:val="NormalWeb"/>
        <w:spacing w:before="0" w:beforeAutospacing="0" w:after="0" w:afterAutospacing="0"/>
        <w:ind w:left="540"/>
        <w:rPr>
          <w:rFonts w:ascii="Calibri" w:hAnsi="Calibri" w:cs="Calibri"/>
          <w:sz w:val="18"/>
          <w:szCs w:val="18"/>
        </w:rPr>
      </w:pPr>
      <w:r w:rsidRPr="00D05207">
        <w:rPr>
          <w:rFonts w:ascii="Calibri" w:hAnsi="Calibri" w:cs="Calibri"/>
          <w:b/>
          <w:bCs/>
          <w:sz w:val="18"/>
          <w:szCs w:val="18"/>
          <w:highlight w:val="yellow"/>
          <w:rPrChange w:id="87" w:author="Sumeet" w:date="2026-05-24T07:30:00Z" w16du:dateUtc="2026-05-24T12:30:00Z">
            <w:rPr>
              <w:rFonts w:ascii="Calibri" w:hAnsi="Calibri" w:cs="Calibri"/>
              <w:b/>
              <w:bCs/>
              <w:sz w:val="18"/>
              <w:szCs w:val="18"/>
            </w:rPr>
          </w:rPrChange>
        </w:rPr>
        <w:t>New Version Required When</w:t>
      </w:r>
      <w:r w:rsidR="005953F1" w:rsidRPr="00D05207">
        <w:rPr>
          <w:rFonts w:ascii="Calibri" w:hAnsi="Calibri" w:cs="Calibri"/>
          <w:b/>
          <w:bCs/>
          <w:sz w:val="18"/>
          <w:szCs w:val="18"/>
          <w:highlight w:val="yellow"/>
          <w:rPrChange w:id="88" w:author="Sumeet" w:date="2026-05-24T07:30:00Z" w16du:dateUtc="2026-05-24T12:30:00Z">
            <w:rPr>
              <w:rFonts w:ascii="Calibri" w:hAnsi="Calibri" w:cs="Calibri"/>
              <w:b/>
              <w:bCs/>
              <w:sz w:val="18"/>
              <w:szCs w:val="18"/>
            </w:rPr>
          </w:rPrChange>
        </w:rPr>
        <w:t xml:space="preserve"> -- Refer to Section 12.</w:t>
      </w:r>
      <w:r w:rsidR="003E777C" w:rsidRPr="00D05207">
        <w:rPr>
          <w:rFonts w:ascii="Calibri" w:hAnsi="Calibri" w:cs="Calibri"/>
          <w:b/>
          <w:bCs/>
          <w:sz w:val="18"/>
          <w:szCs w:val="18"/>
          <w:highlight w:val="yellow"/>
          <w:rPrChange w:id="89" w:author="Sumeet" w:date="2026-05-24T07:30:00Z" w16du:dateUtc="2026-05-24T12:30:00Z">
            <w:rPr>
              <w:rFonts w:ascii="Calibri" w:hAnsi="Calibri" w:cs="Calibri"/>
              <w:b/>
              <w:bCs/>
              <w:sz w:val="18"/>
              <w:szCs w:val="18"/>
            </w:rPr>
          </w:rPrChange>
        </w:rPr>
        <w:t>7</w:t>
      </w:r>
      <w:r w:rsidR="005953F1" w:rsidRPr="00D05207">
        <w:rPr>
          <w:rFonts w:ascii="Calibri" w:hAnsi="Calibri" w:cs="Calibri"/>
          <w:b/>
          <w:bCs/>
          <w:sz w:val="18"/>
          <w:szCs w:val="18"/>
          <w:highlight w:val="yellow"/>
          <w:rPrChange w:id="90" w:author="Sumeet" w:date="2026-05-24T07:30:00Z" w16du:dateUtc="2026-05-24T12:30:00Z">
            <w:rPr>
              <w:rFonts w:ascii="Calibri" w:hAnsi="Calibri" w:cs="Calibri"/>
              <w:b/>
              <w:bCs/>
              <w:sz w:val="18"/>
              <w:szCs w:val="18"/>
            </w:rPr>
          </w:rPrChange>
        </w:rPr>
        <w:t xml:space="preserve"> for more det</w:t>
      </w:r>
      <w:r w:rsidR="003339B4" w:rsidRPr="00D05207">
        <w:rPr>
          <w:rFonts w:ascii="Calibri" w:hAnsi="Calibri" w:cs="Calibri"/>
          <w:b/>
          <w:bCs/>
          <w:sz w:val="18"/>
          <w:szCs w:val="18"/>
          <w:highlight w:val="yellow"/>
          <w:rPrChange w:id="91" w:author="Sumeet" w:date="2026-05-24T07:30:00Z" w16du:dateUtc="2026-05-24T12:30:00Z">
            <w:rPr>
              <w:rFonts w:ascii="Calibri" w:hAnsi="Calibri" w:cs="Calibri"/>
              <w:b/>
              <w:bCs/>
              <w:sz w:val="18"/>
              <w:szCs w:val="18"/>
            </w:rPr>
          </w:rPrChange>
        </w:rPr>
        <w:t>ails</w:t>
      </w:r>
    </w:p>
    <w:p w14:paraId="28CF4C0E" w14:textId="77777777" w:rsidR="000E0729" w:rsidRPr="009B037E" w:rsidRDefault="000E0729" w:rsidP="000E0729">
      <w:pPr>
        <w:pStyle w:val="NormalWeb"/>
        <w:spacing w:before="0" w:beforeAutospacing="0" w:after="0" w:afterAutospacing="0"/>
        <w:ind w:left="540"/>
        <w:rPr>
          <w:rFonts w:ascii="Calibri" w:hAnsi="Calibri" w:cs="Calibri"/>
          <w:sz w:val="18"/>
          <w:szCs w:val="18"/>
        </w:rPr>
      </w:pPr>
      <w:r w:rsidRPr="009B037E">
        <w:rPr>
          <w:rFonts w:ascii="Calibri" w:hAnsi="Calibri" w:cs="Calibri"/>
          <w:sz w:val="18"/>
          <w:szCs w:val="18"/>
        </w:rPr>
        <w:t>A new version is required when any of the following changes occur:</w:t>
      </w:r>
    </w:p>
    <w:p w14:paraId="33A58A6E" w14:textId="77777777" w:rsidR="000E0729" w:rsidRPr="009B037E" w:rsidRDefault="000E0729" w:rsidP="007725E1">
      <w:pPr>
        <w:numPr>
          <w:ilvl w:val="0"/>
          <w:numId w:val="20"/>
        </w:numPr>
        <w:textAlignment w:val="center"/>
        <w:rPr>
          <w:rFonts w:ascii="Calibri" w:hAnsi="Calibri" w:cs="Calibri"/>
          <w:sz w:val="21"/>
          <w:szCs w:val="21"/>
        </w:rPr>
      </w:pPr>
      <w:r w:rsidRPr="009B037E">
        <w:rPr>
          <w:rFonts w:ascii="Calibri" w:hAnsi="Calibri" w:cs="Calibri"/>
          <w:sz w:val="18"/>
          <w:szCs w:val="18"/>
        </w:rPr>
        <w:t xml:space="preserve">Structural changes: </w:t>
      </w:r>
    </w:p>
    <w:p w14:paraId="70BC7387" w14:textId="77777777" w:rsidR="000E0729" w:rsidRPr="009B037E" w:rsidRDefault="000E0729" w:rsidP="007725E1">
      <w:pPr>
        <w:numPr>
          <w:ilvl w:val="1"/>
          <w:numId w:val="20"/>
        </w:numPr>
        <w:textAlignment w:val="center"/>
        <w:rPr>
          <w:rFonts w:ascii="Calibri" w:hAnsi="Calibri" w:cs="Calibri"/>
          <w:sz w:val="21"/>
          <w:szCs w:val="21"/>
        </w:rPr>
      </w:pPr>
      <w:r w:rsidRPr="009B037E">
        <w:rPr>
          <w:rFonts w:ascii="Calibri" w:hAnsi="Calibri" w:cs="Calibri"/>
          <w:sz w:val="18"/>
          <w:szCs w:val="18"/>
        </w:rPr>
        <w:t xml:space="preserve">section added/removed </w:t>
      </w:r>
    </w:p>
    <w:p w14:paraId="08A8EC85" w14:textId="77777777" w:rsidR="000E0729" w:rsidRPr="00391B7B" w:rsidRDefault="000E0729" w:rsidP="007725E1">
      <w:pPr>
        <w:numPr>
          <w:ilvl w:val="1"/>
          <w:numId w:val="20"/>
        </w:numPr>
        <w:textAlignment w:val="center"/>
        <w:rPr>
          <w:rFonts w:ascii="Calibri" w:hAnsi="Calibri" w:cs="Calibri"/>
          <w:sz w:val="21"/>
          <w:szCs w:val="21"/>
          <w:highlight w:val="yellow"/>
          <w:rPrChange w:id="92" w:author="Sumeet" w:date="2026-05-24T07:30:00Z" w16du:dateUtc="2026-05-24T12:30:00Z">
            <w:rPr>
              <w:rFonts w:ascii="Calibri" w:hAnsi="Calibri" w:cs="Calibri"/>
              <w:sz w:val="21"/>
              <w:szCs w:val="21"/>
            </w:rPr>
          </w:rPrChange>
        </w:rPr>
      </w:pPr>
      <w:r w:rsidRPr="00391B7B">
        <w:rPr>
          <w:rFonts w:ascii="Calibri" w:hAnsi="Calibri" w:cs="Calibri"/>
          <w:sz w:val="18"/>
          <w:szCs w:val="18"/>
          <w:highlight w:val="yellow"/>
          <w:rPrChange w:id="93" w:author="Sumeet" w:date="2026-05-24T07:30:00Z" w16du:dateUtc="2026-05-24T12:30:00Z">
            <w:rPr>
              <w:rFonts w:ascii="Calibri" w:hAnsi="Calibri" w:cs="Calibri"/>
              <w:sz w:val="18"/>
              <w:szCs w:val="18"/>
            </w:rPr>
          </w:rPrChange>
        </w:rPr>
        <w:t xml:space="preserve">parameter added/removed </w:t>
      </w:r>
    </w:p>
    <w:p w14:paraId="53866223" w14:textId="77777777" w:rsidR="000E0729" w:rsidRPr="009B037E" w:rsidRDefault="000E0729" w:rsidP="007725E1">
      <w:pPr>
        <w:numPr>
          <w:ilvl w:val="1"/>
          <w:numId w:val="20"/>
        </w:numPr>
        <w:textAlignment w:val="center"/>
        <w:rPr>
          <w:rFonts w:ascii="Calibri" w:hAnsi="Calibri" w:cs="Calibri"/>
          <w:sz w:val="21"/>
          <w:szCs w:val="21"/>
        </w:rPr>
      </w:pPr>
      <w:r w:rsidRPr="009B037E">
        <w:rPr>
          <w:rFonts w:ascii="Calibri" w:hAnsi="Calibri" w:cs="Calibri"/>
          <w:sz w:val="18"/>
          <w:szCs w:val="18"/>
        </w:rPr>
        <w:t xml:space="preserve">section control changed </w:t>
      </w:r>
    </w:p>
    <w:p w14:paraId="656FBEEA" w14:textId="77777777" w:rsidR="000E0729" w:rsidRPr="009B037E" w:rsidRDefault="000E0729" w:rsidP="007725E1">
      <w:pPr>
        <w:numPr>
          <w:ilvl w:val="1"/>
          <w:numId w:val="20"/>
        </w:numPr>
        <w:textAlignment w:val="center"/>
        <w:rPr>
          <w:rFonts w:ascii="Calibri" w:hAnsi="Calibri" w:cs="Calibri"/>
          <w:sz w:val="21"/>
          <w:szCs w:val="21"/>
        </w:rPr>
      </w:pPr>
      <w:r w:rsidRPr="009B037E">
        <w:rPr>
          <w:rFonts w:ascii="Calibri" w:hAnsi="Calibri" w:cs="Calibri"/>
          <w:sz w:val="18"/>
          <w:szCs w:val="18"/>
        </w:rPr>
        <w:t xml:space="preserve">limits (Max) changed </w:t>
      </w:r>
    </w:p>
    <w:p w14:paraId="0AFC0DEC" w14:textId="77777777" w:rsidR="000E0729" w:rsidRPr="009B037E" w:rsidRDefault="000E0729" w:rsidP="007725E1">
      <w:pPr>
        <w:numPr>
          <w:ilvl w:val="0"/>
          <w:numId w:val="20"/>
        </w:numPr>
        <w:textAlignment w:val="center"/>
        <w:rPr>
          <w:rFonts w:ascii="Calibri" w:hAnsi="Calibri" w:cs="Calibri"/>
          <w:sz w:val="21"/>
          <w:szCs w:val="21"/>
        </w:rPr>
      </w:pPr>
      <w:r w:rsidRPr="009B037E">
        <w:rPr>
          <w:rFonts w:ascii="Calibri" w:hAnsi="Calibri" w:cs="Calibri"/>
          <w:sz w:val="18"/>
          <w:szCs w:val="18"/>
        </w:rPr>
        <w:t xml:space="preserve">Linking changes: </w:t>
      </w:r>
    </w:p>
    <w:p w14:paraId="02AED454" w14:textId="77777777" w:rsidR="000E0729" w:rsidRPr="009B037E" w:rsidRDefault="000E0729" w:rsidP="007725E1">
      <w:pPr>
        <w:numPr>
          <w:ilvl w:val="1"/>
          <w:numId w:val="20"/>
        </w:numPr>
        <w:textAlignment w:val="center"/>
        <w:rPr>
          <w:rFonts w:ascii="Calibri" w:hAnsi="Calibri" w:cs="Calibri"/>
          <w:sz w:val="21"/>
          <w:szCs w:val="21"/>
        </w:rPr>
      </w:pPr>
      <w:r w:rsidRPr="009B037E">
        <w:rPr>
          <w:rFonts w:ascii="Calibri" w:hAnsi="Calibri" w:cs="Calibri"/>
          <w:sz w:val="18"/>
          <w:szCs w:val="18"/>
        </w:rPr>
        <w:t xml:space="preserve">linked template version changed </w:t>
      </w:r>
    </w:p>
    <w:p w14:paraId="081459D5" w14:textId="77777777" w:rsidR="000E0729" w:rsidRPr="009B037E" w:rsidRDefault="000E0729" w:rsidP="007725E1">
      <w:pPr>
        <w:numPr>
          <w:ilvl w:val="1"/>
          <w:numId w:val="20"/>
        </w:numPr>
        <w:textAlignment w:val="center"/>
        <w:rPr>
          <w:rFonts w:ascii="Calibri" w:hAnsi="Calibri" w:cs="Calibri"/>
          <w:sz w:val="21"/>
          <w:szCs w:val="21"/>
        </w:rPr>
      </w:pPr>
      <w:r w:rsidRPr="009B037E">
        <w:rPr>
          <w:rFonts w:ascii="Calibri" w:hAnsi="Calibri" w:cs="Calibri"/>
          <w:sz w:val="18"/>
          <w:szCs w:val="18"/>
        </w:rPr>
        <w:t xml:space="preserve">linking rule changed </w:t>
      </w:r>
    </w:p>
    <w:p w14:paraId="0FC70684" w14:textId="77777777" w:rsidR="000E0729" w:rsidRPr="009B037E" w:rsidRDefault="000E0729" w:rsidP="007725E1">
      <w:pPr>
        <w:numPr>
          <w:ilvl w:val="0"/>
          <w:numId w:val="20"/>
        </w:numPr>
        <w:textAlignment w:val="center"/>
        <w:rPr>
          <w:rFonts w:ascii="Calibri" w:hAnsi="Calibri" w:cs="Calibri"/>
          <w:sz w:val="21"/>
          <w:szCs w:val="21"/>
        </w:rPr>
      </w:pPr>
      <w:r w:rsidRPr="009B037E">
        <w:rPr>
          <w:rFonts w:ascii="Calibri" w:hAnsi="Calibri" w:cs="Calibri"/>
          <w:sz w:val="18"/>
          <w:szCs w:val="18"/>
        </w:rPr>
        <w:t xml:space="preserve">Selected metadata values change for any field/entity with MetadataMode = Fixed </w:t>
      </w:r>
    </w:p>
    <w:p w14:paraId="6151C105" w14:textId="77777777" w:rsidR="000E0729" w:rsidRPr="009B037E" w:rsidRDefault="000E0729" w:rsidP="007725E1">
      <w:pPr>
        <w:numPr>
          <w:ilvl w:val="0"/>
          <w:numId w:val="20"/>
        </w:numPr>
        <w:textAlignment w:val="center"/>
        <w:rPr>
          <w:rFonts w:ascii="Calibri" w:hAnsi="Calibri" w:cs="Calibri"/>
          <w:sz w:val="21"/>
          <w:szCs w:val="21"/>
        </w:rPr>
      </w:pPr>
      <w:r w:rsidRPr="009B037E">
        <w:rPr>
          <w:rFonts w:ascii="Calibri" w:hAnsi="Calibri" w:cs="Calibri"/>
          <w:sz w:val="18"/>
          <w:szCs w:val="18"/>
        </w:rPr>
        <w:lastRenderedPageBreak/>
        <w:t xml:space="preserve">Default value changes </w:t>
      </w:r>
    </w:p>
    <w:p w14:paraId="1866CDEC" w14:textId="77777777" w:rsidR="000E0729" w:rsidRPr="009B037E" w:rsidRDefault="000E0729" w:rsidP="007725E1">
      <w:pPr>
        <w:numPr>
          <w:ilvl w:val="0"/>
          <w:numId w:val="20"/>
        </w:numPr>
        <w:textAlignment w:val="center"/>
        <w:rPr>
          <w:rFonts w:ascii="Calibri" w:hAnsi="Calibri" w:cs="Calibri"/>
          <w:sz w:val="21"/>
          <w:szCs w:val="21"/>
        </w:rPr>
      </w:pPr>
      <w:r w:rsidRPr="009B037E">
        <w:rPr>
          <w:rFonts w:ascii="Calibri" w:hAnsi="Calibri" w:cs="Calibri"/>
          <w:sz w:val="18"/>
          <w:szCs w:val="18"/>
        </w:rPr>
        <w:t xml:space="preserve">MetadataMode changes </w:t>
      </w:r>
    </w:p>
    <w:p w14:paraId="3AF6A496" w14:textId="77777777" w:rsidR="000E0729" w:rsidRPr="009B037E" w:rsidRDefault="000E0729" w:rsidP="007725E1">
      <w:pPr>
        <w:numPr>
          <w:ilvl w:val="0"/>
          <w:numId w:val="20"/>
        </w:numPr>
        <w:textAlignment w:val="center"/>
        <w:rPr>
          <w:rFonts w:ascii="Calibri" w:hAnsi="Calibri" w:cs="Calibri"/>
          <w:sz w:val="21"/>
          <w:szCs w:val="21"/>
        </w:rPr>
      </w:pPr>
      <w:r w:rsidRPr="009B037E">
        <w:rPr>
          <w:rFonts w:ascii="Calibri" w:hAnsi="Calibri" w:cs="Calibri"/>
          <w:sz w:val="18"/>
          <w:szCs w:val="18"/>
        </w:rPr>
        <w:t xml:space="preserve">Any business rule or constraint that changes template behavior </w:t>
      </w:r>
    </w:p>
    <w:p w14:paraId="2314DDC5" w14:textId="77777777" w:rsidR="000E0729" w:rsidRPr="009B037E" w:rsidRDefault="000E0729" w:rsidP="000E0729">
      <w:pPr>
        <w:pStyle w:val="NormalWeb"/>
        <w:spacing w:before="0" w:beforeAutospacing="0" w:after="0" w:afterAutospacing="0"/>
        <w:ind w:left="540"/>
        <w:rPr>
          <w:rFonts w:ascii="Calibri" w:hAnsi="Calibri" w:cs="Calibri"/>
          <w:sz w:val="18"/>
          <w:szCs w:val="18"/>
        </w:rPr>
      </w:pPr>
      <w:r w:rsidRPr="009B037E">
        <w:rPr>
          <w:rFonts w:ascii="Calibri" w:hAnsi="Calibri" w:cs="Calibri"/>
          <w:sz w:val="18"/>
          <w:szCs w:val="18"/>
        </w:rPr>
        <w:t> </w:t>
      </w:r>
    </w:p>
    <w:p w14:paraId="728C88C8" w14:textId="77777777" w:rsidR="000E0729" w:rsidRPr="009B037E" w:rsidRDefault="000E0729" w:rsidP="000E0729">
      <w:pPr>
        <w:pStyle w:val="NormalWeb"/>
        <w:spacing w:before="0" w:beforeAutospacing="0" w:after="0" w:afterAutospacing="0"/>
        <w:ind w:left="540"/>
        <w:rPr>
          <w:rFonts w:ascii="Calibri" w:hAnsi="Calibri" w:cs="Calibri"/>
          <w:sz w:val="18"/>
          <w:szCs w:val="18"/>
        </w:rPr>
      </w:pPr>
      <w:r w:rsidRPr="009B037E">
        <w:rPr>
          <w:rFonts w:ascii="Calibri" w:hAnsi="Calibri" w:cs="Calibri"/>
          <w:b/>
          <w:bCs/>
          <w:sz w:val="18"/>
          <w:szCs w:val="18"/>
        </w:rPr>
        <w:t>New Version Not Required When</w:t>
      </w:r>
    </w:p>
    <w:p w14:paraId="14686608" w14:textId="77777777" w:rsidR="000E0729" w:rsidRPr="009B037E" w:rsidRDefault="000E0729" w:rsidP="000E0729">
      <w:pPr>
        <w:pStyle w:val="NormalWeb"/>
        <w:spacing w:before="0" w:beforeAutospacing="0" w:after="0" w:afterAutospacing="0"/>
        <w:ind w:left="540"/>
        <w:rPr>
          <w:rFonts w:ascii="Calibri" w:hAnsi="Calibri" w:cs="Calibri"/>
          <w:sz w:val="18"/>
          <w:szCs w:val="18"/>
        </w:rPr>
      </w:pPr>
      <w:r w:rsidRPr="009B037E">
        <w:rPr>
          <w:rFonts w:ascii="Calibri" w:hAnsi="Calibri" w:cs="Calibri"/>
          <w:sz w:val="18"/>
          <w:szCs w:val="18"/>
        </w:rPr>
        <w:t>A new version is not required when:</w:t>
      </w:r>
    </w:p>
    <w:p w14:paraId="041F00AD" w14:textId="77777777" w:rsidR="000E0729" w:rsidRPr="009B037E" w:rsidRDefault="000E0729" w:rsidP="007725E1">
      <w:pPr>
        <w:numPr>
          <w:ilvl w:val="0"/>
          <w:numId w:val="21"/>
        </w:numPr>
        <w:textAlignment w:val="center"/>
        <w:rPr>
          <w:rFonts w:ascii="Calibri" w:hAnsi="Calibri" w:cs="Calibri"/>
          <w:sz w:val="21"/>
          <w:szCs w:val="21"/>
        </w:rPr>
      </w:pPr>
      <w:r w:rsidRPr="009B037E">
        <w:rPr>
          <w:rFonts w:ascii="Calibri" w:hAnsi="Calibri" w:cs="Calibri"/>
          <w:sz w:val="18"/>
          <w:szCs w:val="18"/>
        </w:rPr>
        <w:t xml:space="preserve">New metadata values become available under MetadataMode = Expandable </w:t>
      </w:r>
    </w:p>
    <w:p w14:paraId="1E373939" w14:textId="77777777" w:rsidR="000E0729" w:rsidRPr="009B037E" w:rsidRDefault="000E0729" w:rsidP="000E0729">
      <w:pPr>
        <w:pStyle w:val="NormalWeb"/>
        <w:spacing w:before="0" w:beforeAutospacing="0" w:after="0" w:afterAutospacing="0"/>
        <w:ind w:left="540"/>
        <w:rPr>
          <w:rFonts w:ascii="Calibri" w:hAnsi="Calibri" w:cs="Calibri"/>
          <w:sz w:val="18"/>
          <w:szCs w:val="18"/>
        </w:rPr>
      </w:pPr>
      <w:r w:rsidRPr="009B037E">
        <w:rPr>
          <w:rFonts w:ascii="Calibri" w:hAnsi="Calibri" w:cs="Calibri"/>
          <w:sz w:val="18"/>
          <w:szCs w:val="18"/>
        </w:rPr>
        <w:t> </w:t>
      </w:r>
    </w:p>
    <w:p w14:paraId="479B0863" w14:textId="77777777" w:rsidR="000E0729" w:rsidRPr="009B037E" w:rsidRDefault="000E0729" w:rsidP="000E0729">
      <w:pPr>
        <w:pStyle w:val="NormalWeb"/>
        <w:spacing w:before="0" w:beforeAutospacing="0" w:after="0" w:afterAutospacing="0"/>
        <w:ind w:left="540"/>
        <w:rPr>
          <w:rFonts w:ascii="Calibri" w:hAnsi="Calibri" w:cs="Calibri"/>
          <w:sz w:val="18"/>
          <w:szCs w:val="18"/>
        </w:rPr>
      </w:pPr>
      <w:r w:rsidRPr="009B037E">
        <w:rPr>
          <w:rFonts w:ascii="Calibri" w:hAnsi="Calibri" w:cs="Calibri"/>
          <w:b/>
          <w:bCs/>
          <w:sz w:val="18"/>
          <w:szCs w:val="18"/>
        </w:rPr>
        <w:t>Additional Rule</w:t>
      </w:r>
    </w:p>
    <w:p w14:paraId="669419D3" w14:textId="77777777" w:rsidR="00AB346B" w:rsidRPr="009B037E" w:rsidRDefault="00E84861" w:rsidP="007725E1">
      <w:pPr>
        <w:pStyle w:val="NormalWeb"/>
        <w:numPr>
          <w:ilvl w:val="0"/>
          <w:numId w:val="44"/>
        </w:numPr>
        <w:rPr>
          <w:rFonts w:ascii="Calibri" w:hAnsi="Calibri" w:cs="Calibri"/>
          <w:sz w:val="18"/>
          <w:szCs w:val="18"/>
        </w:rPr>
      </w:pPr>
      <w:r w:rsidRPr="009B037E">
        <w:rPr>
          <w:rFonts w:ascii="Calibri" w:hAnsi="Calibri" w:cs="Calibri"/>
          <w:sz w:val="18"/>
          <w:szCs w:val="18"/>
        </w:rPr>
        <w:t xml:space="preserve">Changes to </w:t>
      </w:r>
      <w:r w:rsidR="0063328E" w:rsidRPr="009B037E">
        <w:rPr>
          <w:rFonts w:ascii="Calibri" w:hAnsi="Calibri" w:cs="Calibri"/>
          <w:sz w:val="18"/>
          <w:szCs w:val="18"/>
        </w:rPr>
        <w:t xml:space="preserve">audit metadata only do not require creation of new template version. </w:t>
      </w:r>
    </w:p>
    <w:p w14:paraId="54684051" w14:textId="77777777" w:rsidR="00AB346B" w:rsidRPr="009B037E" w:rsidRDefault="0063328E" w:rsidP="007725E1">
      <w:pPr>
        <w:pStyle w:val="NormalWeb"/>
        <w:numPr>
          <w:ilvl w:val="0"/>
          <w:numId w:val="44"/>
        </w:numPr>
        <w:rPr>
          <w:rFonts w:ascii="Calibri" w:hAnsi="Calibri" w:cs="Calibri"/>
          <w:sz w:val="18"/>
          <w:szCs w:val="18"/>
        </w:rPr>
      </w:pPr>
      <w:r w:rsidRPr="009B037E">
        <w:rPr>
          <w:rFonts w:ascii="Calibri" w:hAnsi="Calibri" w:cs="Calibri"/>
          <w:sz w:val="18"/>
          <w:szCs w:val="18"/>
        </w:rPr>
        <w:t>Examples:</w:t>
      </w:r>
    </w:p>
    <w:p w14:paraId="40035EF5" w14:textId="5CCA3536" w:rsidR="0063328E" w:rsidRPr="009B037E" w:rsidRDefault="0063328E" w:rsidP="007725E1">
      <w:pPr>
        <w:numPr>
          <w:ilvl w:val="1"/>
          <w:numId w:val="21"/>
        </w:numPr>
        <w:textAlignment w:val="center"/>
        <w:rPr>
          <w:rFonts w:ascii="Calibri" w:hAnsi="Calibri" w:cs="Calibri"/>
          <w:sz w:val="18"/>
          <w:szCs w:val="18"/>
        </w:rPr>
      </w:pPr>
      <w:r w:rsidRPr="009B037E">
        <w:rPr>
          <w:rFonts w:ascii="Calibri" w:hAnsi="Calibri" w:cs="Calibri"/>
          <w:sz w:val="18"/>
          <w:szCs w:val="18"/>
        </w:rPr>
        <w:t xml:space="preserve">LastModifiedBy </w:t>
      </w:r>
    </w:p>
    <w:p w14:paraId="5C5EBA10" w14:textId="77777777" w:rsidR="0063328E" w:rsidRPr="009B037E" w:rsidRDefault="0063328E" w:rsidP="007725E1">
      <w:pPr>
        <w:numPr>
          <w:ilvl w:val="1"/>
          <w:numId w:val="21"/>
        </w:numPr>
        <w:textAlignment w:val="center"/>
        <w:rPr>
          <w:rFonts w:ascii="Calibri" w:hAnsi="Calibri" w:cs="Calibri"/>
          <w:sz w:val="18"/>
          <w:szCs w:val="18"/>
        </w:rPr>
      </w:pPr>
      <w:r w:rsidRPr="009B037E">
        <w:rPr>
          <w:rFonts w:ascii="Calibri" w:hAnsi="Calibri" w:cs="Calibri"/>
          <w:sz w:val="18"/>
          <w:szCs w:val="18"/>
        </w:rPr>
        <w:t xml:space="preserve">LastModifiedDate </w:t>
      </w:r>
    </w:p>
    <w:p w14:paraId="3914E895" w14:textId="7193E3A6" w:rsidR="0063328E" w:rsidRPr="009B037E" w:rsidRDefault="0063328E" w:rsidP="007725E1">
      <w:pPr>
        <w:numPr>
          <w:ilvl w:val="1"/>
          <w:numId w:val="21"/>
        </w:numPr>
        <w:textAlignment w:val="center"/>
        <w:rPr>
          <w:rFonts w:ascii="Calibri" w:hAnsi="Calibri" w:cs="Calibri"/>
          <w:sz w:val="18"/>
          <w:szCs w:val="18"/>
        </w:rPr>
      </w:pPr>
      <w:r w:rsidRPr="009B037E">
        <w:rPr>
          <w:rFonts w:ascii="Calibri" w:hAnsi="Calibri" w:cs="Calibri"/>
          <w:sz w:val="18"/>
          <w:szCs w:val="18"/>
        </w:rPr>
        <w:t>maybe internal system timestamps</w:t>
      </w:r>
    </w:p>
    <w:p w14:paraId="0E7DA571" w14:textId="77777777" w:rsidR="000E0729" w:rsidRPr="009B037E" w:rsidRDefault="000E0729" w:rsidP="00357DFF">
      <w:pPr>
        <w:rPr>
          <w:rFonts w:ascii="Calibri" w:hAnsi="Calibri" w:cs="Calibri"/>
          <w:sz w:val="22"/>
          <w:szCs w:val="22"/>
        </w:rPr>
      </w:pPr>
    </w:p>
    <w:p w14:paraId="726F3180"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94" w:name="_Toc228300245"/>
      <w:r w:rsidRPr="009B037E">
        <w:rPr>
          <w:rFonts w:ascii="Calibri" w:eastAsia="Times New Roman" w:hAnsi="Calibri" w:cs="Calibri"/>
          <w:b/>
          <w:bCs/>
          <w:sz w:val="20"/>
          <w:szCs w:val="20"/>
        </w:rPr>
        <w:t>Status Transition Constraints</w:t>
      </w:r>
      <w:bookmarkEnd w:id="94"/>
    </w:p>
    <w:p w14:paraId="2ECADF02" w14:textId="77777777" w:rsidR="006932D8" w:rsidRPr="009B037E" w:rsidRDefault="006932D8" w:rsidP="006932D8">
      <w:pPr>
        <w:ind w:left="405"/>
        <w:rPr>
          <w:rFonts w:ascii="Calibri" w:hAnsi="Calibri" w:cs="Calibri"/>
          <w:sz w:val="18"/>
          <w:szCs w:val="18"/>
        </w:rPr>
      </w:pPr>
      <w:r w:rsidRPr="009B037E">
        <w:rPr>
          <w:rFonts w:ascii="Calibri" w:hAnsi="Calibri" w:cs="Calibri"/>
          <w:sz w:val="18"/>
          <w:szCs w:val="18"/>
        </w:rPr>
        <w:t>Allowed transitions:</w:t>
      </w:r>
    </w:p>
    <w:p w14:paraId="37DA0B98" w14:textId="77777777" w:rsidR="006932D8" w:rsidRDefault="006932D8" w:rsidP="00EF6E57">
      <w:pPr>
        <w:numPr>
          <w:ilvl w:val="0"/>
          <w:numId w:val="4"/>
        </w:numPr>
        <w:tabs>
          <w:tab w:val="clear" w:pos="720"/>
          <w:tab w:val="num" w:pos="1125"/>
        </w:tabs>
        <w:ind w:left="1125"/>
        <w:textAlignment w:val="center"/>
        <w:rPr>
          <w:rFonts w:ascii="Calibri" w:hAnsi="Calibri" w:cs="Calibri"/>
          <w:sz w:val="18"/>
          <w:szCs w:val="18"/>
        </w:rPr>
      </w:pPr>
      <w:r w:rsidRPr="009B037E">
        <w:rPr>
          <w:rFonts w:ascii="Calibri" w:hAnsi="Calibri" w:cs="Calibri"/>
          <w:sz w:val="18"/>
          <w:szCs w:val="18"/>
        </w:rPr>
        <w:t xml:space="preserve">Saved → In Review </w:t>
      </w:r>
    </w:p>
    <w:p w14:paraId="4B8945C0" w14:textId="0966E942" w:rsidR="00155EC7" w:rsidRPr="009B037E" w:rsidRDefault="00155EC7" w:rsidP="00EF6E57">
      <w:pPr>
        <w:numPr>
          <w:ilvl w:val="0"/>
          <w:numId w:val="4"/>
        </w:numPr>
        <w:tabs>
          <w:tab w:val="clear" w:pos="720"/>
          <w:tab w:val="num" w:pos="1125"/>
        </w:tabs>
        <w:ind w:left="1125"/>
        <w:textAlignment w:val="center"/>
        <w:rPr>
          <w:rFonts w:ascii="Calibri" w:hAnsi="Calibri" w:cs="Calibri"/>
          <w:sz w:val="18"/>
          <w:szCs w:val="18"/>
        </w:rPr>
      </w:pPr>
      <w:r>
        <w:rPr>
          <w:rFonts w:ascii="Calibri" w:hAnsi="Calibri" w:cs="Calibri"/>
          <w:sz w:val="18"/>
          <w:szCs w:val="18"/>
        </w:rPr>
        <w:t>Saved -&gt; Deleted</w:t>
      </w:r>
    </w:p>
    <w:p w14:paraId="6184230D" w14:textId="77777777" w:rsidR="00E3076B" w:rsidRDefault="006932D8" w:rsidP="00EF6E57">
      <w:pPr>
        <w:numPr>
          <w:ilvl w:val="0"/>
          <w:numId w:val="4"/>
        </w:numPr>
        <w:tabs>
          <w:tab w:val="clear" w:pos="720"/>
          <w:tab w:val="num" w:pos="1125"/>
        </w:tabs>
        <w:ind w:left="1125"/>
        <w:textAlignment w:val="center"/>
        <w:rPr>
          <w:rFonts w:ascii="Calibri" w:hAnsi="Calibri" w:cs="Calibri"/>
          <w:sz w:val="18"/>
          <w:szCs w:val="18"/>
        </w:rPr>
      </w:pPr>
      <w:r w:rsidRPr="009B037E">
        <w:rPr>
          <w:rFonts w:ascii="Calibri" w:hAnsi="Calibri" w:cs="Calibri"/>
          <w:sz w:val="18"/>
          <w:szCs w:val="18"/>
        </w:rPr>
        <w:t>In Review → Saved</w:t>
      </w:r>
    </w:p>
    <w:p w14:paraId="42FBA514" w14:textId="736BA9D0" w:rsidR="006932D8" w:rsidRPr="009B037E" w:rsidRDefault="00E3076B" w:rsidP="00EF6E57">
      <w:pPr>
        <w:numPr>
          <w:ilvl w:val="0"/>
          <w:numId w:val="4"/>
        </w:numPr>
        <w:tabs>
          <w:tab w:val="clear" w:pos="720"/>
          <w:tab w:val="num" w:pos="1125"/>
        </w:tabs>
        <w:ind w:left="1125"/>
        <w:textAlignment w:val="center"/>
        <w:rPr>
          <w:rFonts w:ascii="Calibri" w:hAnsi="Calibri" w:cs="Calibri"/>
          <w:sz w:val="18"/>
          <w:szCs w:val="18"/>
        </w:rPr>
      </w:pPr>
      <w:r>
        <w:rPr>
          <w:rFonts w:ascii="Calibri" w:hAnsi="Calibri" w:cs="Calibri"/>
          <w:sz w:val="18"/>
          <w:szCs w:val="18"/>
        </w:rPr>
        <w:t>In Review -&gt; Deleted</w:t>
      </w:r>
      <w:r w:rsidR="006932D8" w:rsidRPr="009B037E">
        <w:rPr>
          <w:rFonts w:ascii="Calibri" w:hAnsi="Calibri" w:cs="Calibri"/>
          <w:sz w:val="18"/>
          <w:szCs w:val="18"/>
        </w:rPr>
        <w:t xml:space="preserve"> </w:t>
      </w:r>
    </w:p>
    <w:p w14:paraId="4AF8C875" w14:textId="77777777" w:rsidR="006932D8" w:rsidRPr="009B037E" w:rsidRDefault="006932D8" w:rsidP="00EF6E57">
      <w:pPr>
        <w:numPr>
          <w:ilvl w:val="0"/>
          <w:numId w:val="4"/>
        </w:numPr>
        <w:tabs>
          <w:tab w:val="clear" w:pos="720"/>
          <w:tab w:val="num" w:pos="1125"/>
        </w:tabs>
        <w:ind w:left="1125"/>
        <w:textAlignment w:val="center"/>
        <w:rPr>
          <w:rFonts w:ascii="Calibri" w:hAnsi="Calibri" w:cs="Calibri"/>
          <w:sz w:val="18"/>
          <w:szCs w:val="18"/>
        </w:rPr>
      </w:pPr>
      <w:r w:rsidRPr="009B037E">
        <w:rPr>
          <w:rFonts w:ascii="Calibri" w:hAnsi="Calibri" w:cs="Calibri"/>
          <w:sz w:val="18"/>
          <w:szCs w:val="18"/>
        </w:rPr>
        <w:t xml:space="preserve">In Review → Published </w:t>
      </w:r>
    </w:p>
    <w:p w14:paraId="452F0253" w14:textId="77777777" w:rsidR="006932D8" w:rsidRPr="009B037E" w:rsidRDefault="006932D8" w:rsidP="00EF6E57">
      <w:pPr>
        <w:numPr>
          <w:ilvl w:val="0"/>
          <w:numId w:val="4"/>
        </w:numPr>
        <w:tabs>
          <w:tab w:val="clear" w:pos="720"/>
          <w:tab w:val="num" w:pos="1125"/>
        </w:tabs>
        <w:ind w:left="1125"/>
        <w:textAlignment w:val="center"/>
        <w:rPr>
          <w:rFonts w:ascii="Calibri" w:hAnsi="Calibri" w:cs="Calibri"/>
          <w:sz w:val="18"/>
          <w:szCs w:val="18"/>
        </w:rPr>
      </w:pPr>
      <w:r w:rsidRPr="009B037E">
        <w:rPr>
          <w:rFonts w:ascii="Calibri" w:hAnsi="Calibri" w:cs="Calibri"/>
          <w:sz w:val="18"/>
          <w:szCs w:val="18"/>
        </w:rPr>
        <w:t xml:space="preserve">Published → Inactive (automatic when new version published) </w:t>
      </w:r>
    </w:p>
    <w:p w14:paraId="3779117B" w14:textId="77777777" w:rsidR="006932D8" w:rsidRPr="009B037E" w:rsidRDefault="006932D8" w:rsidP="006932D8">
      <w:pPr>
        <w:ind w:left="405"/>
        <w:rPr>
          <w:rFonts w:ascii="Calibri" w:hAnsi="Calibri" w:cs="Calibri"/>
          <w:sz w:val="18"/>
          <w:szCs w:val="18"/>
        </w:rPr>
      </w:pPr>
      <w:r w:rsidRPr="009B037E">
        <w:rPr>
          <w:rFonts w:ascii="Calibri" w:hAnsi="Calibri" w:cs="Calibri"/>
          <w:sz w:val="18"/>
          <w:szCs w:val="18"/>
        </w:rPr>
        <w:t>Constraints:</w:t>
      </w:r>
    </w:p>
    <w:p w14:paraId="5A07F932" w14:textId="77777777" w:rsidR="009F2222" w:rsidRPr="009B037E" w:rsidRDefault="009F2222" w:rsidP="007725E1">
      <w:pPr>
        <w:numPr>
          <w:ilvl w:val="0"/>
          <w:numId w:val="22"/>
        </w:numPr>
        <w:textAlignment w:val="center"/>
        <w:rPr>
          <w:rFonts w:ascii="Calibri" w:hAnsi="Calibri" w:cs="Calibri"/>
          <w:sz w:val="21"/>
          <w:szCs w:val="21"/>
        </w:rPr>
      </w:pPr>
      <w:r w:rsidRPr="009B037E">
        <w:rPr>
          <w:rFonts w:ascii="Calibri" w:hAnsi="Calibri" w:cs="Calibri"/>
          <w:sz w:val="18"/>
          <w:szCs w:val="18"/>
        </w:rPr>
        <w:t xml:space="preserve">Until a template is published, it may be updated in place. </w:t>
      </w:r>
    </w:p>
    <w:p w14:paraId="7EEFD0F9" w14:textId="77777777" w:rsidR="009F2222" w:rsidRPr="009B037E" w:rsidRDefault="009F2222" w:rsidP="007725E1">
      <w:pPr>
        <w:numPr>
          <w:ilvl w:val="0"/>
          <w:numId w:val="22"/>
        </w:numPr>
        <w:textAlignment w:val="center"/>
        <w:rPr>
          <w:rFonts w:ascii="Calibri" w:hAnsi="Calibri" w:cs="Calibri"/>
          <w:sz w:val="21"/>
          <w:szCs w:val="21"/>
        </w:rPr>
      </w:pPr>
      <w:r w:rsidRPr="009B037E">
        <w:rPr>
          <w:rFonts w:ascii="Calibri" w:hAnsi="Calibri" w:cs="Calibri"/>
          <w:sz w:val="18"/>
          <w:szCs w:val="18"/>
        </w:rPr>
        <w:t xml:space="preserve">A published template cannot be edited in place. Editing requires cloning into a new version in </w:t>
      </w:r>
      <w:r w:rsidRPr="009B037E">
        <w:rPr>
          <w:rFonts w:ascii="Calibri" w:hAnsi="Calibri" w:cs="Calibri"/>
          <w:b/>
          <w:bCs/>
          <w:sz w:val="18"/>
          <w:szCs w:val="18"/>
        </w:rPr>
        <w:t>Saved</w:t>
      </w:r>
      <w:r w:rsidRPr="009B037E">
        <w:rPr>
          <w:rFonts w:ascii="Calibri" w:hAnsi="Calibri" w:cs="Calibri"/>
          <w:sz w:val="18"/>
          <w:szCs w:val="18"/>
        </w:rPr>
        <w:t xml:space="preserve"> state. </w:t>
      </w:r>
    </w:p>
    <w:p w14:paraId="7AAB240E" w14:textId="77777777" w:rsidR="009F2222" w:rsidRPr="009B037E" w:rsidRDefault="009F2222" w:rsidP="007725E1">
      <w:pPr>
        <w:numPr>
          <w:ilvl w:val="0"/>
          <w:numId w:val="22"/>
        </w:numPr>
        <w:textAlignment w:val="center"/>
        <w:rPr>
          <w:rFonts w:ascii="Calibri" w:hAnsi="Calibri" w:cs="Calibri"/>
          <w:sz w:val="21"/>
          <w:szCs w:val="21"/>
        </w:rPr>
      </w:pPr>
      <w:r w:rsidRPr="009B037E">
        <w:rPr>
          <w:rFonts w:ascii="Calibri" w:hAnsi="Calibri" w:cs="Calibri"/>
          <w:sz w:val="18"/>
          <w:szCs w:val="18"/>
        </w:rPr>
        <w:t xml:space="preserve">Only </w:t>
      </w:r>
      <w:r w:rsidRPr="009B037E">
        <w:rPr>
          <w:rFonts w:ascii="Calibri" w:hAnsi="Calibri" w:cs="Calibri"/>
          <w:b/>
          <w:bCs/>
          <w:sz w:val="18"/>
          <w:szCs w:val="18"/>
        </w:rPr>
        <w:t>Published</w:t>
      </w:r>
      <w:r w:rsidRPr="009B037E">
        <w:rPr>
          <w:rFonts w:ascii="Calibri" w:hAnsi="Calibri" w:cs="Calibri"/>
          <w:sz w:val="18"/>
          <w:szCs w:val="18"/>
        </w:rPr>
        <w:t xml:space="preserve"> templates may be referenced by other templates. </w:t>
      </w:r>
    </w:p>
    <w:p w14:paraId="57C92BF0" w14:textId="77777777" w:rsidR="009F2222" w:rsidRPr="009B037E" w:rsidRDefault="009F2222" w:rsidP="007725E1">
      <w:pPr>
        <w:numPr>
          <w:ilvl w:val="0"/>
          <w:numId w:val="22"/>
        </w:numPr>
        <w:textAlignment w:val="center"/>
        <w:rPr>
          <w:rFonts w:ascii="Calibri" w:hAnsi="Calibri" w:cs="Calibri"/>
          <w:sz w:val="21"/>
          <w:szCs w:val="21"/>
        </w:rPr>
      </w:pPr>
      <w:r w:rsidRPr="009B037E">
        <w:rPr>
          <w:rFonts w:ascii="Calibri" w:hAnsi="Calibri" w:cs="Calibri"/>
          <w:sz w:val="18"/>
          <w:szCs w:val="18"/>
        </w:rPr>
        <w:t xml:space="preserve">A template in </w:t>
      </w:r>
      <w:r w:rsidRPr="009B037E">
        <w:rPr>
          <w:rFonts w:ascii="Calibri" w:hAnsi="Calibri" w:cs="Calibri"/>
          <w:b/>
          <w:bCs/>
          <w:sz w:val="18"/>
          <w:szCs w:val="18"/>
        </w:rPr>
        <w:t>Saved</w:t>
      </w:r>
      <w:r w:rsidRPr="009B037E">
        <w:rPr>
          <w:rFonts w:ascii="Calibri" w:hAnsi="Calibri" w:cs="Calibri"/>
          <w:sz w:val="18"/>
          <w:szCs w:val="18"/>
        </w:rPr>
        <w:t xml:space="preserve"> or </w:t>
      </w:r>
      <w:r w:rsidRPr="009B037E">
        <w:rPr>
          <w:rFonts w:ascii="Calibri" w:hAnsi="Calibri" w:cs="Calibri"/>
          <w:b/>
          <w:bCs/>
          <w:sz w:val="18"/>
          <w:szCs w:val="18"/>
        </w:rPr>
        <w:t>In Review</w:t>
      </w:r>
      <w:r w:rsidRPr="009B037E">
        <w:rPr>
          <w:rFonts w:ascii="Calibri" w:hAnsi="Calibri" w:cs="Calibri"/>
          <w:sz w:val="18"/>
          <w:szCs w:val="18"/>
        </w:rPr>
        <w:t xml:space="preserve"> state must not be used for runtime derivation or linking. </w:t>
      </w:r>
    </w:p>
    <w:p w14:paraId="1A885D66" w14:textId="77777777" w:rsidR="00783432" w:rsidRPr="009B037E" w:rsidRDefault="009F2222" w:rsidP="007725E1">
      <w:pPr>
        <w:numPr>
          <w:ilvl w:val="0"/>
          <w:numId w:val="22"/>
        </w:numPr>
        <w:textAlignment w:val="center"/>
        <w:rPr>
          <w:rFonts w:ascii="Calibri" w:hAnsi="Calibri" w:cs="Calibri"/>
          <w:sz w:val="21"/>
          <w:szCs w:val="21"/>
        </w:rPr>
      </w:pPr>
      <w:r w:rsidRPr="009B037E">
        <w:rPr>
          <w:rFonts w:ascii="Calibri" w:hAnsi="Calibri" w:cs="Calibri"/>
          <w:sz w:val="18"/>
          <w:szCs w:val="18"/>
        </w:rPr>
        <w:t>If the template profile already has a published version, publishing a new version automatically</w:t>
      </w:r>
    </w:p>
    <w:p w14:paraId="5BA77F3C" w14:textId="30A3E4AC" w:rsidR="009F2222" w:rsidRPr="00710E6B" w:rsidRDefault="009F2222" w:rsidP="007725E1">
      <w:pPr>
        <w:numPr>
          <w:ilvl w:val="0"/>
          <w:numId w:val="22"/>
        </w:numPr>
        <w:textAlignment w:val="center"/>
        <w:rPr>
          <w:rFonts w:ascii="Calibri" w:hAnsi="Calibri" w:cs="Calibri"/>
          <w:sz w:val="21"/>
          <w:szCs w:val="21"/>
        </w:rPr>
      </w:pPr>
      <w:r w:rsidRPr="009B037E">
        <w:rPr>
          <w:rFonts w:ascii="Calibri" w:hAnsi="Calibri" w:cs="Calibri"/>
          <w:sz w:val="18"/>
          <w:szCs w:val="18"/>
        </w:rPr>
        <w:t xml:space="preserve"> inactivates the previous published version.</w:t>
      </w:r>
    </w:p>
    <w:p w14:paraId="548491EA" w14:textId="5C60D0CE" w:rsidR="00710E6B" w:rsidRPr="00710E6B" w:rsidRDefault="00710E6B" w:rsidP="007725E1">
      <w:pPr>
        <w:numPr>
          <w:ilvl w:val="0"/>
          <w:numId w:val="22"/>
        </w:numPr>
        <w:textAlignment w:val="center"/>
        <w:rPr>
          <w:rFonts w:ascii="Calibri" w:hAnsi="Calibri" w:cs="Calibri"/>
          <w:sz w:val="18"/>
          <w:szCs w:val="18"/>
        </w:rPr>
      </w:pPr>
      <w:r w:rsidRPr="00710E6B">
        <w:rPr>
          <w:rFonts w:ascii="Calibri" w:hAnsi="Calibri" w:cs="Calibri"/>
          <w:sz w:val="18"/>
          <w:szCs w:val="18"/>
        </w:rPr>
        <w:t xml:space="preserve">A template may be deleted only until it is published. Once published, it must not be deleted and must instead be versioned, archived, or marked Inactive as applicable. </w:t>
      </w:r>
    </w:p>
    <w:p w14:paraId="1293317D" w14:textId="77777777" w:rsidR="006932D8" w:rsidRPr="009B037E" w:rsidRDefault="006932D8" w:rsidP="006932D8">
      <w:pPr>
        <w:ind w:left="405"/>
        <w:rPr>
          <w:rFonts w:ascii="Calibri" w:hAnsi="Calibri" w:cs="Calibri"/>
          <w:sz w:val="18"/>
          <w:szCs w:val="18"/>
        </w:rPr>
      </w:pPr>
      <w:r w:rsidRPr="009B037E">
        <w:rPr>
          <w:rFonts w:ascii="Calibri" w:hAnsi="Calibri" w:cs="Calibri"/>
          <w:sz w:val="18"/>
          <w:szCs w:val="18"/>
        </w:rPr>
        <w:t> </w:t>
      </w:r>
    </w:p>
    <w:p w14:paraId="33DE3A63"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95" w:name="_Toc228300246"/>
      <w:r w:rsidRPr="009B037E">
        <w:rPr>
          <w:rFonts w:ascii="Calibri" w:eastAsia="Times New Roman" w:hAnsi="Calibri" w:cs="Calibri"/>
          <w:b/>
          <w:bCs/>
          <w:sz w:val="20"/>
          <w:szCs w:val="20"/>
        </w:rPr>
        <w:t>Section Definition Model</w:t>
      </w:r>
      <w:bookmarkEnd w:id="95"/>
    </w:p>
    <w:p w14:paraId="6F72C7B8" w14:textId="77777777" w:rsidR="006932D8" w:rsidRPr="009B037E" w:rsidRDefault="006932D8" w:rsidP="006932D8">
      <w:pPr>
        <w:ind w:left="405"/>
        <w:rPr>
          <w:rFonts w:ascii="Calibri" w:hAnsi="Calibri" w:cs="Calibri"/>
          <w:sz w:val="18"/>
          <w:szCs w:val="18"/>
        </w:rPr>
      </w:pPr>
      <w:r w:rsidRPr="009B037E">
        <w:rPr>
          <w:rFonts w:ascii="Calibri" w:hAnsi="Calibri" w:cs="Calibri"/>
          <w:sz w:val="18"/>
          <w:szCs w:val="18"/>
        </w:rPr>
        <w:t>Each template may contain multiple sections.</w:t>
      </w:r>
    </w:p>
    <w:p w14:paraId="2164E34B" w14:textId="77777777" w:rsidR="006932D8" w:rsidRPr="009B037E" w:rsidRDefault="006932D8" w:rsidP="006932D8">
      <w:pPr>
        <w:ind w:left="405"/>
        <w:rPr>
          <w:rFonts w:ascii="Calibri" w:hAnsi="Calibri" w:cs="Calibri"/>
          <w:sz w:val="18"/>
          <w:szCs w:val="18"/>
        </w:rPr>
      </w:pPr>
      <w:r w:rsidRPr="009B037E">
        <w:rPr>
          <w:rFonts w:ascii="Calibri" w:hAnsi="Calibri" w:cs="Calibri"/>
          <w:sz w:val="18"/>
          <w:szCs w:val="18"/>
        </w:rPr>
        <w:t>Each section must define:</w:t>
      </w:r>
    </w:p>
    <w:p w14:paraId="4D02026F" w14:textId="77777777" w:rsidR="00783432" w:rsidRPr="009B037E" w:rsidRDefault="00783432" w:rsidP="006932D8">
      <w:pPr>
        <w:ind w:left="405"/>
        <w:rPr>
          <w:rFonts w:ascii="Calibri" w:hAnsi="Calibri" w:cs="Calibri"/>
          <w:sz w:val="18"/>
          <w:szCs w:val="18"/>
        </w:rPr>
      </w:pPr>
    </w:p>
    <w:tbl>
      <w:tblPr>
        <w:tblStyle w:val="TableGrid"/>
        <w:tblW w:w="0" w:type="auto"/>
        <w:tblLook w:val="04A0" w:firstRow="1" w:lastRow="0" w:firstColumn="1" w:lastColumn="0" w:noHBand="0" w:noVBand="1"/>
        <w:tblCaption w:val=""/>
        <w:tblDescription w:val=""/>
      </w:tblPr>
      <w:tblGrid>
        <w:gridCol w:w="1090"/>
        <w:gridCol w:w="914"/>
        <w:gridCol w:w="912"/>
        <w:gridCol w:w="928"/>
        <w:gridCol w:w="1183"/>
        <w:gridCol w:w="1050"/>
        <w:gridCol w:w="1201"/>
        <w:gridCol w:w="2072"/>
      </w:tblGrid>
      <w:tr w:rsidR="006624CD" w:rsidRPr="009B037E" w14:paraId="5587CFCE" w14:textId="77777777" w:rsidTr="000D4506">
        <w:tc>
          <w:tcPr>
            <w:tcW w:w="1132" w:type="dxa"/>
            <w:hideMark/>
          </w:tcPr>
          <w:p w14:paraId="7780B2B5"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b/>
                <w:bCs/>
                <w:sz w:val="15"/>
                <w:szCs w:val="15"/>
              </w:rPr>
              <w:t>Field</w:t>
            </w:r>
          </w:p>
        </w:tc>
        <w:tc>
          <w:tcPr>
            <w:tcW w:w="914" w:type="dxa"/>
            <w:hideMark/>
          </w:tcPr>
          <w:p w14:paraId="1F54BC2C"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b/>
                <w:bCs/>
                <w:sz w:val="15"/>
                <w:szCs w:val="15"/>
              </w:rPr>
              <w:t>Mandatory</w:t>
            </w:r>
          </w:p>
        </w:tc>
        <w:tc>
          <w:tcPr>
            <w:tcW w:w="916" w:type="dxa"/>
            <w:hideMark/>
          </w:tcPr>
          <w:p w14:paraId="10C3A58D"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b/>
                <w:bCs/>
                <w:sz w:val="15"/>
                <w:szCs w:val="15"/>
              </w:rPr>
              <w:t>Data Type</w:t>
            </w:r>
          </w:p>
        </w:tc>
        <w:tc>
          <w:tcPr>
            <w:tcW w:w="985" w:type="dxa"/>
            <w:hideMark/>
          </w:tcPr>
          <w:p w14:paraId="3CB2C33A"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b/>
                <w:bCs/>
                <w:sz w:val="15"/>
                <w:szCs w:val="15"/>
              </w:rPr>
              <w:t>Source</w:t>
            </w:r>
          </w:p>
        </w:tc>
        <w:tc>
          <w:tcPr>
            <w:tcW w:w="1254" w:type="dxa"/>
            <w:hideMark/>
          </w:tcPr>
          <w:p w14:paraId="30F859F8"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b/>
                <w:bCs/>
                <w:sz w:val="15"/>
                <w:szCs w:val="15"/>
              </w:rPr>
              <w:t>Allowed Values / Reference</w:t>
            </w:r>
          </w:p>
        </w:tc>
        <w:tc>
          <w:tcPr>
            <w:tcW w:w="1094" w:type="dxa"/>
            <w:hideMark/>
          </w:tcPr>
          <w:p w14:paraId="42A04706"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b/>
                <w:bCs/>
                <w:sz w:val="15"/>
                <w:szCs w:val="15"/>
              </w:rPr>
              <w:t>Default Value</w:t>
            </w:r>
          </w:p>
        </w:tc>
        <w:tc>
          <w:tcPr>
            <w:tcW w:w="741" w:type="dxa"/>
            <w:hideMark/>
          </w:tcPr>
          <w:p w14:paraId="19D19968"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b/>
                <w:bCs/>
                <w:sz w:val="15"/>
                <w:szCs w:val="15"/>
              </w:rPr>
              <w:t>Display</w:t>
            </w:r>
          </w:p>
        </w:tc>
        <w:tc>
          <w:tcPr>
            <w:tcW w:w="2314" w:type="dxa"/>
            <w:hideMark/>
          </w:tcPr>
          <w:p w14:paraId="18F6F7A9"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b/>
                <w:bCs/>
                <w:sz w:val="15"/>
                <w:szCs w:val="15"/>
              </w:rPr>
              <w:t>Notes / Constraints</w:t>
            </w:r>
          </w:p>
        </w:tc>
      </w:tr>
      <w:tr w:rsidR="006624CD" w:rsidRPr="009B037E" w14:paraId="7D0BF70F" w14:textId="77777777" w:rsidTr="000D4506">
        <w:tc>
          <w:tcPr>
            <w:tcW w:w="1132" w:type="dxa"/>
            <w:hideMark/>
          </w:tcPr>
          <w:p w14:paraId="563C01A1"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Section ID</w:t>
            </w:r>
          </w:p>
        </w:tc>
        <w:tc>
          <w:tcPr>
            <w:tcW w:w="914" w:type="dxa"/>
            <w:hideMark/>
          </w:tcPr>
          <w:p w14:paraId="571757A0"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w:t>
            </w:r>
          </w:p>
        </w:tc>
        <w:tc>
          <w:tcPr>
            <w:tcW w:w="916" w:type="dxa"/>
            <w:hideMark/>
          </w:tcPr>
          <w:p w14:paraId="358982AC"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UUID</w:t>
            </w:r>
          </w:p>
        </w:tc>
        <w:tc>
          <w:tcPr>
            <w:tcW w:w="985" w:type="dxa"/>
            <w:hideMark/>
          </w:tcPr>
          <w:p w14:paraId="7766C963"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System</w:t>
            </w:r>
          </w:p>
        </w:tc>
        <w:tc>
          <w:tcPr>
            <w:tcW w:w="1254" w:type="dxa"/>
            <w:hideMark/>
          </w:tcPr>
          <w:p w14:paraId="3D48D10D"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System Only</w:t>
            </w:r>
          </w:p>
        </w:tc>
        <w:tc>
          <w:tcPr>
            <w:tcW w:w="1094" w:type="dxa"/>
            <w:hideMark/>
          </w:tcPr>
          <w:p w14:paraId="2D88C3C1"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System-generated</w:t>
            </w:r>
          </w:p>
        </w:tc>
        <w:tc>
          <w:tcPr>
            <w:tcW w:w="741" w:type="dxa"/>
            <w:hideMark/>
          </w:tcPr>
          <w:p w14:paraId="72CA8965"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System</w:t>
            </w:r>
          </w:p>
        </w:tc>
        <w:tc>
          <w:tcPr>
            <w:tcW w:w="2314" w:type="dxa"/>
            <w:hideMark/>
          </w:tcPr>
          <w:p w14:paraId="5F05D011"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Unique within template</w:t>
            </w:r>
          </w:p>
        </w:tc>
      </w:tr>
      <w:tr w:rsidR="006624CD" w:rsidRPr="009B037E" w14:paraId="391B4991" w14:textId="77777777" w:rsidTr="000D4506">
        <w:tc>
          <w:tcPr>
            <w:tcW w:w="1132" w:type="dxa"/>
            <w:hideMark/>
          </w:tcPr>
          <w:p w14:paraId="4F120750"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Section Name</w:t>
            </w:r>
          </w:p>
        </w:tc>
        <w:tc>
          <w:tcPr>
            <w:tcW w:w="914" w:type="dxa"/>
            <w:hideMark/>
          </w:tcPr>
          <w:p w14:paraId="01AF747D"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w:t>
            </w:r>
          </w:p>
        </w:tc>
        <w:tc>
          <w:tcPr>
            <w:tcW w:w="916" w:type="dxa"/>
            <w:hideMark/>
          </w:tcPr>
          <w:p w14:paraId="43148C84"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String(100)</w:t>
            </w:r>
          </w:p>
        </w:tc>
        <w:tc>
          <w:tcPr>
            <w:tcW w:w="985" w:type="dxa"/>
            <w:hideMark/>
          </w:tcPr>
          <w:p w14:paraId="065F8B23"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User</w:t>
            </w:r>
          </w:p>
        </w:tc>
        <w:tc>
          <w:tcPr>
            <w:tcW w:w="1254" w:type="dxa"/>
            <w:hideMark/>
          </w:tcPr>
          <w:p w14:paraId="1A696667"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Free</w:t>
            </w:r>
          </w:p>
        </w:tc>
        <w:tc>
          <w:tcPr>
            <w:tcW w:w="1094" w:type="dxa"/>
            <w:hideMark/>
          </w:tcPr>
          <w:p w14:paraId="588A4918"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None</w:t>
            </w:r>
          </w:p>
        </w:tc>
        <w:tc>
          <w:tcPr>
            <w:tcW w:w="741" w:type="dxa"/>
            <w:hideMark/>
          </w:tcPr>
          <w:p w14:paraId="4C230917"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Main</w:t>
            </w:r>
          </w:p>
        </w:tc>
        <w:tc>
          <w:tcPr>
            <w:tcW w:w="2314" w:type="dxa"/>
            <w:hideMark/>
          </w:tcPr>
          <w:p w14:paraId="77209C5B"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Max 100 characters</w:t>
            </w:r>
          </w:p>
        </w:tc>
      </w:tr>
      <w:tr w:rsidR="006624CD" w:rsidRPr="009B037E" w14:paraId="7FC1020E" w14:textId="77777777" w:rsidTr="000D4506">
        <w:tc>
          <w:tcPr>
            <w:tcW w:w="1132" w:type="dxa"/>
            <w:hideMark/>
          </w:tcPr>
          <w:p w14:paraId="66E218EA"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Section Mandatory</w:t>
            </w:r>
          </w:p>
        </w:tc>
        <w:tc>
          <w:tcPr>
            <w:tcW w:w="914" w:type="dxa"/>
            <w:hideMark/>
          </w:tcPr>
          <w:p w14:paraId="0AE2AFAA"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w:t>
            </w:r>
          </w:p>
        </w:tc>
        <w:tc>
          <w:tcPr>
            <w:tcW w:w="916" w:type="dxa"/>
            <w:hideMark/>
          </w:tcPr>
          <w:p w14:paraId="3579BA64"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Boolean</w:t>
            </w:r>
          </w:p>
        </w:tc>
        <w:tc>
          <w:tcPr>
            <w:tcW w:w="985" w:type="dxa"/>
            <w:hideMark/>
          </w:tcPr>
          <w:p w14:paraId="19F0598F"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User / System</w:t>
            </w:r>
          </w:p>
        </w:tc>
        <w:tc>
          <w:tcPr>
            <w:tcW w:w="1254" w:type="dxa"/>
            <w:hideMark/>
          </w:tcPr>
          <w:p w14:paraId="34A88483"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True / False</w:t>
            </w:r>
          </w:p>
        </w:tc>
        <w:tc>
          <w:tcPr>
            <w:tcW w:w="1094" w:type="dxa"/>
            <w:hideMark/>
          </w:tcPr>
          <w:p w14:paraId="3FF06CF5"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False</w:t>
            </w:r>
          </w:p>
        </w:tc>
        <w:tc>
          <w:tcPr>
            <w:tcW w:w="741" w:type="dxa"/>
            <w:hideMark/>
          </w:tcPr>
          <w:p w14:paraId="0590C4E8" w14:textId="05E32ED3"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System</w:t>
            </w:r>
            <w:r w:rsidR="00705B73" w:rsidRPr="009B037E">
              <w:rPr>
                <w:rFonts w:ascii="Calibri" w:hAnsi="Calibri" w:cs="Calibri"/>
                <w:sz w:val="15"/>
                <w:szCs w:val="15"/>
              </w:rPr>
              <w:t>/Settings</w:t>
            </w:r>
          </w:p>
        </w:tc>
        <w:tc>
          <w:tcPr>
            <w:tcW w:w="2314" w:type="dxa"/>
            <w:hideMark/>
          </w:tcPr>
          <w:p w14:paraId="1DDE99DA"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Controls whether section is required in the template structure</w:t>
            </w:r>
          </w:p>
        </w:tc>
      </w:tr>
      <w:tr w:rsidR="006624CD" w:rsidRPr="009B037E" w14:paraId="02745C68" w14:textId="77777777" w:rsidTr="000D4506">
        <w:tc>
          <w:tcPr>
            <w:tcW w:w="1132" w:type="dxa"/>
            <w:hideMark/>
          </w:tcPr>
          <w:p w14:paraId="2A78C654"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Order</w:t>
            </w:r>
          </w:p>
        </w:tc>
        <w:tc>
          <w:tcPr>
            <w:tcW w:w="914" w:type="dxa"/>
            <w:hideMark/>
          </w:tcPr>
          <w:p w14:paraId="765D45ED"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w:t>
            </w:r>
          </w:p>
        </w:tc>
        <w:tc>
          <w:tcPr>
            <w:tcW w:w="916" w:type="dxa"/>
            <w:hideMark/>
          </w:tcPr>
          <w:p w14:paraId="735084E3"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Integer</w:t>
            </w:r>
          </w:p>
        </w:tc>
        <w:tc>
          <w:tcPr>
            <w:tcW w:w="985" w:type="dxa"/>
            <w:hideMark/>
          </w:tcPr>
          <w:p w14:paraId="7306F8F7"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User</w:t>
            </w:r>
          </w:p>
        </w:tc>
        <w:tc>
          <w:tcPr>
            <w:tcW w:w="1254" w:type="dxa"/>
            <w:hideMark/>
          </w:tcPr>
          <w:p w14:paraId="6D8A0959"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Positive Integer</w:t>
            </w:r>
          </w:p>
        </w:tc>
        <w:tc>
          <w:tcPr>
            <w:tcW w:w="1094" w:type="dxa"/>
            <w:hideMark/>
          </w:tcPr>
          <w:p w14:paraId="639591A4"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None</w:t>
            </w:r>
          </w:p>
        </w:tc>
        <w:tc>
          <w:tcPr>
            <w:tcW w:w="741" w:type="dxa"/>
            <w:hideMark/>
          </w:tcPr>
          <w:p w14:paraId="7C013995" w14:textId="1680D4AC"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System</w:t>
            </w:r>
            <w:r w:rsidR="00255D74" w:rsidRPr="009B037E">
              <w:rPr>
                <w:rFonts w:ascii="Calibri" w:hAnsi="Calibri" w:cs="Calibri"/>
                <w:sz w:val="15"/>
                <w:szCs w:val="15"/>
              </w:rPr>
              <w:t>/</w:t>
            </w:r>
            <w:r w:rsidR="00563F5E" w:rsidRPr="009B037E">
              <w:rPr>
                <w:rFonts w:ascii="Calibri" w:hAnsi="Calibri" w:cs="Calibri"/>
                <w:sz w:val="15"/>
                <w:szCs w:val="15"/>
              </w:rPr>
              <w:t>Settings</w:t>
            </w:r>
          </w:p>
        </w:tc>
        <w:tc>
          <w:tcPr>
            <w:tcW w:w="2314" w:type="dxa"/>
            <w:hideMark/>
          </w:tcPr>
          <w:p w14:paraId="560B16BE" w14:textId="77777777" w:rsidR="00783432" w:rsidRPr="009B037E" w:rsidRDefault="00783432">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Determines display order; must be unique within template; Min = 1</w:t>
            </w:r>
          </w:p>
        </w:tc>
      </w:tr>
    </w:tbl>
    <w:p w14:paraId="29DC9911" w14:textId="77777777" w:rsidR="006932D8" w:rsidRPr="009B037E" w:rsidRDefault="006932D8" w:rsidP="006932D8">
      <w:pPr>
        <w:ind w:left="405"/>
        <w:rPr>
          <w:rFonts w:ascii="Calibri" w:hAnsi="Calibri" w:cs="Calibri"/>
          <w:sz w:val="18"/>
          <w:szCs w:val="18"/>
        </w:rPr>
      </w:pPr>
      <w:r w:rsidRPr="009B037E">
        <w:rPr>
          <w:rFonts w:ascii="Calibri" w:hAnsi="Calibri" w:cs="Calibri"/>
          <w:sz w:val="18"/>
          <w:szCs w:val="18"/>
        </w:rPr>
        <w:t> </w:t>
      </w:r>
    </w:p>
    <w:p w14:paraId="7634517D" w14:textId="77777777" w:rsidR="00401D9E" w:rsidRPr="009B037E" w:rsidRDefault="00401D9E" w:rsidP="00357DFF">
      <w:pPr>
        <w:pStyle w:val="NormalWeb"/>
        <w:spacing w:before="0" w:beforeAutospacing="0" w:after="0" w:afterAutospacing="0"/>
        <w:ind w:left="720"/>
        <w:rPr>
          <w:rFonts w:ascii="Calibri" w:hAnsi="Calibri" w:cs="Calibri"/>
          <w:sz w:val="18"/>
          <w:szCs w:val="18"/>
        </w:rPr>
      </w:pPr>
      <w:bookmarkStart w:id="96" w:name="_Toc225461274"/>
      <w:bookmarkStart w:id="97" w:name="_Toc225461275"/>
      <w:bookmarkStart w:id="98" w:name="_Toc225461276"/>
      <w:bookmarkEnd w:id="96"/>
      <w:bookmarkEnd w:id="97"/>
      <w:bookmarkEnd w:id="98"/>
      <w:r w:rsidRPr="009B037E">
        <w:rPr>
          <w:rFonts w:ascii="Calibri" w:hAnsi="Calibri" w:cs="Calibri"/>
          <w:b/>
          <w:bCs/>
          <w:sz w:val="18"/>
          <w:szCs w:val="18"/>
        </w:rPr>
        <w:t>Rules</w:t>
      </w:r>
    </w:p>
    <w:p w14:paraId="5D4F90E7" w14:textId="2B13F34A" w:rsidR="00525B07" w:rsidRPr="009B037E" w:rsidRDefault="00525B07" w:rsidP="007725E1">
      <w:pPr>
        <w:numPr>
          <w:ilvl w:val="0"/>
          <w:numId w:val="22"/>
        </w:numPr>
        <w:textAlignment w:val="center"/>
        <w:rPr>
          <w:rFonts w:ascii="Calibri" w:hAnsi="Calibri" w:cs="Calibri"/>
          <w:sz w:val="18"/>
          <w:szCs w:val="18"/>
        </w:rPr>
      </w:pPr>
      <w:r w:rsidRPr="009B037E">
        <w:rPr>
          <w:rFonts w:ascii="Calibri" w:hAnsi="Calibri" w:cs="Calibri"/>
          <w:sz w:val="18"/>
          <w:szCs w:val="18"/>
        </w:rPr>
        <w:t>Downstream behavior for sections is governed by the common control mechanism defined in 3.</w:t>
      </w:r>
      <w:r w:rsidR="002E608B" w:rsidRPr="009B037E">
        <w:rPr>
          <w:rFonts w:ascii="Calibri" w:hAnsi="Calibri" w:cs="Calibri"/>
          <w:sz w:val="18"/>
          <w:szCs w:val="18"/>
        </w:rPr>
        <w:t>1</w:t>
      </w:r>
      <w:r w:rsidRPr="009B037E">
        <w:rPr>
          <w:rFonts w:ascii="Calibri" w:hAnsi="Calibri" w:cs="Calibri"/>
          <w:sz w:val="18"/>
          <w:szCs w:val="18"/>
        </w:rPr>
        <w:t>.</w:t>
      </w:r>
    </w:p>
    <w:p w14:paraId="4CEB23E5" w14:textId="77777777" w:rsidR="006932D8" w:rsidRPr="009B037E" w:rsidRDefault="006932D8" w:rsidP="00F45909">
      <w:pPr>
        <w:pStyle w:val="Heading1"/>
        <w:numPr>
          <w:ilvl w:val="0"/>
          <w:numId w:val="9"/>
        </w:numPr>
        <w:rPr>
          <w:rFonts w:ascii="Calibri" w:eastAsia="Times New Roman" w:hAnsi="Calibri" w:cs="Calibri"/>
          <w:b/>
          <w:bCs/>
          <w:sz w:val="18"/>
          <w:szCs w:val="18"/>
        </w:rPr>
      </w:pPr>
      <w:bookmarkStart w:id="99" w:name="_Toc225800097"/>
      <w:bookmarkStart w:id="100" w:name="_Toc225800781"/>
      <w:bookmarkStart w:id="101" w:name="_Toc225800960"/>
      <w:bookmarkStart w:id="102" w:name="_Toc225800098"/>
      <w:bookmarkStart w:id="103" w:name="_Toc225800782"/>
      <w:bookmarkStart w:id="104" w:name="_Toc225800961"/>
      <w:bookmarkStart w:id="105" w:name="_Toc225800099"/>
      <w:bookmarkStart w:id="106" w:name="_Toc225800783"/>
      <w:bookmarkStart w:id="107" w:name="_Toc225800962"/>
      <w:bookmarkStart w:id="108" w:name="_Toc225800100"/>
      <w:bookmarkStart w:id="109" w:name="_Toc225800784"/>
      <w:bookmarkStart w:id="110" w:name="_Toc225800963"/>
      <w:bookmarkStart w:id="111" w:name="_Toc225800101"/>
      <w:bookmarkStart w:id="112" w:name="_Toc225800785"/>
      <w:bookmarkStart w:id="113" w:name="_Toc225800964"/>
      <w:bookmarkStart w:id="114" w:name="_Toc225800102"/>
      <w:bookmarkStart w:id="115" w:name="_Toc225800786"/>
      <w:bookmarkStart w:id="116" w:name="_Toc225800965"/>
      <w:bookmarkStart w:id="117" w:name="_Toc225800103"/>
      <w:bookmarkStart w:id="118" w:name="_Toc225800787"/>
      <w:bookmarkStart w:id="119" w:name="_Toc225800966"/>
      <w:bookmarkStart w:id="120" w:name="_Toc225800104"/>
      <w:bookmarkStart w:id="121" w:name="_Toc225800788"/>
      <w:bookmarkStart w:id="122" w:name="_Toc225800967"/>
      <w:bookmarkStart w:id="123" w:name="_Toc225800105"/>
      <w:bookmarkStart w:id="124" w:name="_Toc225800789"/>
      <w:bookmarkStart w:id="125" w:name="_Toc225800968"/>
      <w:bookmarkStart w:id="126" w:name="_Toc225800106"/>
      <w:bookmarkStart w:id="127" w:name="_Toc225800790"/>
      <w:bookmarkStart w:id="128" w:name="_Toc225800969"/>
      <w:bookmarkStart w:id="129" w:name="_Toc228300247"/>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r w:rsidRPr="009B037E">
        <w:rPr>
          <w:rFonts w:ascii="Calibri" w:eastAsia="Times New Roman" w:hAnsi="Calibri" w:cs="Calibri"/>
          <w:b/>
          <w:bCs/>
          <w:sz w:val="18"/>
          <w:szCs w:val="18"/>
        </w:rPr>
        <w:lastRenderedPageBreak/>
        <w:t>CARE PLAN MASTER TEMPLATE – DETAILED REQUIREMENTS</w:t>
      </w:r>
      <w:bookmarkEnd w:id="129"/>
    </w:p>
    <w:p w14:paraId="73CCE52D" w14:textId="484AC7BE" w:rsidR="006932D8" w:rsidRPr="009B037E" w:rsidRDefault="006932D8" w:rsidP="00A559B7">
      <w:pPr>
        <w:pStyle w:val="NormalWeb"/>
        <w:spacing w:before="0" w:beforeAutospacing="0" w:after="0" w:afterAutospacing="0"/>
        <w:rPr>
          <w:rFonts w:ascii="Calibri" w:hAnsi="Calibri" w:cs="Calibri"/>
          <w:sz w:val="18"/>
          <w:szCs w:val="18"/>
        </w:rPr>
      </w:pPr>
      <w:r w:rsidRPr="009B037E">
        <w:rPr>
          <w:rFonts w:ascii="Calibri" w:hAnsi="Calibri" w:cs="Calibri"/>
          <w:sz w:val="18"/>
          <w:szCs w:val="18"/>
        </w:rPr>
        <w:t> </w:t>
      </w:r>
      <w:r w:rsidR="00032B6D" w:rsidRPr="009B037E">
        <w:rPr>
          <w:rFonts w:ascii="Calibri" w:hAnsi="Calibri" w:cs="Calibri"/>
          <w:sz w:val="18"/>
          <w:szCs w:val="18"/>
        </w:rPr>
        <w:tab/>
      </w:r>
    </w:p>
    <w:p w14:paraId="1680D926" w14:textId="77777777" w:rsidR="006932D8" w:rsidRDefault="006932D8" w:rsidP="00F45909">
      <w:pPr>
        <w:pStyle w:val="Heading2"/>
        <w:numPr>
          <w:ilvl w:val="1"/>
          <w:numId w:val="9"/>
        </w:numPr>
        <w:rPr>
          <w:rFonts w:ascii="Calibri" w:eastAsia="Times New Roman" w:hAnsi="Calibri" w:cs="Calibri"/>
          <w:b/>
          <w:bCs/>
          <w:sz w:val="20"/>
          <w:szCs w:val="20"/>
        </w:rPr>
      </w:pPr>
      <w:bookmarkStart w:id="130" w:name="_Toc228300248"/>
      <w:r w:rsidRPr="009B037E">
        <w:rPr>
          <w:rFonts w:ascii="Calibri" w:eastAsia="Times New Roman" w:hAnsi="Calibri" w:cs="Calibri"/>
          <w:b/>
          <w:bCs/>
          <w:sz w:val="20"/>
          <w:szCs w:val="20"/>
        </w:rPr>
        <w:t>Care Plan Core Attributes</w:t>
      </w:r>
      <w:bookmarkEnd w:id="130"/>
    </w:p>
    <w:p w14:paraId="38354C46" w14:textId="77777777" w:rsidR="003C54B5" w:rsidRPr="000B2097" w:rsidRDefault="003C54B5" w:rsidP="000B2097">
      <w:pPr>
        <w:pStyle w:val="NormalWeb"/>
        <w:ind w:left="405"/>
        <w:rPr>
          <w:rFonts w:ascii="Calibri" w:hAnsi="Calibri" w:cs="Calibri"/>
          <w:sz w:val="18"/>
          <w:szCs w:val="18"/>
        </w:rPr>
      </w:pPr>
      <w:r w:rsidRPr="000B2097">
        <w:rPr>
          <w:rFonts w:ascii="Calibri" w:hAnsi="Calibri" w:cs="Calibri"/>
          <w:sz w:val="18"/>
          <w:szCs w:val="18"/>
        </w:rPr>
        <w:t>This section defines the core configuration of a Care Plan Template, including duration, goal/OKR enablement, and billing program applicability. These attributes control which sections are enabled and how the care plan behaves across different use cases (e.g., US RPM, India chronic care).</w:t>
      </w:r>
    </w:p>
    <w:p w14:paraId="1EBA2FAF" w14:textId="77777777" w:rsidR="003C54B5" w:rsidRPr="000B2097" w:rsidRDefault="003C54B5" w:rsidP="000B2097"/>
    <w:p w14:paraId="68174C90" w14:textId="77777777" w:rsidR="006932D8" w:rsidRPr="009B037E" w:rsidRDefault="006932D8" w:rsidP="006932D8">
      <w:pPr>
        <w:ind w:left="405"/>
        <w:rPr>
          <w:rFonts w:ascii="Calibri" w:hAnsi="Calibri" w:cs="Calibri"/>
          <w:sz w:val="18"/>
          <w:szCs w:val="18"/>
        </w:rPr>
      </w:pPr>
      <w:r w:rsidRPr="009B037E">
        <w:rPr>
          <w:rFonts w:ascii="Calibri" w:hAnsi="Calibri" w:cs="Calibri"/>
          <w:sz w:val="18"/>
          <w:szCs w:val="18"/>
        </w:rPr>
        <w:t> </w:t>
      </w:r>
    </w:p>
    <w:tbl>
      <w:tblPr>
        <w:tblStyle w:val="TableGrid"/>
        <w:tblW w:w="0" w:type="auto"/>
        <w:tblLayout w:type="fixed"/>
        <w:tblLook w:val="04A0" w:firstRow="1" w:lastRow="0" w:firstColumn="1" w:lastColumn="0" w:noHBand="0" w:noVBand="1"/>
        <w:tblCaption w:val=""/>
        <w:tblDescription w:val=""/>
      </w:tblPr>
      <w:tblGrid>
        <w:gridCol w:w="1615"/>
        <w:gridCol w:w="1015"/>
        <w:gridCol w:w="841"/>
        <w:gridCol w:w="1114"/>
        <w:gridCol w:w="1440"/>
        <w:gridCol w:w="900"/>
        <w:gridCol w:w="810"/>
        <w:gridCol w:w="1615"/>
      </w:tblGrid>
      <w:tr w:rsidR="0040767E" w:rsidRPr="009B037E" w14:paraId="5F69F06D" w14:textId="77777777" w:rsidTr="000B2097">
        <w:tc>
          <w:tcPr>
            <w:tcW w:w="1615" w:type="dxa"/>
            <w:hideMark/>
          </w:tcPr>
          <w:p w14:paraId="6131B64F"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b/>
                <w:bCs/>
                <w:sz w:val="15"/>
                <w:szCs w:val="15"/>
              </w:rPr>
              <w:t>Field</w:t>
            </w:r>
          </w:p>
        </w:tc>
        <w:tc>
          <w:tcPr>
            <w:tcW w:w="1015" w:type="dxa"/>
            <w:hideMark/>
          </w:tcPr>
          <w:p w14:paraId="4B2BE730"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b/>
                <w:bCs/>
                <w:sz w:val="15"/>
                <w:szCs w:val="15"/>
              </w:rPr>
              <w:t>Mandatory</w:t>
            </w:r>
          </w:p>
        </w:tc>
        <w:tc>
          <w:tcPr>
            <w:tcW w:w="841" w:type="dxa"/>
            <w:hideMark/>
          </w:tcPr>
          <w:p w14:paraId="6E510B41"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b/>
                <w:bCs/>
                <w:sz w:val="15"/>
                <w:szCs w:val="15"/>
              </w:rPr>
              <w:t>Data Type</w:t>
            </w:r>
          </w:p>
        </w:tc>
        <w:tc>
          <w:tcPr>
            <w:tcW w:w="1114" w:type="dxa"/>
            <w:hideMark/>
          </w:tcPr>
          <w:p w14:paraId="3629AF41"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b/>
                <w:bCs/>
                <w:sz w:val="15"/>
                <w:szCs w:val="15"/>
              </w:rPr>
              <w:t>Source</w:t>
            </w:r>
          </w:p>
        </w:tc>
        <w:tc>
          <w:tcPr>
            <w:tcW w:w="1440" w:type="dxa"/>
            <w:hideMark/>
          </w:tcPr>
          <w:p w14:paraId="78352701"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b/>
                <w:bCs/>
                <w:sz w:val="15"/>
                <w:szCs w:val="15"/>
              </w:rPr>
              <w:t>Allowed Values / Reference</w:t>
            </w:r>
          </w:p>
        </w:tc>
        <w:tc>
          <w:tcPr>
            <w:tcW w:w="900" w:type="dxa"/>
            <w:hideMark/>
          </w:tcPr>
          <w:p w14:paraId="2A263BC3"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b/>
                <w:bCs/>
                <w:sz w:val="15"/>
                <w:szCs w:val="15"/>
              </w:rPr>
              <w:t>Default Value</w:t>
            </w:r>
          </w:p>
        </w:tc>
        <w:tc>
          <w:tcPr>
            <w:tcW w:w="810" w:type="dxa"/>
            <w:hideMark/>
          </w:tcPr>
          <w:p w14:paraId="17CF7EFC"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b/>
                <w:bCs/>
                <w:sz w:val="15"/>
                <w:szCs w:val="15"/>
              </w:rPr>
              <w:t>Display</w:t>
            </w:r>
          </w:p>
        </w:tc>
        <w:tc>
          <w:tcPr>
            <w:tcW w:w="1615" w:type="dxa"/>
            <w:hideMark/>
          </w:tcPr>
          <w:p w14:paraId="0E47468B"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b/>
                <w:bCs/>
                <w:sz w:val="15"/>
                <w:szCs w:val="15"/>
              </w:rPr>
              <w:t>Notes / Constraints</w:t>
            </w:r>
          </w:p>
        </w:tc>
      </w:tr>
      <w:tr w:rsidR="0040767E" w:rsidRPr="009B037E" w14:paraId="18ED0683" w14:textId="77777777" w:rsidTr="000B2097">
        <w:tc>
          <w:tcPr>
            <w:tcW w:w="1615" w:type="dxa"/>
            <w:hideMark/>
          </w:tcPr>
          <w:p w14:paraId="7E396CB2" w14:textId="4E6C6FDB"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DurationType</w:t>
            </w:r>
          </w:p>
        </w:tc>
        <w:tc>
          <w:tcPr>
            <w:tcW w:w="1015" w:type="dxa"/>
            <w:hideMark/>
          </w:tcPr>
          <w:p w14:paraId="7C0BE677"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w:t>
            </w:r>
          </w:p>
        </w:tc>
        <w:tc>
          <w:tcPr>
            <w:tcW w:w="841" w:type="dxa"/>
            <w:hideMark/>
          </w:tcPr>
          <w:p w14:paraId="6F956288"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Multi Select Enum</w:t>
            </w:r>
          </w:p>
        </w:tc>
        <w:tc>
          <w:tcPr>
            <w:tcW w:w="1114" w:type="dxa"/>
            <w:hideMark/>
          </w:tcPr>
          <w:p w14:paraId="50F1EC9F" w14:textId="7FFDCB9D"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Metadata Registry</w:t>
            </w:r>
          </w:p>
        </w:tc>
        <w:tc>
          <w:tcPr>
            <w:tcW w:w="1440" w:type="dxa"/>
            <w:hideMark/>
          </w:tcPr>
          <w:p w14:paraId="6C0F7B48"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Must be valid for selected CarePlan + Category + Condition + Country</w:t>
            </w:r>
          </w:p>
        </w:tc>
        <w:tc>
          <w:tcPr>
            <w:tcW w:w="900" w:type="dxa"/>
            <w:hideMark/>
          </w:tcPr>
          <w:p w14:paraId="28F96C19"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None</w:t>
            </w:r>
          </w:p>
        </w:tc>
        <w:tc>
          <w:tcPr>
            <w:tcW w:w="810" w:type="dxa"/>
            <w:hideMark/>
          </w:tcPr>
          <w:p w14:paraId="03B4C6FD"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Main</w:t>
            </w:r>
          </w:p>
        </w:tc>
        <w:tc>
          <w:tcPr>
            <w:tcW w:w="1615" w:type="dxa"/>
            <w:hideMark/>
          </w:tcPr>
          <w:p w14:paraId="49428B76" w14:textId="27C27A35" w:rsidR="0040767E" w:rsidRPr="009B037E" w:rsidRDefault="00FB6579">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Min selections = 1</w:t>
            </w:r>
          </w:p>
        </w:tc>
      </w:tr>
      <w:tr w:rsidR="0040767E" w:rsidRPr="009B037E" w14:paraId="4238C873" w14:textId="77777777" w:rsidTr="000B2097">
        <w:tc>
          <w:tcPr>
            <w:tcW w:w="1615" w:type="dxa"/>
            <w:hideMark/>
          </w:tcPr>
          <w:p w14:paraId="581F7E7E"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DefaultDurationType</w:t>
            </w:r>
          </w:p>
        </w:tc>
        <w:tc>
          <w:tcPr>
            <w:tcW w:w="1015" w:type="dxa"/>
            <w:hideMark/>
          </w:tcPr>
          <w:p w14:paraId="4B449CBC"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w:t>
            </w:r>
          </w:p>
        </w:tc>
        <w:tc>
          <w:tcPr>
            <w:tcW w:w="841" w:type="dxa"/>
            <w:hideMark/>
          </w:tcPr>
          <w:p w14:paraId="223DC6E5"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Enum</w:t>
            </w:r>
          </w:p>
        </w:tc>
        <w:tc>
          <w:tcPr>
            <w:tcW w:w="1114" w:type="dxa"/>
            <w:hideMark/>
          </w:tcPr>
          <w:p w14:paraId="3703F690" w14:textId="4F248F59"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From DurationTypes</w:t>
            </w:r>
          </w:p>
        </w:tc>
        <w:tc>
          <w:tcPr>
            <w:tcW w:w="1440" w:type="dxa"/>
            <w:hideMark/>
          </w:tcPr>
          <w:p w14:paraId="2E16D512" w14:textId="489C1A2E"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Must be one of DurationTypes</w:t>
            </w:r>
          </w:p>
        </w:tc>
        <w:tc>
          <w:tcPr>
            <w:tcW w:w="900" w:type="dxa"/>
            <w:hideMark/>
          </w:tcPr>
          <w:p w14:paraId="3CF8D673"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None</w:t>
            </w:r>
          </w:p>
        </w:tc>
        <w:tc>
          <w:tcPr>
            <w:tcW w:w="810" w:type="dxa"/>
            <w:hideMark/>
          </w:tcPr>
          <w:p w14:paraId="3147DB7C"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Main</w:t>
            </w:r>
          </w:p>
        </w:tc>
        <w:tc>
          <w:tcPr>
            <w:tcW w:w="1615" w:type="dxa"/>
            <w:hideMark/>
          </w:tcPr>
          <w:p w14:paraId="2CBBF87E"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Required default from selected values only</w:t>
            </w:r>
          </w:p>
        </w:tc>
      </w:tr>
      <w:tr w:rsidR="0040767E" w:rsidRPr="009B037E" w14:paraId="2513DD80" w14:textId="77777777" w:rsidTr="000B2097">
        <w:tc>
          <w:tcPr>
            <w:tcW w:w="1615" w:type="dxa"/>
            <w:hideMark/>
          </w:tcPr>
          <w:p w14:paraId="176EB2FB"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CustomDurationAllowed</w:t>
            </w:r>
          </w:p>
        </w:tc>
        <w:tc>
          <w:tcPr>
            <w:tcW w:w="1015" w:type="dxa"/>
            <w:hideMark/>
          </w:tcPr>
          <w:p w14:paraId="0CD4FA70"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O</w:t>
            </w:r>
          </w:p>
        </w:tc>
        <w:tc>
          <w:tcPr>
            <w:tcW w:w="841" w:type="dxa"/>
            <w:hideMark/>
          </w:tcPr>
          <w:p w14:paraId="61985774"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Boolean</w:t>
            </w:r>
          </w:p>
        </w:tc>
        <w:tc>
          <w:tcPr>
            <w:tcW w:w="1114" w:type="dxa"/>
            <w:hideMark/>
          </w:tcPr>
          <w:p w14:paraId="2C5FE2E5"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User</w:t>
            </w:r>
          </w:p>
        </w:tc>
        <w:tc>
          <w:tcPr>
            <w:tcW w:w="1440" w:type="dxa"/>
            <w:hideMark/>
          </w:tcPr>
          <w:p w14:paraId="7590384A"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True / False</w:t>
            </w:r>
          </w:p>
        </w:tc>
        <w:tc>
          <w:tcPr>
            <w:tcW w:w="900" w:type="dxa"/>
            <w:hideMark/>
          </w:tcPr>
          <w:p w14:paraId="38CC6B90"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False</w:t>
            </w:r>
          </w:p>
        </w:tc>
        <w:tc>
          <w:tcPr>
            <w:tcW w:w="810" w:type="dxa"/>
            <w:hideMark/>
          </w:tcPr>
          <w:p w14:paraId="154756BF"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Main</w:t>
            </w:r>
          </w:p>
        </w:tc>
        <w:tc>
          <w:tcPr>
            <w:tcW w:w="1615" w:type="dxa"/>
            <w:hideMark/>
          </w:tcPr>
          <w:p w14:paraId="6CD79249"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Can only be enabled if platform flag supports it</w:t>
            </w:r>
          </w:p>
        </w:tc>
      </w:tr>
      <w:tr w:rsidR="0040767E" w:rsidRPr="009B037E" w14:paraId="1EF6DD45" w14:textId="77777777" w:rsidTr="000B2097">
        <w:tc>
          <w:tcPr>
            <w:tcW w:w="1615" w:type="dxa"/>
            <w:hideMark/>
          </w:tcPr>
          <w:p w14:paraId="06254F65"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MaxObjectivesAllowed</w:t>
            </w:r>
          </w:p>
        </w:tc>
        <w:tc>
          <w:tcPr>
            <w:tcW w:w="1015" w:type="dxa"/>
            <w:hideMark/>
          </w:tcPr>
          <w:p w14:paraId="60638BA3"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w:t>
            </w:r>
          </w:p>
        </w:tc>
        <w:tc>
          <w:tcPr>
            <w:tcW w:w="841" w:type="dxa"/>
            <w:hideMark/>
          </w:tcPr>
          <w:p w14:paraId="65F0E406"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Integer</w:t>
            </w:r>
          </w:p>
        </w:tc>
        <w:tc>
          <w:tcPr>
            <w:tcW w:w="1114" w:type="dxa"/>
            <w:hideMark/>
          </w:tcPr>
          <w:p w14:paraId="6568A507"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User</w:t>
            </w:r>
          </w:p>
        </w:tc>
        <w:tc>
          <w:tcPr>
            <w:tcW w:w="1440" w:type="dxa"/>
            <w:hideMark/>
          </w:tcPr>
          <w:p w14:paraId="7A8FD821"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Positive Integer</w:t>
            </w:r>
          </w:p>
        </w:tc>
        <w:tc>
          <w:tcPr>
            <w:tcW w:w="900" w:type="dxa"/>
            <w:hideMark/>
          </w:tcPr>
          <w:p w14:paraId="7B635AFA" w14:textId="77777777"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10</w:t>
            </w:r>
          </w:p>
        </w:tc>
        <w:tc>
          <w:tcPr>
            <w:tcW w:w="810" w:type="dxa"/>
            <w:hideMark/>
          </w:tcPr>
          <w:p w14:paraId="2DA625BA" w14:textId="73852639" w:rsidR="0040767E" w:rsidRPr="009B037E" w:rsidRDefault="0060429A">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Settings</w:t>
            </w:r>
          </w:p>
        </w:tc>
        <w:tc>
          <w:tcPr>
            <w:tcW w:w="1615" w:type="dxa"/>
            <w:hideMark/>
          </w:tcPr>
          <w:p w14:paraId="5A02229E" w14:textId="0622069A" w:rsidR="0040767E" w:rsidRPr="009B037E" w:rsidRDefault="0040767E">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Max = 20</w:t>
            </w:r>
            <w:r w:rsidR="003C54B5">
              <w:rPr>
                <w:rFonts w:ascii="Calibri" w:hAnsi="Calibri" w:cs="Calibri"/>
                <w:sz w:val="15"/>
                <w:szCs w:val="15"/>
              </w:rPr>
              <w:t>,</w:t>
            </w:r>
            <w:r w:rsidR="003C54B5" w:rsidRPr="003C54B5">
              <w:t xml:space="preserve"> </w:t>
            </w:r>
            <w:r w:rsidR="003C54B5" w:rsidRPr="003C54B5">
              <w:rPr>
                <w:rFonts w:ascii="Calibri" w:hAnsi="Calibri" w:cs="Calibri"/>
                <w:sz w:val="15"/>
                <w:szCs w:val="15"/>
              </w:rPr>
              <w:t>Required if OKREnabled = True</w:t>
            </w:r>
          </w:p>
        </w:tc>
      </w:tr>
      <w:tr w:rsidR="003C54B5" w:rsidRPr="009B037E" w14:paraId="7F54AA9B" w14:textId="77777777" w:rsidTr="000B2097">
        <w:tc>
          <w:tcPr>
            <w:tcW w:w="1615" w:type="dxa"/>
            <w:vAlign w:val="center"/>
          </w:tcPr>
          <w:p w14:paraId="07C3F120" w14:textId="7F7275EA" w:rsidR="003C54B5" w:rsidRPr="009B037E" w:rsidRDefault="003C54B5" w:rsidP="003C54B5">
            <w:pPr>
              <w:pStyle w:val="NormalWeb"/>
              <w:spacing w:before="0" w:beforeAutospacing="0" w:after="0" w:afterAutospacing="0"/>
              <w:rPr>
                <w:rFonts w:ascii="Calibri" w:hAnsi="Calibri" w:cs="Calibri"/>
                <w:sz w:val="15"/>
                <w:szCs w:val="15"/>
              </w:rPr>
            </w:pPr>
            <w:r w:rsidRPr="000B2097">
              <w:rPr>
                <w:rFonts w:ascii="Calibri" w:hAnsi="Calibri" w:cs="Calibri"/>
                <w:sz w:val="15"/>
                <w:szCs w:val="15"/>
              </w:rPr>
              <w:t>OKREnabled</w:t>
            </w:r>
          </w:p>
        </w:tc>
        <w:tc>
          <w:tcPr>
            <w:tcW w:w="1015" w:type="dxa"/>
            <w:vAlign w:val="center"/>
          </w:tcPr>
          <w:p w14:paraId="03061924" w14:textId="652289BE" w:rsidR="003C54B5" w:rsidRPr="009B037E" w:rsidRDefault="003C54B5" w:rsidP="003C54B5">
            <w:pPr>
              <w:pStyle w:val="NormalWeb"/>
              <w:spacing w:before="0" w:beforeAutospacing="0" w:after="0" w:afterAutospacing="0"/>
              <w:rPr>
                <w:rFonts w:ascii="Calibri" w:hAnsi="Calibri" w:cs="Calibri"/>
                <w:sz w:val="15"/>
                <w:szCs w:val="15"/>
              </w:rPr>
            </w:pPr>
            <w:r w:rsidRPr="000B2097">
              <w:rPr>
                <w:rFonts w:ascii="Calibri" w:hAnsi="Calibri" w:cs="Calibri"/>
                <w:sz w:val="15"/>
                <w:szCs w:val="15"/>
              </w:rPr>
              <w:t>Yes</w:t>
            </w:r>
          </w:p>
        </w:tc>
        <w:tc>
          <w:tcPr>
            <w:tcW w:w="841" w:type="dxa"/>
            <w:vAlign w:val="center"/>
          </w:tcPr>
          <w:p w14:paraId="1BFF3C9E" w14:textId="790B21E6" w:rsidR="003C54B5" w:rsidRPr="009B037E" w:rsidRDefault="003C54B5" w:rsidP="003C54B5">
            <w:pPr>
              <w:pStyle w:val="NormalWeb"/>
              <w:spacing w:before="0" w:beforeAutospacing="0" w:after="0" w:afterAutospacing="0"/>
              <w:rPr>
                <w:rFonts w:ascii="Calibri" w:hAnsi="Calibri" w:cs="Calibri"/>
                <w:sz w:val="15"/>
                <w:szCs w:val="15"/>
              </w:rPr>
            </w:pPr>
            <w:r w:rsidRPr="000B2097">
              <w:rPr>
                <w:rFonts w:ascii="Calibri" w:hAnsi="Calibri" w:cs="Calibri"/>
                <w:sz w:val="15"/>
                <w:szCs w:val="15"/>
              </w:rPr>
              <w:t>Boolean</w:t>
            </w:r>
          </w:p>
        </w:tc>
        <w:tc>
          <w:tcPr>
            <w:tcW w:w="1114" w:type="dxa"/>
            <w:vAlign w:val="center"/>
          </w:tcPr>
          <w:p w14:paraId="29C53844" w14:textId="266DC9C3" w:rsidR="003C54B5" w:rsidRPr="009B037E" w:rsidRDefault="003C54B5" w:rsidP="003C54B5">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User</w:t>
            </w:r>
          </w:p>
        </w:tc>
        <w:tc>
          <w:tcPr>
            <w:tcW w:w="1440" w:type="dxa"/>
            <w:vAlign w:val="center"/>
          </w:tcPr>
          <w:p w14:paraId="0E0C6265" w14:textId="7AA6B950" w:rsidR="003C54B5" w:rsidRPr="009B037E" w:rsidRDefault="003C54B5" w:rsidP="003C54B5">
            <w:pPr>
              <w:pStyle w:val="NormalWeb"/>
              <w:spacing w:before="0" w:beforeAutospacing="0" w:after="0" w:afterAutospacing="0"/>
              <w:rPr>
                <w:rFonts w:ascii="Calibri" w:hAnsi="Calibri" w:cs="Calibri"/>
                <w:sz w:val="15"/>
                <w:szCs w:val="15"/>
              </w:rPr>
            </w:pPr>
            <w:r w:rsidRPr="00EC5C25">
              <w:rPr>
                <w:rFonts w:ascii="Calibri" w:hAnsi="Calibri" w:cs="Calibri"/>
                <w:sz w:val="15"/>
                <w:szCs w:val="15"/>
              </w:rPr>
              <w:t>True / False</w:t>
            </w:r>
          </w:p>
        </w:tc>
        <w:tc>
          <w:tcPr>
            <w:tcW w:w="900" w:type="dxa"/>
            <w:vAlign w:val="center"/>
          </w:tcPr>
          <w:p w14:paraId="0C27806E" w14:textId="33062981" w:rsidR="003C54B5" w:rsidRPr="009B037E" w:rsidRDefault="003C54B5" w:rsidP="003C54B5">
            <w:pPr>
              <w:pStyle w:val="NormalWeb"/>
              <w:spacing w:before="0" w:beforeAutospacing="0" w:after="0" w:afterAutospacing="0"/>
              <w:rPr>
                <w:rFonts w:ascii="Calibri" w:hAnsi="Calibri" w:cs="Calibri"/>
                <w:sz w:val="15"/>
                <w:szCs w:val="15"/>
              </w:rPr>
            </w:pPr>
            <w:r>
              <w:rPr>
                <w:rFonts w:ascii="Calibri" w:hAnsi="Calibri" w:cs="Calibri"/>
                <w:sz w:val="15"/>
                <w:szCs w:val="15"/>
              </w:rPr>
              <w:t>False</w:t>
            </w:r>
          </w:p>
        </w:tc>
        <w:tc>
          <w:tcPr>
            <w:tcW w:w="810" w:type="dxa"/>
          </w:tcPr>
          <w:p w14:paraId="6276B73A" w14:textId="57477519" w:rsidR="003C54B5" w:rsidRPr="009B037E" w:rsidRDefault="006F5D59" w:rsidP="003C54B5">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Settings</w:t>
            </w:r>
          </w:p>
        </w:tc>
        <w:tc>
          <w:tcPr>
            <w:tcW w:w="1615" w:type="dxa"/>
            <w:vAlign w:val="center"/>
          </w:tcPr>
          <w:p w14:paraId="7F601FE8" w14:textId="09FCF257" w:rsidR="003C54B5" w:rsidRPr="009B037E" w:rsidRDefault="003C54B5" w:rsidP="003C54B5">
            <w:pPr>
              <w:pStyle w:val="NormalWeb"/>
              <w:spacing w:before="0" w:beforeAutospacing="0" w:after="0" w:afterAutospacing="0"/>
              <w:rPr>
                <w:rFonts w:ascii="Calibri" w:hAnsi="Calibri" w:cs="Calibri"/>
                <w:sz w:val="15"/>
                <w:szCs w:val="15"/>
              </w:rPr>
            </w:pPr>
            <w:r w:rsidRPr="00EC5C25">
              <w:rPr>
                <w:rFonts w:ascii="Calibri" w:hAnsi="Calibri" w:cs="Calibri"/>
                <w:sz w:val="15"/>
                <w:szCs w:val="15"/>
              </w:rPr>
              <w:t>Enables OKR section</w:t>
            </w:r>
          </w:p>
        </w:tc>
      </w:tr>
      <w:tr w:rsidR="003C54B5" w:rsidRPr="009B037E" w14:paraId="62A77F6E" w14:textId="77777777" w:rsidTr="000B2097">
        <w:tc>
          <w:tcPr>
            <w:tcW w:w="1615" w:type="dxa"/>
            <w:vAlign w:val="center"/>
          </w:tcPr>
          <w:p w14:paraId="16A820A6" w14:textId="2004B69E" w:rsidR="003C54B5" w:rsidRPr="009B037E" w:rsidRDefault="003C54B5" w:rsidP="003C54B5">
            <w:pPr>
              <w:pStyle w:val="NormalWeb"/>
              <w:spacing w:before="0" w:beforeAutospacing="0" w:after="0" w:afterAutospacing="0"/>
              <w:rPr>
                <w:rFonts w:ascii="Calibri" w:hAnsi="Calibri" w:cs="Calibri"/>
                <w:sz w:val="15"/>
                <w:szCs w:val="15"/>
              </w:rPr>
            </w:pPr>
            <w:r w:rsidRPr="000B2097">
              <w:rPr>
                <w:rFonts w:ascii="Calibri" w:hAnsi="Calibri" w:cs="Calibri"/>
                <w:sz w:val="15"/>
                <w:szCs w:val="15"/>
              </w:rPr>
              <w:t>GoalEnabled</w:t>
            </w:r>
          </w:p>
        </w:tc>
        <w:tc>
          <w:tcPr>
            <w:tcW w:w="1015" w:type="dxa"/>
            <w:vAlign w:val="center"/>
          </w:tcPr>
          <w:p w14:paraId="4AF94277" w14:textId="152E1F61" w:rsidR="003C54B5" w:rsidRPr="009B037E" w:rsidRDefault="003C54B5" w:rsidP="003C54B5">
            <w:pPr>
              <w:pStyle w:val="NormalWeb"/>
              <w:spacing w:before="0" w:beforeAutospacing="0" w:after="0" w:afterAutospacing="0"/>
              <w:rPr>
                <w:rFonts w:ascii="Calibri" w:hAnsi="Calibri" w:cs="Calibri"/>
                <w:sz w:val="15"/>
                <w:szCs w:val="15"/>
              </w:rPr>
            </w:pPr>
            <w:r w:rsidRPr="000B2097">
              <w:rPr>
                <w:rFonts w:ascii="Calibri" w:hAnsi="Calibri" w:cs="Calibri"/>
                <w:sz w:val="15"/>
                <w:szCs w:val="15"/>
              </w:rPr>
              <w:t>Yes</w:t>
            </w:r>
          </w:p>
        </w:tc>
        <w:tc>
          <w:tcPr>
            <w:tcW w:w="841" w:type="dxa"/>
            <w:vAlign w:val="center"/>
          </w:tcPr>
          <w:p w14:paraId="5777B7FB" w14:textId="25768F27" w:rsidR="003C54B5" w:rsidRPr="009B037E" w:rsidRDefault="003C54B5" w:rsidP="003C54B5">
            <w:pPr>
              <w:pStyle w:val="NormalWeb"/>
              <w:spacing w:before="0" w:beforeAutospacing="0" w:after="0" w:afterAutospacing="0"/>
              <w:rPr>
                <w:rFonts w:ascii="Calibri" w:hAnsi="Calibri" w:cs="Calibri"/>
                <w:sz w:val="15"/>
                <w:szCs w:val="15"/>
              </w:rPr>
            </w:pPr>
            <w:r w:rsidRPr="000B2097">
              <w:rPr>
                <w:rFonts w:ascii="Calibri" w:hAnsi="Calibri" w:cs="Calibri"/>
                <w:sz w:val="15"/>
                <w:szCs w:val="15"/>
              </w:rPr>
              <w:t>Boolean</w:t>
            </w:r>
          </w:p>
        </w:tc>
        <w:tc>
          <w:tcPr>
            <w:tcW w:w="1114" w:type="dxa"/>
            <w:vAlign w:val="center"/>
          </w:tcPr>
          <w:p w14:paraId="26D9EF7A" w14:textId="2F2AD093" w:rsidR="003C54B5" w:rsidRPr="009B037E" w:rsidRDefault="003C54B5" w:rsidP="003C54B5">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User</w:t>
            </w:r>
          </w:p>
        </w:tc>
        <w:tc>
          <w:tcPr>
            <w:tcW w:w="1440" w:type="dxa"/>
            <w:vAlign w:val="center"/>
          </w:tcPr>
          <w:p w14:paraId="11C4E640" w14:textId="35E00337" w:rsidR="003C54B5" w:rsidRPr="009B037E" w:rsidRDefault="003C54B5" w:rsidP="003C54B5">
            <w:pPr>
              <w:pStyle w:val="NormalWeb"/>
              <w:spacing w:before="0" w:beforeAutospacing="0" w:after="0" w:afterAutospacing="0"/>
              <w:rPr>
                <w:rFonts w:ascii="Calibri" w:hAnsi="Calibri" w:cs="Calibri"/>
                <w:sz w:val="15"/>
                <w:szCs w:val="15"/>
              </w:rPr>
            </w:pPr>
            <w:r w:rsidRPr="00EC5C25">
              <w:rPr>
                <w:rFonts w:ascii="Calibri" w:hAnsi="Calibri" w:cs="Calibri"/>
                <w:sz w:val="15"/>
                <w:szCs w:val="15"/>
              </w:rPr>
              <w:t>True / False</w:t>
            </w:r>
          </w:p>
        </w:tc>
        <w:tc>
          <w:tcPr>
            <w:tcW w:w="900" w:type="dxa"/>
            <w:vAlign w:val="center"/>
          </w:tcPr>
          <w:p w14:paraId="49C1F14D" w14:textId="48D5BD03" w:rsidR="003C54B5" w:rsidRPr="009B037E" w:rsidRDefault="003C54B5" w:rsidP="003C54B5">
            <w:pPr>
              <w:pStyle w:val="NormalWeb"/>
              <w:spacing w:before="0" w:beforeAutospacing="0" w:after="0" w:afterAutospacing="0"/>
              <w:rPr>
                <w:rFonts w:ascii="Calibri" w:hAnsi="Calibri" w:cs="Calibri"/>
                <w:sz w:val="15"/>
                <w:szCs w:val="15"/>
              </w:rPr>
            </w:pPr>
            <w:r>
              <w:rPr>
                <w:rFonts w:ascii="Calibri" w:hAnsi="Calibri" w:cs="Calibri"/>
                <w:sz w:val="15"/>
                <w:szCs w:val="15"/>
              </w:rPr>
              <w:t>True</w:t>
            </w:r>
          </w:p>
        </w:tc>
        <w:tc>
          <w:tcPr>
            <w:tcW w:w="810" w:type="dxa"/>
          </w:tcPr>
          <w:p w14:paraId="3052FED3" w14:textId="66A5739B" w:rsidR="003C54B5" w:rsidRPr="009B037E" w:rsidRDefault="006F5D59" w:rsidP="003C54B5">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Settings</w:t>
            </w:r>
          </w:p>
        </w:tc>
        <w:tc>
          <w:tcPr>
            <w:tcW w:w="1615" w:type="dxa"/>
            <w:vAlign w:val="center"/>
          </w:tcPr>
          <w:p w14:paraId="7B06B50C" w14:textId="6AA9801C" w:rsidR="003C54B5" w:rsidRPr="009B037E" w:rsidRDefault="003C54B5" w:rsidP="003C54B5">
            <w:pPr>
              <w:pStyle w:val="NormalWeb"/>
              <w:spacing w:before="0" w:beforeAutospacing="0" w:after="0" w:afterAutospacing="0"/>
              <w:rPr>
                <w:rFonts w:ascii="Calibri" w:hAnsi="Calibri" w:cs="Calibri"/>
                <w:sz w:val="15"/>
                <w:szCs w:val="15"/>
              </w:rPr>
            </w:pPr>
            <w:r w:rsidRPr="00EC5C25">
              <w:rPr>
                <w:rFonts w:ascii="Calibri" w:hAnsi="Calibri" w:cs="Calibri"/>
                <w:sz w:val="15"/>
                <w:szCs w:val="15"/>
              </w:rPr>
              <w:t>Enables Goal section</w:t>
            </w:r>
          </w:p>
        </w:tc>
      </w:tr>
      <w:tr w:rsidR="003C54B5" w:rsidRPr="009B037E" w14:paraId="38DE89A2" w14:textId="77777777" w:rsidTr="000B2097">
        <w:tc>
          <w:tcPr>
            <w:tcW w:w="1615" w:type="dxa"/>
            <w:vAlign w:val="center"/>
          </w:tcPr>
          <w:p w14:paraId="1AC34349" w14:textId="54EFD0EF" w:rsidR="003C54B5" w:rsidRPr="009B037E" w:rsidRDefault="003C54B5" w:rsidP="003C54B5">
            <w:pPr>
              <w:pStyle w:val="NormalWeb"/>
              <w:spacing w:before="0" w:beforeAutospacing="0" w:after="0" w:afterAutospacing="0"/>
              <w:rPr>
                <w:rFonts w:ascii="Calibri" w:hAnsi="Calibri" w:cs="Calibri"/>
                <w:sz w:val="15"/>
                <w:szCs w:val="15"/>
              </w:rPr>
            </w:pPr>
            <w:r w:rsidRPr="000B2097">
              <w:rPr>
                <w:rFonts w:ascii="Calibri" w:hAnsi="Calibri" w:cs="Calibri"/>
                <w:sz w:val="15"/>
                <w:szCs w:val="15"/>
              </w:rPr>
              <w:t>MaxGoalsAllowed</w:t>
            </w:r>
          </w:p>
        </w:tc>
        <w:tc>
          <w:tcPr>
            <w:tcW w:w="1015" w:type="dxa"/>
            <w:vAlign w:val="center"/>
          </w:tcPr>
          <w:p w14:paraId="4FF8FBAB" w14:textId="0F2F4695" w:rsidR="003C54B5" w:rsidRPr="009B037E" w:rsidRDefault="003C54B5" w:rsidP="003C54B5">
            <w:pPr>
              <w:pStyle w:val="NormalWeb"/>
              <w:spacing w:before="0" w:beforeAutospacing="0" w:after="0" w:afterAutospacing="0"/>
              <w:rPr>
                <w:rFonts w:ascii="Calibri" w:hAnsi="Calibri" w:cs="Calibri"/>
                <w:sz w:val="15"/>
                <w:szCs w:val="15"/>
              </w:rPr>
            </w:pPr>
            <w:r w:rsidRPr="000B2097">
              <w:rPr>
                <w:rFonts w:ascii="Calibri" w:hAnsi="Calibri" w:cs="Calibri"/>
                <w:sz w:val="15"/>
                <w:szCs w:val="15"/>
              </w:rPr>
              <w:t>Conditional</w:t>
            </w:r>
          </w:p>
        </w:tc>
        <w:tc>
          <w:tcPr>
            <w:tcW w:w="841" w:type="dxa"/>
            <w:vAlign w:val="center"/>
          </w:tcPr>
          <w:p w14:paraId="1DDBB926" w14:textId="23B368DE" w:rsidR="003C54B5" w:rsidRPr="009B037E" w:rsidRDefault="003C54B5" w:rsidP="003C54B5">
            <w:pPr>
              <w:pStyle w:val="NormalWeb"/>
              <w:spacing w:before="0" w:beforeAutospacing="0" w:after="0" w:afterAutospacing="0"/>
              <w:rPr>
                <w:rFonts w:ascii="Calibri" w:hAnsi="Calibri" w:cs="Calibri"/>
                <w:sz w:val="15"/>
                <w:szCs w:val="15"/>
              </w:rPr>
            </w:pPr>
            <w:r w:rsidRPr="000B2097">
              <w:rPr>
                <w:rFonts w:ascii="Calibri" w:hAnsi="Calibri" w:cs="Calibri"/>
                <w:sz w:val="15"/>
                <w:szCs w:val="15"/>
              </w:rPr>
              <w:t>Integer</w:t>
            </w:r>
          </w:p>
        </w:tc>
        <w:tc>
          <w:tcPr>
            <w:tcW w:w="1114" w:type="dxa"/>
            <w:vAlign w:val="center"/>
          </w:tcPr>
          <w:p w14:paraId="115A9B1C" w14:textId="0692F1A0" w:rsidR="003C54B5" w:rsidRPr="009B037E" w:rsidRDefault="003C54B5" w:rsidP="003C54B5">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User</w:t>
            </w:r>
          </w:p>
        </w:tc>
        <w:tc>
          <w:tcPr>
            <w:tcW w:w="1440" w:type="dxa"/>
            <w:vAlign w:val="center"/>
          </w:tcPr>
          <w:p w14:paraId="5BFD2C67" w14:textId="6DE8308A" w:rsidR="003C54B5" w:rsidRPr="009B037E" w:rsidRDefault="003C54B5" w:rsidP="003C54B5">
            <w:pPr>
              <w:pStyle w:val="NormalWeb"/>
              <w:spacing w:before="0" w:beforeAutospacing="0" w:after="0" w:afterAutospacing="0"/>
              <w:rPr>
                <w:rFonts w:ascii="Calibri" w:hAnsi="Calibri" w:cs="Calibri"/>
                <w:sz w:val="15"/>
                <w:szCs w:val="15"/>
              </w:rPr>
            </w:pPr>
            <w:r w:rsidRPr="00EC5C25">
              <w:rPr>
                <w:rFonts w:ascii="Calibri" w:hAnsi="Calibri" w:cs="Calibri"/>
                <w:sz w:val="15"/>
                <w:szCs w:val="15"/>
              </w:rPr>
              <w:t>≥ 1</w:t>
            </w:r>
          </w:p>
        </w:tc>
        <w:tc>
          <w:tcPr>
            <w:tcW w:w="900" w:type="dxa"/>
            <w:vAlign w:val="center"/>
          </w:tcPr>
          <w:p w14:paraId="1A9D6434" w14:textId="6622F3EC" w:rsidR="003C54B5" w:rsidRPr="009B037E" w:rsidRDefault="003C54B5" w:rsidP="003C54B5">
            <w:pPr>
              <w:pStyle w:val="NormalWeb"/>
              <w:spacing w:before="0" w:beforeAutospacing="0" w:after="0" w:afterAutospacing="0"/>
              <w:rPr>
                <w:rFonts w:ascii="Calibri" w:hAnsi="Calibri" w:cs="Calibri"/>
                <w:sz w:val="15"/>
                <w:szCs w:val="15"/>
              </w:rPr>
            </w:pPr>
            <w:r>
              <w:rPr>
                <w:rFonts w:ascii="Calibri" w:hAnsi="Calibri" w:cs="Calibri"/>
                <w:sz w:val="15"/>
                <w:szCs w:val="15"/>
              </w:rPr>
              <w:t>5</w:t>
            </w:r>
          </w:p>
        </w:tc>
        <w:tc>
          <w:tcPr>
            <w:tcW w:w="810" w:type="dxa"/>
          </w:tcPr>
          <w:p w14:paraId="2319F13D" w14:textId="036AB15D" w:rsidR="003C54B5" w:rsidRPr="009B037E" w:rsidRDefault="003C54B5" w:rsidP="003C54B5">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Settings</w:t>
            </w:r>
          </w:p>
        </w:tc>
        <w:tc>
          <w:tcPr>
            <w:tcW w:w="1615" w:type="dxa"/>
            <w:vAlign w:val="center"/>
          </w:tcPr>
          <w:p w14:paraId="35487C8A" w14:textId="5C1D4F6E" w:rsidR="003C54B5" w:rsidRPr="009B037E" w:rsidRDefault="003C54B5" w:rsidP="003C54B5">
            <w:pPr>
              <w:pStyle w:val="NormalWeb"/>
              <w:spacing w:before="0" w:beforeAutospacing="0" w:after="0" w:afterAutospacing="0"/>
              <w:rPr>
                <w:rFonts w:ascii="Calibri" w:hAnsi="Calibri" w:cs="Calibri"/>
                <w:sz w:val="15"/>
                <w:szCs w:val="15"/>
              </w:rPr>
            </w:pPr>
            <w:r w:rsidRPr="00EC5C25">
              <w:rPr>
                <w:rFonts w:ascii="Calibri" w:hAnsi="Calibri" w:cs="Calibri"/>
                <w:sz w:val="15"/>
                <w:szCs w:val="15"/>
              </w:rPr>
              <w:t>Required if GoalEnabled = True</w:t>
            </w:r>
          </w:p>
        </w:tc>
      </w:tr>
      <w:tr w:rsidR="003C54B5" w:rsidRPr="009B037E" w14:paraId="1FBF851E" w14:textId="77777777" w:rsidTr="000B2097">
        <w:tc>
          <w:tcPr>
            <w:tcW w:w="1615" w:type="dxa"/>
            <w:vAlign w:val="center"/>
          </w:tcPr>
          <w:p w14:paraId="558ACC3B" w14:textId="45250626" w:rsidR="003C54B5" w:rsidRPr="009B037E" w:rsidRDefault="003C54B5" w:rsidP="003C54B5">
            <w:pPr>
              <w:pStyle w:val="NormalWeb"/>
              <w:spacing w:before="0" w:beforeAutospacing="0" w:after="0" w:afterAutospacing="0"/>
              <w:rPr>
                <w:rFonts w:ascii="Calibri" w:hAnsi="Calibri" w:cs="Calibri"/>
                <w:sz w:val="15"/>
                <w:szCs w:val="15"/>
              </w:rPr>
            </w:pPr>
            <w:r w:rsidRPr="000B2097">
              <w:rPr>
                <w:rFonts w:ascii="Calibri" w:hAnsi="Calibri" w:cs="Calibri"/>
                <w:sz w:val="15"/>
                <w:szCs w:val="15"/>
                <w:highlight w:val="yellow"/>
              </w:rPr>
              <w:t>BillingProgramType</w:t>
            </w:r>
          </w:p>
        </w:tc>
        <w:tc>
          <w:tcPr>
            <w:tcW w:w="1015" w:type="dxa"/>
            <w:vAlign w:val="center"/>
          </w:tcPr>
          <w:p w14:paraId="48C9C40E" w14:textId="3869B5D3" w:rsidR="003C54B5" w:rsidRPr="009B037E" w:rsidRDefault="003C54B5" w:rsidP="003C54B5">
            <w:pPr>
              <w:pStyle w:val="NormalWeb"/>
              <w:spacing w:before="0" w:beforeAutospacing="0" w:after="0" w:afterAutospacing="0"/>
              <w:rPr>
                <w:rFonts w:ascii="Calibri" w:hAnsi="Calibri" w:cs="Calibri"/>
                <w:sz w:val="15"/>
                <w:szCs w:val="15"/>
              </w:rPr>
            </w:pPr>
            <w:r w:rsidRPr="000B2097">
              <w:rPr>
                <w:rFonts w:ascii="Calibri" w:hAnsi="Calibri" w:cs="Calibri"/>
                <w:sz w:val="15"/>
                <w:szCs w:val="15"/>
              </w:rPr>
              <w:t>Yes</w:t>
            </w:r>
          </w:p>
        </w:tc>
        <w:tc>
          <w:tcPr>
            <w:tcW w:w="841" w:type="dxa"/>
            <w:vAlign w:val="center"/>
          </w:tcPr>
          <w:p w14:paraId="7F733801" w14:textId="4A712735" w:rsidR="003C54B5" w:rsidRPr="009B037E" w:rsidRDefault="003C54B5" w:rsidP="003C54B5">
            <w:pPr>
              <w:pStyle w:val="NormalWeb"/>
              <w:spacing w:before="0" w:beforeAutospacing="0" w:after="0" w:afterAutospacing="0"/>
              <w:rPr>
                <w:rFonts w:ascii="Calibri" w:hAnsi="Calibri" w:cs="Calibri"/>
                <w:sz w:val="15"/>
                <w:szCs w:val="15"/>
              </w:rPr>
            </w:pPr>
            <w:r w:rsidRPr="000B2097">
              <w:rPr>
                <w:rFonts w:ascii="Calibri" w:hAnsi="Calibri" w:cs="Calibri"/>
                <w:sz w:val="15"/>
                <w:szCs w:val="15"/>
              </w:rPr>
              <w:t>Multi-select Enum</w:t>
            </w:r>
          </w:p>
        </w:tc>
        <w:tc>
          <w:tcPr>
            <w:tcW w:w="1114" w:type="dxa"/>
            <w:vAlign w:val="center"/>
          </w:tcPr>
          <w:p w14:paraId="0238864A" w14:textId="07327E47" w:rsidR="003C54B5" w:rsidRPr="009B037E" w:rsidRDefault="003C54B5" w:rsidP="003C54B5">
            <w:pPr>
              <w:pStyle w:val="NormalWeb"/>
              <w:spacing w:before="0" w:beforeAutospacing="0" w:after="0" w:afterAutospacing="0"/>
              <w:rPr>
                <w:rFonts w:ascii="Calibri" w:hAnsi="Calibri" w:cs="Calibri"/>
                <w:sz w:val="15"/>
                <w:szCs w:val="15"/>
              </w:rPr>
            </w:pPr>
            <w:r w:rsidRPr="009B037E">
              <w:rPr>
                <w:rFonts w:ascii="Calibri" w:hAnsi="Calibri" w:cs="Calibri"/>
                <w:sz w:val="15"/>
                <w:szCs w:val="15"/>
              </w:rPr>
              <w:t>User</w:t>
            </w:r>
          </w:p>
        </w:tc>
        <w:tc>
          <w:tcPr>
            <w:tcW w:w="1440" w:type="dxa"/>
            <w:vAlign w:val="center"/>
          </w:tcPr>
          <w:p w14:paraId="4D846507" w14:textId="1FA7DA44" w:rsidR="003C54B5" w:rsidRPr="009B037E" w:rsidRDefault="003C54B5" w:rsidP="003C54B5">
            <w:pPr>
              <w:pStyle w:val="NormalWeb"/>
              <w:spacing w:before="0" w:beforeAutospacing="0" w:after="0" w:afterAutospacing="0"/>
              <w:rPr>
                <w:rFonts w:ascii="Calibri" w:hAnsi="Calibri" w:cs="Calibri"/>
                <w:sz w:val="15"/>
                <w:szCs w:val="15"/>
              </w:rPr>
            </w:pPr>
            <w:r w:rsidRPr="000B2097">
              <w:rPr>
                <w:rFonts w:ascii="Calibri" w:hAnsi="Calibri" w:cs="Calibri"/>
                <w:sz w:val="15"/>
                <w:szCs w:val="15"/>
                <w:highlight w:val="yellow"/>
              </w:rPr>
              <w:t>Metadat</w:t>
            </w:r>
            <w:r>
              <w:rPr>
                <w:rFonts w:ascii="Calibri" w:hAnsi="Calibri" w:cs="Calibri"/>
                <w:sz w:val="15"/>
                <w:szCs w:val="15"/>
                <w:highlight w:val="yellow"/>
              </w:rPr>
              <w:t>a</w:t>
            </w:r>
            <w:r w:rsidRPr="000B2097">
              <w:rPr>
                <w:rFonts w:ascii="Calibri" w:hAnsi="Calibri" w:cs="Calibri"/>
                <w:sz w:val="15"/>
                <w:szCs w:val="15"/>
                <w:highlight w:val="yellow"/>
              </w:rPr>
              <w:t xml:space="preserve"> Registry</w:t>
            </w:r>
            <w:r>
              <w:rPr>
                <w:rFonts w:ascii="Calibri" w:hAnsi="Calibri" w:cs="Calibri"/>
                <w:sz w:val="15"/>
                <w:szCs w:val="15"/>
              </w:rPr>
              <w:t xml:space="preserve"> </w:t>
            </w:r>
            <w:r w:rsidRPr="00EC5C25">
              <w:rPr>
                <w:rFonts w:ascii="Calibri" w:hAnsi="Calibri" w:cs="Calibri"/>
                <w:sz w:val="15"/>
                <w:szCs w:val="15"/>
              </w:rPr>
              <w:t>None / RPM / CCM / RTM</w:t>
            </w:r>
          </w:p>
        </w:tc>
        <w:tc>
          <w:tcPr>
            <w:tcW w:w="900" w:type="dxa"/>
            <w:vAlign w:val="center"/>
          </w:tcPr>
          <w:p w14:paraId="6B249476" w14:textId="4D2F85BB" w:rsidR="003C54B5" w:rsidRPr="009B037E" w:rsidRDefault="003C54B5" w:rsidP="003C54B5">
            <w:pPr>
              <w:pStyle w:val="NormalWeb"/>
              <w:spacing w:before="0" w:beforeAutospacing="0" w:after="0" w:afterAutospacing="0"/>
              <w:rPr>
                <w:rFonts w:ascii="Calibri" w:hAnsi="Calibri" w:cs="Calibri"/>
                <w:sz w:val="15"/>
                <w:szCs w:val="15"/>
              </w:rPr>
            </w:pPr>
            <w:r>
              <w:rPr>
                <w:rFonts w:ascii="Calibri" w:hAnsi="Calibri" w:cs="Calibri"/>
                <w:sz w:val="15"/>
                <w:szCs w:val="15"/>
              </w:rPr>
              <w:t>None</w:t>
            </w:r>
          </w:p>
        </w:tc>
        <w:tc>
          <w:tcPr>
            <w:tcW w:w="810" w:type="dxa"/>
          </w:tcPr>
          <w:p w14:paraId="75605851" w14:textId="52714867" w:rsidR="003C54B5" w:rsidRPr="009B037E" w:rsidRDefault="003C54B5" w:rsidP="003C54B5">
            <w:pPr>
              <w:pStyle w:val="NormalWeb"/>
              <w:spacing w:before="0" w:beforeAutospacing="0" w:after="0" w:afterAutospacing="0"/>
              <w:rPr>
                <w:rFonts w:ascii="Calibri" w:hAnsi="Calibri" w:cs="Calibri"/>
                <w:sz w:val="15"/>
                <w:szCs w:val="15"/>
              </w:rPr>
            </w:pPr>
            <w:r w:rsidRPr="00E6179D">
              <w:rPr>
                <w:rFonts w:ascii="Calibri" w:hAnsi="Calibri" w:cs="Calibri"/>
                <w:sz w:val="15"/>
                <w:szCs w:val="15"/>
              </w:rPr>
              <w:t>Main</w:t>
            </w:r>
          </w:p>
        </w:tc>
        <w:tc>
          <w:tcPr>
            <w:tcW w:w="1615" w:type="dxa"/>
            <w:vAlign w:val="center"/>
          </w:tcPr>
          <w:p w14:paraId="0C291962" w14:textId="6614CD3E" w:rsidR="003C54B5" w:rsidRPr="009B037E" w:rsidRDefault="003C54B5" w:rsidP="003C54B5">
            <w:pPr>
              <w:pStyle w:val="NormalWeb"/>
              <w:spacing w:before="0" w:beforeAutospacing="0" w:after="0" w:afterAutospacing="0"/>
              <w:rPr>
                <w:rFonts w:ascii="Calibri" w:hAnsi="Calibri" w:cs="Calibri"/>
                <w:sz w:val="15"/>
                <w:szCs w:val="15"/>
              </w:rPr>
            </w:pPr>
            <w:r w:rsidRPr="00EC5C25">
              <w:rPr>
                <w:rFonts w:ascii="Calibri" w:hAnsi="Calibri" w:cs="Calibri"/>
                <w:sz w:val="15"/>
                <w:szCs w:val="15"/>
              </w:rPr>
              <w:t>Defines billing applicability</w:t>
            </w:r>
          </w:p>
        </w:tc>
      </w:tr>
    </w:tbl>
    <w:p w14:paraId="784DB13D" w14:textId="77777777" w:rsidR="0040767E" w:rsidRPr="009B037E" w:rsidRDefault="0040767E" w:rsidP="006932D8">
      <w:pPr>
        <w:ind w:left="405"/>
        <w:rPr>
          <w:rFonts w:ascii="Calibri" w:hAnsi="Calibri" w:cs="Calibri"/>
          <w:sz w:val="18"/>
          <w:szCs w:val="18"/>
        </w:rPr>
      </w:pPr>
    </w:p>
    <w:p w14:paraId="6475BD53" w14:textId="77777777" w:rsidR="005D6706" w:rsidRPr="009B037E" w:rsidRDefault="005D6706" w:rsidP="00357DFF">
      <w:pPr>
        <w:pStyle w:val="NormalWeb"/>
        <w:spacing w:before="0" w:beforeAutospacing="0" w:after="0" w:afterAutospacing="0"/>
        <w:ind w:left="360"/>
        <w:rPr>
          <w:rFonts w:ascii="Calibri" w:hAnsi="Calibri" w:cs="Calibri"/>
          <w:b/>
          <w:bCs/>
          <w:sz w:val="18"/>
          <w:szCs w:val="18"/>
        </w:rPr>
      </w:pPr>
    </w:p>
    <w:p w14:paraId="25D3F4E3" w14:textId="2447758F" w:rsidR="009F1B13" w:rsidRPr="009B037E" w:rsidRDefault="009F1B13" w:rsidP="00357DFF">
      <w:pPr>
        <w:pStyle w:val="NormalWeb"/>
        <w:spacing w:before="0" w:beforeAutospacing="0" w:after="0" w:afterAutospacing="0"/>
        <w:ind w:left="360"/>
        <w:rPr>
          <w:rFonts w:ascii="Calibri" w:hAnsi="Calibri" w:cs="Calibri"/>
          <w:sz w:val="18"/>
          <w:szCs w:val="18"/>
        </w:rPr>
      </w:pPr>
      <w:r w:rsidRPr="009B037E">
        <w:rPr>
          <w:rFonts w:ascii="Calibri" w:hAnsi="Calibri" w:cs="Calibri"/>
          <w:b/>
          <w:bCs/>
          <w:sz w:val="18"/>
          <w:szCs w:val="18"/>
        </w:rPr>
        <w:t>Constraints</w:t>
      </w:r>
    </w:p>
    <w:p w14:paraId="2D301650" w14:textId="74A9AD7F" w:rsidR="00677039" w:rsidRPr="009B037E" w:rsidRDefault="00677039" w:rsidP="007725E1">
      <w:pPr>
        <w:numPr>
          <w:ilvl w:val="0"/>
          <w:numId w:val="23"/>
        </w:numPr>
        <w:tabs>
          <w:tab w:val="clear" w:pos="720"/>
          <w:tab w:val="num" w:pos="1080"/>
        </w:tabs>
        <w:ind w:left="1080"/>
        <w:textAlignment w:val="center"/>
        <w:rPr>
          <w:rFonts w:ascii="Calibri" w:hAnsi="Calibri" w:cs="Calibri"/>
          <w:sz w:val="21"/>
          <w:szCs w:val="21"/>
        </w:rPr>
      </w:pPr>
      <w:r w:rsidRPr="009B037E">
        <w:rPr>
          <w:rFonts w:ascii="Calibri" w:hAnsi="Calibri" w:cs="Calibri"/>
          <w:sz w:val="18"/>
          <w:szCs w:val="18"/>
        </w:rPr>
        <w:t>Care Plan duration must not exceed the duration supported by the linked package.</w:t>
      </w:r>
      <w:r w:rsidRPr="009B037E">
        <w:rPr>
          <w:rFonts w:ascii="Calibri" w:hAnsi="Calibri" w:cs="Calibri"/>
        </w:rPr>
        <w:t xml:space="preserve"> </w:t>
      </w:r>
    </w:p>
    <w:p w14:paraId="7EC9B311" w14:textId="77777777" w:rsidR="009F1B13" w:rsidRPr="000B2097" w:rsidRDefault="009F1B13" w:rsidP="007725E1">
      <w:pPr>
        <w:numPr>
          <w:ilvl w:val="0"/>
          <w:numId w:val="23"/>
        </w:numPr>
        <w:tabs>
          <w:tab w:val="clear" w:pos="720"/>
        </w:tabs>
        <w:ind w:left="1080"/>
        <w:textAlignment w:val="center"/>
        <w:rPr>
          <w:rFonts w:ascii="Calibri" w:hAnsi="Calibri" w:cs="Calibri"/>
          <w:sz w:val="21"/>
          <w:szCs w:val="21"/>
        </w:rPr>
      </w:pPr>
      <w:r w:rsidRPr="009B037E">
        <w:rPr>
          <w:rFonts w:ascii="Calibri" w:hAnsi="Calibri" w:cs="Calibri"/>
          <w:sz w:val="18"/>
          <w:szCs w:val="18"/>
        </w:rPr>
        <w:t xml:space="preserve">Custom Duration cannot be enabled without platform flag. </w:t>
      </w:r>
    </w:p>
    <w:p w14:paraId="4814F20F" w14:textId="6A7EB8AE" w:rsidR="00824552" w:rsidRPr="000B2097" w:rsidRDefault="00824552" w:rsidP="00824552">
      <w:pPr>
        <w:numPr>
          <w:ilvl w:val="0"/>
          <w:numId w:val="23"/>
        </w:numPr>
        <w:tabs>
          <w:tab w:val="clear" w:pos="720"/>
        </w:tabs>
        <w:ind w:left="1080"/>
        <w:textAlignment w:val="center"/>
        <w:rPr>
          <w:rFonts w:ascii="Calibri" w:hAnsi="Calibri" w:cs="Calibri"/>
          <w:sz w:val="18"/>
          <w:szCs w:val="18"/>
        </w:rPr>
      </w:pPr>
      <w:r w:rsidRPr="000B2097">
        <w:rPr>
          <w:rFonts w:ascii="Calibri" w:hAnsi="Calibri" w:cs="Calibri"/>
          <w:sz w:val="18"/>
          <w:szCs w:val="18"/>
        </w:rPr>
        <w:t xml:space="preserve">At least one of GoalEnabled or OKREnabled must be True. </w:t>
      </w:r>
    </w:p>
    <w:p w14:paraId="55B69934" w14:textId="7AB160D7" w:rsidR="00824552" w:rsidRPr="000B2097" w:rsidRDefault="00824552" w:rsidP="00824552">
      <w:pPr>
        <w:numPr>
          <w:ilvl w:val="0"/>
          <w:numId w:val="23"/>
        </w:numPr>
        <w:tabs>
          <w:tab w:val="clear" w:pos="720"/>
        </w:tabs>
        <w:ind w:left="1080"/>
        <w:textAlignment w:val="center"/>
        <w:rPr>
          <w:rFonts w:ascii="Calibri" w:hAnsi="Calibri" w:cs="Calibri"/>
          <w:sz w:val="18"/>
          <w:szCs w:val="18"/>
        </w:rPr>
      </w:pPr>
      <w:r w:rsidRPr="000B2097">
        <w:rPr>
          <w:rFonts w:ascii="Calibri" w:hAnsi="Calibri" w:cs="Calibri"/>
          <w:sz w:val="18"/>
          <w:szCs w:val="18"/>
        </w:rPr>
        <w:t>If BillingProgramType = None, no billing program reference is required.</w:t>
      </w:r>
    </w:p>
    <w:p w14:paraId="1AE7872B" w14:textId="77777777" w:rsidR="006932D8" w:rsidRPr="009B037E" w:rsidRDefault="006932D8" w:rsidP="00357DFF">
      <w:pPr>
        <w:ind w:left="765"/>
        <w:rPr>
          <w:rFonts w:ascii="Calibri" w:hAnsi="Calibri" w:cs="Calibri"/>
          <w:sz w:val="18"/>
          <w:szCs w:val="18"/>
        </w:rPr>
      </w:pPr>
      <w:r w:rsidRPr="009B037E">
        <w:rPr>
          <w:rFonts w:ascii="Calibri" w:hAnsi="Calibri" w:cs="Calibri"/>
          <w:sz w:val="18"/>
          <w:szCs w:val="18"/>
        </w:rPr>
        <w:t> </w:t>
      </w:r>
    </w:p>
    <w:p w14:paraId="3F3936FE"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131" w:name="_Toc228300249"/>
      <w:r w:rsidRPr="009B037E">
        <w:rPr>
          <w:rFonts w:ascii="Calibri" w:eastAsia="Times New Roman" w:hAnsi="Calibri" w:cs="Calibri"/>
          <w:b/>
          <w:bCs/>
          <w:sz w:val="20"/>
          <w:szCs w:val="20"/>
        </w:rPr>
        <w:t>Care Plan Sections</w:t>
      </w:r>
      <w:bookmarkEnd w:id="131"/>
    </w:p>
    <w:p w14:paraId="10FF74DC" w14:textId="77777777" w:rsidR="006932D8" w:rsidRPr="009B037E" w:rsidRDefault="006932D8" w:rsidP="006932D8">
      <w:pPr>
        <w:ind w:left="405"/>
        <w:rPr>
          <w:rFonts w:ascii="Calibri" w:hAnsi="Calibri" w:cs="Calibri"/>
          <w:sz w:val="18"/>
          <w:szCs w:val="18"/>
        </w:rPr>
      </w:pPr>
      <w:r w:rsidRPr="009B037E">
        <w:rPr>
          <w:rFonts w:ascii="Calibri" w:hAnsi="Calibri" w:cs="Calibri"/>
          <w:sz w:val="18"/>
          <w:szCs w:val="18"/>
        </w:rPr>
        <w:t>Care Plan must support the following sections.</w:t>
      </w:r>
    </w:p>
    <w:p w14:paraId="28941614" w14:textId="77777777" w:rsidR="00772EF6" w:rsidRPr="009B037E" w:rsidRDefault="00772EF6" w:rsidP="006932D8">
      <w:pPr>
        <w:ind w:left="405"/>
        <w:rPr>
          <w:rFonts w:ascii="Calibri" w:hAnsi="Calibri" w:cs="Calibri"/>
          <w:sz w:val="18"/>
          <w:szCs w:val="18"/>
        </w:rPr>
      </w:pPr>
    </w:p>
    <w:p w14:paraId="20D13A6A" w14:textId="77777777" w:rsidR="005E3398" w:rsidRDefault="005E3398" w:rsidP="006932D8">
      <w:pPr>
        <w:ind w:left="405"/>
        <w:rPr>
          <w:rFonts w:ascii="Calibri" w:hAnsi="Calibri" w:cs="Calibri"/>
          <w:sz w:val="18"/>
          <w:szCs w:val="18"/>
        </w:rPr>
      </w:pPr>
    </w:p>
    <w:tbl>
      <w:tblPr>
        <w:tblStyle w:val="TableGrid"/>
        <w:tblW w:w="0" w:type="auto"/>
        <w:tblInd w:w="607" w:type="dxa"/>
        <w:tblLook w:val="04A0" w:firstRow="1" w:lastRow="0" w:firstColumn="1" w:lastColumn="0" w:noHBand="0" w:noVBand="1"/>
      </w:tblPr>
      <w:tblGrid>
        <w:gridCol w:w="2368"/>
        <w:gridCol w:w="1056"/>
        <w:gridCol w:w="653"/>
      </w:tblGrid>
      <w:tr w:rsidR="00824552" w:rsidRPr="00824552" w14:paraId="1CDC3610" w14:textId="77777777" w:rsidTr="00824552">
        <w:tc>
          <w:tcPr>
            <w:tcW w:w="0" w:type="auto"/>
            <w:hideMark/>
          </w:tcPr>
          <w:p w14:paraId="4008275F" w14:textId="77777777" w:rsidR="00824552" w:rsidRPr="000B2097" w:rsidRDefault="00824552">
            <w:pPr>
              <w:jc w:val="center"/>
              <w:rPr>
                <w:rFonts w:ascii="Calibri" w:hAnsi="Calibri" w:cs="Calibri"/>
                <w:b/>
                <w:bCs/>
                <w:sz w:val="18"/>
                <w:szCs w:val="18"/>
              </w:rPr>
            </w:pPr>
            <w:r w:rsidRPr="000B2097">
              <w:rPr>
                <w:rFonts w:ascii="Calibri" w:hAnsi="Calibri" w:cs="Calibri"/>
                <w:b/>
                <w:bCs/>
                <w:sz w:val="18"/>
                <w:szCs w:val="18"/>
              </w:rPr>
              <w:t>Section</w:t>
            </w:r>
          </w:p>
        </w:tc>
        <w:tc>
          <w:tcPr>
            <w:tcW w:w="0" w:type="auto"/>
            <w:hideMark/>
          </w:tcPr>
          <w:p w14:paraId="13DB4E04" w14:textId="77777777" w:rsidR="00824552" w:rsidRPr="000B2097" w:rsidRDefault="00824552">
            <w:pPr>
              <w:jc w:val="right"/>
              <w:rPr>
                <w:rFonts w:ascii="Calibri" w:hAnsi="Calibri" w:cs="Calibri"/>
                <w:b/>
                <w:bCs/>
                <w:sz w:val="18"/>
                <w:szCs w:val="18"/>
              </w:rPr>
            </w:pPr>
            <w:r w:rsidRPr="000B2097">
              <w:rPr>
                <w:rFonts w:ascii="Calibri" w:hAnsi="Calibri" w:cs="Calibri"/>
                <w:b/>
                <w:bCs/>
                <w:sz w:val="18"/>
                <w:szCs w:val="18"/>
              </w:rPr>
              <w:t>Mandatory</w:t>
            </w:r>
          </w:p>
        </w:tc>
        <w:tc>
          <w:tcPr>
            <w:tcW w:w="0" w:type="auto"/>
            <w:hideMark/>
          </w:tcPr>
          <w:p w14:paraId="5F4CB582" w14:textId="77777777" w:rsidR="00824552" w:rsidRPr="000B2097" w:rsidRDefault="00824552">
            <w:pPr>
              <w:jc w:val="right"/>
              <w:rPr>
                <w:rFonts w:ascii="Calibri" w:hAnsi="Calibri" w:cs="Calibri"/>
                <w:b/>
                <w:bCs/>
                <w:sz w:val="18"/>
                <w:szCs w:val="18"/>
              </w:rPr>
            </w:pPr>
            <w:r w:rsidRPr="000B2097">
              <w:rPr>
                <w:rFonts w:ascii="Calibri" w:hAnsi="Calibri" w:cs="Calibri"/>
                <w:b/>
                <w:bCs/>
                <w:sz w:val="18"/>
                <w:szCs w:val="18"/>
              </w:rPr>
              <w:t>Order</w:t>
            </w:r>
          </w:p>
        </w:tc>
      </w:tr>
      <w:tr w:rsidR="00824552" w:rsidRPr="00824552" w14:paraId="2DCA6424" w14:textId="77777777" w:rsidTr="00824552">
        <w:tc>
          <w:tcPr>
            <w:tcW w:w="0" w:type="auto"/>
            <w:hideMark/>
          </w:tcPr>
          <w:p w14:paraId="4712C4A0" w14:textId="77777777" w:rsidR="00824552" w:rsidRPr="000B2097" w:rsidRDefault="00824552">
            <w:pPr>
              <w:rPr>
                <w:rFonts w:ascii="Calibri" w:hAnsi="Calibri" w:cs="Calibri"/>
                <w:sz w:val="18"/>
                <w:szCs w:val="18"/>
              </w:rPr>
            </w:pPr>
            <w:r w:rsidRPr="000B2097">
              <w:rPr>
                <w:rFonts w:ascii="Calibri" w:hAnsi="Calibri" w:cs="Calibri"/>
                <w:sz w:val="18"/>
                <w:szCs w:val="18"/>
              </w:rPr>
              <w:t>Care Plan Task Linkage</w:t>
            </w:r>
          </w:p>
        </w:tc>
        <w:tc>
          <w:tcPr>
            <w:tcW w:w="0" w:type="auto"/>
            <w:hideMark/>
          </w:tcPr>
          <w:p w14:paraId="360E0C89" w14:textId="77777777" w:rsidR="00824552" w:rsidRPr="000B2097" w:rsidRDefault="00824552">
            <w:pPr>
              <w:jc w:val="right"/>
              <w:rPr>
                <w:rFonts w:ascii="Calibri" w:hAnsi="Calibri" w:cs="Calibri"/>
                <w:sz w:val="18"/>
                <w:szCs w:val="18"/>
              </w:rPr>
            </w:pPr>
            <w:r w:rsidRPr="000B2097">
              <w:rPr>
                <w:rFonts w:ascii="Calibri" w:hAnsi="Calibri" w:cs="Calibri"/>
                <w:sz w:val="18"/>
                <w:szCs w:val="18"/>
              </w:rPr>
              <w:t>No</w:t>
            </w:r>
          </w:p>
        </w:tc>
        <w:tc>
          <w:tcPr>
            <w:tcW w:w="0" w:type="auto"/>
            <w:hideMark/>
          </w:tcPr>
          <w:p w14:paraId="5403B883" w14:textId="77777777" w:rsidR="00824552" w:rsidRPr="000B2097" w:rsidRDefault="00824552">
            <w:pPr>
              <w:jc w:val="right"/>
              <w:rPr>
                <w:rFonts w:ascii="Calibri" w:hAnsi="Calibri" w:cs="Calibri"/>
                <w:sz w:val="18"/>
                <w:szCs w:val="18"/>
              </w:rPr>
            </w:pPr>
            <w:r w:rsidRPr="000B2097">
              <w:rPr>
                <w:rFonts w:ascii="Calibri" w:hAnsi="Calibri" w:cs="Calibri"/>
                <w:sz w:val="18"/>
                <w:szCs w:val="18"/>
              </w:rPr>
              <w:t>1</w:t>
            </w:r>
          </w:p>
        </w:tc>
      </w:tr>
      <w:tr w:rsidR="00824552" w:rsidRPr="00824552" w14:paraId="24EF48CA" w14:textId="77777777" w:rsidTr="00824552">
        <w:tc>
          <w:tcPr>
            <w:tcW w:w="0" w:type="auto"/>
            <w:hideMark/>
          </w:tcPr>
          <w:p w14:paraId="487077CB" w14:textId="77777777" w:rsidR="00824552" w:rsidRPr="000B2097" w:rsidRDefault="00824552">
            <w:pPr>
              <w:rPr>
                <w:rFonts w:ascii="Calibri" w:hAnsi="Calibri" w:cs="Calibri"/>
                <w:sz w:val="18"/>
                <w:szCs w:val="18"/>
              </w:rPr>
            </w:pPr>
            <w:r w:rsidRPr="000B2097">
              <w:rPr>
                <w:rFonts w:ascii="Calibri" w:hAnsi="Calibri" w:cs="Calibri"/>
                <w:sz w:val="18"/>
                <w:szCs w:val="18"/>
              </w:rPr>
              <w:t>Baseline / Assessment</w:t>
            </w:r>
          </w:p>
        </w:tc>
        <w:tc>
          <w:tcPr>
            <w:tcW w:w="0" w:type="auto"/>
            <w:hideMark/>
          </w:tcPr>
          <w:p w14:paraId="1DB081DC" w14:textId="77777777" w:rsidR="00824552" w:rsidRPr="000B2097" w:rsidRDefault="00824552">
            <w:pPr>
              <w:jc w:val="right"/>
              <w:rPr>
                <w:rFonts w:ascii="Calibri" w:hAnsi="Calibri" w:cs="Calibri"/>
                <w:sz w:val="18"/>
                <w:szCs w:val="18"/>
              </w:rPr>
            </w:pPr>
            <w:r w:rsidRPr="000B2097">
              <w:rPr>
                <w:rFonts w:ascii="Calibri" w:hAnsi="Calibri" w:cs="Calibri"/>
                <w:sz w:val="18"/>
                <w:szCs w:val="18"/>
              </w:rPr>
              <w:t>No</w:t>
            </w:r>
          </w:p>
        </w:tc>
        <w:tc>
          <w:tcPr>
            <w:tcW w:w="0" w:type="auto"/>
            <w:hideMark/>
          </w:tcPr>
          <w:p w14:paraId="1772A9F8" w14:textId="77777777" w:rsidR="00824552" w:rsidRPr="000B2097" w:rsidRDefault="00824552">
            <w:pPr>
              <w:jc w:val="right"/>
              <w:rPr>
                <w:rFonts w:ascii="Calibri" w:hAnsi="Calibri" w:cs="Calibri"/>
                <w:sz w:val="18"/>
                <w:szCs w:val="18"/>
              </w:rPr>
            </w:pPr>
            <w:r w:rsidRPr="000B2097">
              <w:rPr>
                <w:rFonts w:ascii="Calibri" w:hAnsi="Calibri" w:cs="Calibri"/>
                <w:sz w:val="18"/>
                <w:szCs w:val="18"/>
              </w:rPr>
              <w:t>2</w:t>
            </w:r>
          </w:p>
        </w:tc>
      </w:tr>
      <w:tr w:rsidR="009F5305" w:rsidRPr="00824552" w14:paraId="71B7C785" w14:textId="77777777" w:rsidTr="00824552">
        <w:tc>
          <w:tcPr>
            <w:tcW w:w="0" w:type="auto"/>
          </w:tcPr>
          <w:p w14:paraId="22ECD5D5" w14:textId="6228C3A6" w:rsidR="009F5305" w:rsidRPr="009F5305" w:rsidRDefault="009F5305" w:rsidP="009F5305">
            <w:pPr>
              <w:rPr>
                <w:rFonts w:ascii="Calibri" w:hAnsi="Calibri" w:cs="Calibri"/>
                <w:sz w:val="18"/>
                <w:szCs w:val="18"/>
              </w:rPr>
            </w:pPr>
            <w:r w:rsidRPr="00EC5C25">
              <w:rPr>
                <w:rFonts w:ascii="Calibri" w:hAnsi="Calibri" w:cs="Calibri"/>
                <w:sz w:val="18"/>
                <w:szCs w:val="18"/>
              </w:rPr>
              <w:t>Monitoring</w:t>
            </w:r>
            <w:r>
              <w:rPr>
                <w:rFonts w:ascii="Calibri" w:hAnsi="Calibri" w:cs="Calibri"/>
                <w:sz w:val="18"/>
                <w:szCs w:val="18"/>
              </w:rPr>
              <w:t xml:space="preserve"> Template Linkage</w:t>
            </w:r>
          </w:p>
        </w:tc>
        <w:tc>
          <w:tcPr>
            <w:tcW w:w="0" w:type="auto"/>
          </w:tcPr>
          <w:p w14:paraId="72D41EF2" w14:textId="3C4F94F9" w:rsidR="009F5305" w:rsidRPr="009F5305" w:rsidRDefault="009F5305" w:rsidP="009F5305">
            <w:pPr>
              <w:jc w:val="right"/>
              <w:rPr>
                <w:rFonts w:ascii="Calibri" w:hAnsi="Calibri" w:cs="Calibri"/>
                <w:sz w:val="18"/>
                <w:szCs w:val="18"/>
              </w:rPr>
            </w:pPr>
            <w:r>
              <w:rPr>
                <w:rFonts w:ascii="Calibri" w:hAnsi="Calibri" w:cs="Calibri"/>
                <w:sz w:val="18"/>
                <w:szCs w:val="18"/>
              </w:rPr>
              <w:t>Conditional</w:t>
            </w:r>
          </w:p>
        </w:tc>
        <w:tc>
          <w:tcPr>
            <w:tcW w:w="0" w:type="auto"/>
          </w:tcPr>
          <w:p w14:paraId="4EB4308F" w14:textId="661CCA9A" w:rsidR="009F5305" w:rsidRPr="009F5305" w:rsidRDefault="009F5305" w:rsidP="009F5305">
            <w:pPr>
              <w:jc w:val="right"/>
              <w:rPr>
                <w:rFonts w:ascii="Calibri" w:hAnsi="Calibri" w:cs="Calibri"/>
                <w:sz w:val="18"/>
                <w:szCs w:val="18"/>
              </w:rPr>
            </w:pPr>
            <w:r>
              <w:rPr>
                <w:rFonts w:ascii="Calibri" w:hAnsi="Calibri" w:cs="Calibri"/>
                <w:sz w:val="18"/>
                <w:szCs w:val="18"/>
              </w:rPr>
              <w:t>3</w:t>
            </w:r>
          </w:p>
        </w:tc>
      </w:tr>
      <w:tr w:rsidR="009F5305" w:rsidRPr="00824552" w14:paraId="7CD83984" w14:textId="77777777" w:rsidTr="00824552">
        <w:tc>
          <w:tcPr>
            <w:tcW w:w="0" w:type="auto"/>
            <w:hideMark/>
          </w:tcPr>
          <w:p w14:paraId="0AC841FB" w14:textId="77777777" w:rsidR="009F5305" w:rsidRPr="000B2097" w:rsidRDefault="009F5305" w:rsidP="009F5305">
            <w:pPr>
              <w:rPr>
                <w:rFonts w:ascii="Calibri" w:hAnsi="Calibri" w:cs="Calibri"/>
                <w:sz w:val="18"/>
                <w:szCs w:val="18"/>
              </w:rPr>
            </w:pPr>
            <w:r w:rsidRPr="000B2097">
              <w:rPr>
                <w:rFonts w:ascii="Calibri" w:hAnsi="Calibri" w:cs="Calibri"/>
                <w:sz w:val="18"/>
                <w:szCs w:val="18"/>
              </w:rPr>
              <w:t>Goal Template Linkage</w:t>
            </w:r>
          </w:p>
        </w:tc>
        <w:tc>
          <w:tcPr>
            <w:tcW w:w="0" w:type="auto"/>
            <w:hideMark/>
          </w:tcPr>
          <w:p w14:paraId="3F97F06F" w14:textId="77777777" w:rsidR="009F5305" w:rsidRPr="000B2097" w:rsidRDefault="009F5305" w:rsidP="009F5305">
            <w:pPr>
              <w:jc w:val="right"/>
              <w:rPr>
                <w:rFonts w:ascii="Calibri" w:hAnsi="Calibri" w:cs="Calibri"/>
                <w:sz w:val="18"/>
                <w:szCs w:val="18"/>
              </w:rPr>
            </w:pPr>
            <w:r w:rsidRPr="000B2097">
              <w:rPr>
                <w:rFonts w:ascii="Calibri" w:hAnsi="Calibri" w:cs="Calibri"/>
                <w:sz w:val="18"/>
                <w:szCs w:val="18"/>
              </w:rPr>
              <w:t>Conditional</w:t>
            </w:r>
          </w:p>
        </w:tc>
        <w:tc>
          <w:tcPr>
            <w:tcW w:w="0" w:type="auto"/>
            <w:hideMark/>
          </w:tcPr>
          <w:p w14:paraId="42EF9948" w14:textId="737FCEA2" w:rsidR="009F5305" w:rsidRPr="000B2097" w:rsidRDefault="009F5305" w:rsidP="009F5305">
            <w:pPr>
              <w:jc w:val="right"/>
              <w:rPr>
                <w:rFonts w:ascii="Calibri" w:hAnsi="Calibri" w:cs="Calibri"/>
                <w:sz w:val="18"/>
                <w:szCs w:val="18"/>
              </w:rPr>
            </w:pPr>
            <w:r>
              <w:rPr>
                <w:rFonts w:ascii="Calibri" w:hAnsi="Calibri" w:cs="Calibri"/>
                <w:sz w:val="18"/>
                <w:szCs w:val="18"/>
              </w:rPr>
              <w:t>4</w:t>
            </w:r>
          </w:p>
        </w:tc>
      </w:tr>
      <w:tr w:rsidR="009F5305" w:rsidRPr="00824552" w14:paraId="613D45AE" w14:textId="77777777" w:rsidTr="00824552">
        <w:tc>
          <w:tcPr>
            <w:tcW w:w="0" w:type="auto"/>
          </w:tcPr>
          <w:p w14:paraId="703E086B" w14:textId="6947FF17" w:rsidR="009F5305" w:rsidRPr="00985817" w:rsidRDefault="009F5305" w:rsidP="009F5305">
            <w:pPr>
              <w:rPr>
                <w:rFonts w:ascii="Calibri" w:hAnsi="Calibri" w:cs="Calibri"/>
                <w:sz w:val="18"/>
                <w:szCs w:val="18"/>
              </w:rPr>
            </w:pPr>
            <w:r w:rsidRPr="00EC5C25">
              <w:rPr>
                <w:rFonts w:ascii="Calibri" w:hAnsi="Calibri" w:cs="Calibri"/>
                <w:color w:val="EE0000"/>
                <w:sz w:val="18"/>
                <w:szCs w:val="18"/>
              </w:rPr>
              <w:t>OKR Linkage</w:t>
            </w:r>
          </w:p>
        </w:tc>
        <w:tc>
          <w:tcPr>
            <w:tcW w:w="0" w:type="auto"/>
          </w:tcPr>
          <w:p w14:paraId="16D5F127" w14:textId="0D5D471A" w:rsidR="009F5305" w:rsidRPr="00985817" w:rsidRDefault="009F5305" w:rsidP="009F5305">
            <w:pPr>
              <w:jc w:val="right"/>
              <w:rPr>
                <w:rFonts w:ascii="Calibri" w:hAnsi="Calibri" w:cs="Calibri"/>
                <w:sz w:val="18"/>
                <w:szCs w:val="18"/>
              </w:rPr>
            </w:pPr>
            <w:r w:rsidRPr="00EC5C25">
              <w:rPr>
                <w:rFonts w:ascii="Calibri" w:hAnsi="Calibri" w:cs="Calibri"/>
                <w:color w:val="EE0000"/>
                <w:sz w:val="18"/>
                <w:szCs w:val="18"/>
              </w:rPr>
              <w:t>Conditional</w:t>
            </w:r>
          </w:p>
        </w:tc>
        <w:tc>
          <w:tcPr>
            <w:tcW w:w="0" w:type="auto"/>
          </w:tcPr>
          <w:p w14:paraId="28911772" w14:textId="4DB9CE02" w:rsidR="009F5305" w:rsidRPr="00985817" w:rsidRDefault="009F5305" w:rsidP="009F5305">
            <w:pPr>
              <w:jc w:val="right"/>
              <w:rPr>
                <w:rFonts w:ascii="Calibri" w:hAnsi="Calibri" w:cs="Calibri"/>
                <w:sz w:val="18"/>
                <w:szCs w:val="18"/>
              </w:rPr>
            </w:pPr>
            <w:r>
              <w:rPr>
                <w:rFonts w:ascii="Calibri" w:hAnsi="Calibri" w:cs="Calibri"/>
                <w:sz w:val="18"/>
                <w:szCs w:val="18"/>
              </w:rPr>
              <w:t>5</w:t>
            </w:r>
          </w:p>
        </w:tc>
      </w:tr>
      <w:tr w:rsidR="009F5305" w:rsidRPr="00824552" w14:paraId="60BB91B8" w14:textId="77777777" w:rsidTr="00824552">
        <w:tc>
          <w:tcPr>
            <w:tcW w:w="0" w:type="auto"/>
          </w:tcPr>
          <w:p w14:paraId="53CB9AB6" w14:textId="4FEFD642" w:rsidR="009F5305" w:rsidRPr="00985817" w:rsidRDefault="009F5305" w:rsidP="009F5305">
            <w:pPr>
              <w:rPr>
                <w:rFonts w:ascii="Calibri" w:hAnsi="Calibri" w:cs="Calibri"/>
                <w:color w:val="EE0000"/>
                <w:sz w:val="18"/>
                <w:szCs w:val="18"/>
              </w:rPr>
            </w:pPr>
            <w:r w:rsidRPr="00EC5C25">
              <w:rPr>
                <w:rFonts w:ascii="Calibri" w:hAnsi="Calibri" w:cs="Calibri"/>
                <w:sz w:val="18"/>
                <w:szCs w:val="18"/>
              </w:rPr>
              <w:t>Follow-up &amp; Review</w:t>
            </w:r>
          </w:p>
        </w:tc>
        <w:tc>
          <w:tcPr>
            <w:tcW w:w="0" w:type="auto"/>
          </w:tcPr>
          <w:p w14:paraId="44FB0EE2" w14:textId="6389EDED" w:rsidR="009F5305" w:rsidRPr="00985817" w:rsidRDefault="009F5305" w:rsidP="009F5305">
            <w:pPr>
              <w:jc w:val="right"/>
              <w:rPr>
                <w:rFonts w:ascii="Calibri" w:hAnsi="Calibri" w:cs="Calibri"/>
                <w:color w:val="EE0000"/>
                <w:sz w:val="18"/>
                <w:szCs w:val="18"/>
              </w:rPr>
            </w:pPr>
            <w:r w:rsidRPr="00EC5C25">
              <w:rPr>
                <w:rFonts w:ascii="Calibri" w:hAnsi="Calibri" w:cs="Calibri"/>
                <w:sz w:val="18"/>
                <w:szCs w:val="18"/>
              </w:rPr>
              <w:t>Yes</w:t>
            </w:r>
          </w:p>
        </w:tc>
        <w:tc>
          <w:tcPr>
            <w:tcW w:w="0" w:type="auto"/>
          </w:tcPr>
          <w:p w14:paraId="6E76DAFA" w14:textId="08134381" w:rsidR="009F5305" w:rsidRDefault="009F5305" w:rsidP="009F5305">
            <w:pPr>
              <w:jc w:val="right"/>
              <w:rPr>
                <w:rFonts w:ascii="Calibri" w:hAnsi="Calibri" w:cs="Calibri"/>
                <w:color w:val="EE0000"/>
                <w:sz w:val="18"/>
                <w:szCs w:val="18"/>
              </w:rPr>
            </w:pPr>
            <w:r>
              <w:rPr>
                <w:rFonts w:ascii="Calibri" w:hAnsi="Calibri" w:cs="Calibri"/>
                <w:color w:val="EE0000"/>
                <w:sz w:val="18"/>
                <w:szCs w:val="18"/>
              </w:rPr>
              <w:t>6</w:t>
            </w:r>
          </w:p>
        </w:tc>
      </w:tr>
      <w:tr w:rsidR="009F5305" w:rsidRPr="00824552" w14:paraId="0BD15CA6" w14:textId="77777777" w:rsidTr="00824552">
        <w:tc>
          <w:tcPr>
            <w:tcW w:w="0" w:type="auto"/>
          </w:tcPr>
          <w:p w14:paraId="2D1460C3" w14:textId="79D4AAA6" w:rsidR="009F5305" w:rsidRPr="00EC5C25" w:rsidRDefault="009F5305" w:rsidP="009F5305">
            <w:pPr>
              <w:rPr>
                <w:rFonts w:ascii="Calibri" w:hAnsi="Calibri" w:cs="Calibri"/>
                <w:sz w:val="18"/>
                <w:szCs w:val="18"/>
              </w:rPr>
            </w:pPr>
            <w:r w:rsidRPr="00EC5C25">
              <w:rPr>
                <w:rFonts w:ascii="Calibri" w:hAnsi="Calibri" w:cs="Calibri"/>
                <w:color w:val="EE0000"/>
                <w:sz w:val="18"/>
                <w:szCs w:val="18"/>
              </w:rPr>
              <w:t>Billing Program Reference</w:t>
            </w:r>
          </w:p>
        </w:tc>
        <w:tc>
          <w:tcPr>
            <w:tcW w:w="0" w:type="auto"/>
          </w:tcPr>
          <w:p w14:paraId="01D0EB0A" w14:textId="3C76D599" w:rsidR="009F5305" w:rsidRPr="00EC5C25" w:rsidRDefault="009F5305" w:rsidP="009F5305">
            <w:pPr>
              <w:jc w:val="right"/>
              <w:rPr>
                <w:rFonts w:ascii="Calibri" w:hAnsi="Calibri" w:cs="Calibri"/>
                <w:sz w:val="18"/>
                <w:szCs w:val="18"/>
              </w:rPr>
            </w:pPr>
            <w:r w:rsidRPr="00EC5C25">
              <w:rPr>
                <w:rFonts w:ascii="Calibri" w:hAnsi="Calibri" w:cs="Calibri"/>
                <w:color w:val="EE0000"/>
                <w:sz w:val="18"/>
                <w:szCs w:val="18"/>
              </w:rPr>
              <w:t>Conditional</w:t>
            </w:r>
          </w:p>
        </w:tc>
        <w:tc>
          <w:tcPr>
            <w:tcW w:w="0" w:type="auto"/>
          </w:tcPr>
          <w:p w14:paraId="46D59C13" w14:textId="35ED1072" w:rsidR="009F5305" w:rsidRDefault="009F5305" w:rsidP="009F5305">
            <w:pPr>
              <w:jc w:val="right"/>
              <w:rPr>
                <w:rFonts w:ascii="Calibri" w:hAnsi="Calibri" w:cs="Calibri"/>
                <w:sz w:val="18"/>
                <w:szCs w:val="18"/>
              </w:rPr>
            </w:pPr>
            <w:r>
              <w:rPr>
                <w:rFonts w:ascii="Calibri" w:hAnsi="Calibri" w:cs="Calibri"/>
                <w:color w:val="EE0000"/>
                <w:sz w:val="18"/>
                <w:szCs w:val="18"/>
              </w:rPr>
              <w:t>7</w:t>
            </w:r>
          </w:p>
        </w:tc>
      </w:tr>
    </w:tbl>
    <w:p w14:paraId="2ABCB97F" w14:textId="77777777" w:rsidR="00824552" w:rsidRPr="009B037E" w:rsidRDefault="00824552" w:rsidP="006932D8">
      <w:pPr>
        <w:ind w:left="405"/>
        <w:rPr>
          <w:rFonts w:ascii="Calibri" w:hAnsi="Calibri" w:cs="Calibri"/>
          <w:sz w:val="18"/>
          <w:szCs w:val="18"/>
        </w:rPr>
      </w:pPr>
    </w:p>
    <w:p w14:paraId="6027385D" w14:textId="5C249878" w:rsidR="006932D8" w:rsidRPr="009B037E" w:rsidRDefault="006932D8" w:rsidP="00A207EE">
      <w:pPr>
        <w:ind w:left="405"/>
        <w:rPr>
          <w:rFonts w:ascii="Calibri" w:hAnsi="Calibri" w:cs="Calibri"/>
          <w:sz w:val="18"/>
          <w:szCs w:val="18"/>
        </w:rPr>
      </w:pPr>
    </w:p>
    <w:p w14:paraId="1F03CD20" w14:textId="2F8651DF" w:rsidR="009802CF" w:rsidRPr="00191C0E" w:rsidRDefault="009802CF" w:rsidP="009802CF">
      <w:pPr>
        <w:pStyle w:val="Heading3"/>
        <w:numPr>
          <w:ilvl w:val="2"/>
          <w:numId w:val="9"/>
        </w:numPr>
        <w:ind w:left="630" w:hanging="630"/>
        <w:rPr>
          <w:rFonts w:ascii="Calibri" w:eastAsia="Times New Roman" w:hAnsi="Calibri" w:cs="Calibri"/>
          <w:b/>
          <w:bCs/>
          <w:sz w:val="20"/>
          <w:szCs w:val="20"/>
          <w:highlight w:val="yellow"/>
        </w:rPr>
      </w:pPr>
      <w:bookmarkStart w:id="132" w:name="_Toc228300250"/>
      <w:r w:rsidRPr="00191C0E">
        <w:rPr>
          <w:rFonts w:ascii="Calibri" w:eastAsia="Times New Roman" w:hAnsi="Calibri" w:cs="Calibri"/>
          <w:b/>
          <w:bCs/>
          <w:sz w:val="20"/>
          <w:szCs w:val="20"/>
          <w:highlight w:val="yellow"/>
        </w:rPr>
        <w:t>Care Plan Task Linkage (Optional)</w:t>
      </w:r>
      <w:bookmarkEnd w:id="132"/>
    </w:p>
    <w:p w14:paraId="401BE908" w14:textId="77777777" w:rsidR="009802CF" w:rsidRDefault="009802CF" w:rsidP="009802CF"/>
    <w:p w14:paraId="6CE6314C" w14:textId="77777777" w:rsidR="004C400B" w:rsidRDefault="004C400B" w:rsidP="009802CF"/>
    <w:p w14:paraId="5AB6A508" w14:textId="77777777" w:rsidR="004C400B" w:rsidRPr="000B2097" w:rsidRDefault="004C400B" w:rsidP="000B2097">
      <w:pPr>
        <w:ind w:left="630"/>
        <w:rPr>
          <w:rFonts w:ascii="Calibri" w:hAnsi="Calibri" w:cs="Calibri"/>
          <w:sz w:val="18"/>
          <w:szCs w:val="18"/>
        </w:rPr>
      </w:pPr>
      <w:r w:rsidRPr="000B2097">
        <w:rPr>
          <w:rFonts w:ascii="Calibri" w:hAnsi="Calibri" w:cs="Calibri"/>
          <w:sz w:val="18"/>
          <w:szCs w:val="18"/>
        </w:rPr>
        <w:lastRenderedPageBreak/>
        <w:t>This section defines the only supported template-level linkage for reusable Task Templates in the current model.</w:t>
      </w:r>
      <w:r w:rsidRPr="000B2097">
        <w:rPr>
          <w:rFonts w:ascii="Calibri" w:hAnsi="Calibri" w:cs="Calibri"/>
          <w:sz w:val="18"/>
          <w:szCs w:val="18"/>
        </w:rPr>
        <w:br/>
        <w:t>A Care Plan may link one or more published Task Template Versions for patient-facing or staff-facing care-plan actions such as onboarding, setup, education, compliance, formal review preparation, ongoing care actions, and closure-related actions.</w:t>
      </w:r>
    </w:p>
    <w:p w14:paraId="2BE6028B" w14:textId="77777777" w:rsidR="004C400B" w:rsidRPr="000B2097" w:rsidRDefault="004C400B" w:rsidP="000B2097">
      <w:pPr>
        <w:ind w:left="630"/>
        <w:rPr>
          <w:rFonts w:ascii="Calibri" w:hAnsi="Calibri" w:cs="Calibri"/>
          <w:sz w:val="18"/>
          <w:szCs w:val="18"/>
        </w:rPr>
      </w:pPr>
      <w:r w:rsidRPr="000B2097">
        <w:rPr>
          <w:rFonts w:ascii="Calibri" w:hAnsi="Calibri" w:cs="Calibri"/>
          <w:sz w:val="18"/>
          <w:szCs w:val="18"/>
        </w:rPr>
        <w:t>Each Care Plan Task Linkage entry references exactly one reusable Task Template and defines how that task is used within the Care Plan journey. Task execution, runtime task creation, reminders, completion tracking, automatic completion from related runtime objects, and patient/staff display are handled by downstream runtime services.</w:t>
      </w:r>
    </w:p>
    <w:p w14:paraId="12DA365D" w14:textId="77777777" w:rsidR="004C400B" w:rsidRDefault="004C400B" w:rsidP="009802CF"/>
    <w:p w14:paraId="1E40D176" w14:textId="77777777" w:rsidR="004C400B" w:rsidRDefault="004C400B" w:rsidP="009802CF"/>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32"/>
        <w:gridCol w:w="864"/>
        <w:gridCol w:w="816"/>
        <w:gridCol w:w="804"/>
        <w:gridCol w:w="1605"/>
        <w:gridCol w:w="626"/>
        <w:gridCol w:w="639"/>
        <w:gridCol w:w="1754"/>
      </w:tblGrid>
      <w:tr w:rsidR="004C400B" w:rsidRPr="004C400B" w14:paraId="6943CB31" w14:textId="77777777" w:rsidTr="000B2097">
        <w:tc>
          <w:tcPr>
            <w:tcW w:w="22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F5896B"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Field</w:t>
            </w:r>
          </w:p>
        </w:tc>
        <w:tc>
          <w:tcPr>
            <w:tcW w:w="76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A5C9F5" w14:textId="77777777" w:rsidR="004C400B" w:rsidRPr="000B2097" w:rsidRDefault="004C400B" w:rsidP="000B2097">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Mandatory</w:t>
            </w:r>
          </w:p>
        </w:tc>
        <w:tc>
          <w:tcPr>
            <w:tcW w:w="8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4167B0"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Data Type</w:t>
            </w:r>
          </w:p>
        </w:tc>
        <w:tc>
          <w:tcPr>
            <w:tcW w:w="8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33A0CE"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Source</w:t>
            </w:r>
          </w:p>
        </w:tc>
        <w:tc>
          <w:tcPr>
            <w:tcW w:w="16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ACDED1"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Allowed Values / Reference</w:t>
            </w:r>
          </w:p>
        </w:tc>
        <w:tc>
          <w:tcPr>
            <w:tcW w:w="6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ECEBEA"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Default Value</w:t>
            </w:r>
          </w:p>
        </w:tc>
        <w:tc>
          <w:tcPr>
            <w:tcW w:w="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2350BD"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Display</w:t>
            </w:r>
          </w:p>
        </w:tc>
        <w:tc>
          <w:tcPr>
            <w:tcW w:w="182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DD4F9A"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Notes / Constraints</w:t>
            </w:r>
          </w:p>
        </w:tc>
      </w:tr>
      <w:tr w:rsidR="004C400B" w:rsidRPr="004C400B" w14:paraId="5C5140B4" w14:textId="77777777" w:rsidTr="000B2097">
        <w:tc>
          <w:tcPr>
            <w:tcW w:w="22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D70791"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LinkedTaskTemplateVersionID</w:t>
            </w:r>
          </w:p>
        </w:tc>
        <w:tc>
          <w:tcPr>
            <w:tcW w:w="76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4A2DAE" w14:textId="77777777" w:rsidR="004C400B" w:rsidRPr="000B2097" w:rsidRDefault="004C400B" w:rsidP="000B2097">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w:t>
            </w:r>
          </w:p>
        </w:tc>
        <w:tc>
          <w:tcPr>
            <w:tcW w:w="8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C7242E"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UUID</w:t>
            </w:r>
          </w:p>
        </w:tc>
        <w:tc>
          <w:tcPr>
            <w:tcW w:w="8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C3ECDA"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Template Reference</w:t>
            </w:r>
          </w:p>
        </w:tc>
        <w:tc>
          <w:tcPr>
            <w:tcW w:w="16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622F80"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Must reference one Published Task Template Version</w:t>
            </w:r>
          </w:p>
        </w:tc>
        <w:tc>
          <w:tcPr>
            <w:tcW w:w="6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C52635"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None</w:t>
            </w:r>
          </w:p>
        </w:tc>
        <w:tc>
          <w:tcPr>
            <w:tcW w:w="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577786"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Main</w:t>
            </w:r>
          </w:p>
        </w:tc>
        <w:tc>
          <w:tcPr>
            <w:tcW w:w="182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913955"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Each Care Plan Task Linkage entry references exactly one reusable Task Template.</w:t>
            </w:r>
          </w:p>
        </w:tc>
      </w:tr>
      <w:tr w:rsidR="004C400B" w:rsidRPr="004C400B" w14:paraId="75C373D6" w14:textId="77777777" w:rsidTr="000B2097">
        <w:tc>
          <w:tcPr>
            <w:tcW w:w="22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2C1687"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TaskWorkflowStage</w:t>
            </w:r>
          </w:p>
        </w:tc>
        <w:tc>
          <w:tcPr>
            <w:tcW w:w="76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690A6B" w14:textId="77777777" w:rsidR="004C400B" w:rsidRPr="000B2097" w:rsidRDefault="004C400B" w:rsidP="000B2097">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w:t>
            </w:r>
          </w:p>
        </w:tc>
        <w:tc>
          <w:tcPr>
            <w:tcW w:w="8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C16863"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Enum</w:t>
            </w:r>
          </w:p>
        </w:tc>
        <w:tc>
          <w:tcPr>
            <w:tcW w:w="8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CE7CAC"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Metadata Registry</w:t>
            </w:r>
          </w:p>
        </w:tc>
        <w:tc>
          <w:tcPr>
            <w:tcW w:w="16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91C31B"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Onboarding / OngoingCare / FormalReview / Closure</w:t>
            </w:r>
          </w:p>
        </w:tc>
        <w:tc>
          <w:tcPr>
            <w:tcW w:w="6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F69696"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None</w:t>
            </w:r>
          </w:p>
        </w:tc>
        <w:tc>
          <w:tcPr>
            <w:tcW w:w="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FBBFAD"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Main</w:t>
            </w:r>
          </w:p>
        </w:tc>
        <w:tc>
          <w:tcPr>
            <w:tcW w:w="182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F518C1"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Defines the Care Plan journey stage in which this linked task is used.</w:t>
            </w:r>
          </w:p>
        </w:tc>
      </w:tr>
      <w:tr w:rsidR="004C400B" w:rsidRPr="004C400B" w14:paraId="57FE990F" w14:textId="77777777" w:rsidTr="000B2097">
        <w:tc>
          <w:tcPr>
            <w:tcW w:w="22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3FBCC5"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TaskGenerationTrigger</w:t>
            </w:r>
          </w:p>
        </w:tc>
        <w:tc>
          <w:tcPr>
            <w:tcW w:w="76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39BE4A" w14:textId="77777777" w:rsidR="004C400B" w:rsidRPr="000B2097" w:rsidRDefault="004C400B" w:rsidP="000B2097">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w:t>
            </w:r>
          </w:p>
        </w:tc>
        <w:tc>
          <w:tcPr>
            <w:tcW w:w="8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45E5DC"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Enum</w:t>
            </w:r>
          </w:p>
        </w:tc>
        <w:tc>
          <w:tcPr>
            <w:tcW w:w="8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9025F9"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Metadata Registry</w:t>
            </w:r>
          </w:p>
        </w:tc>
        <w:tc>
          <w:tcPr>
            <w:tcW w:w="16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0DC7BA"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AtCarePlanActivated / AtCarePlanFullyActive / AtReviewDue / AtCarePlanClosure / Manual</w:t>
            </w:r>
          </w:p>
        </w:tc>
        <w:tc>
          <w:tcPr>
            <w:tcW w:w="6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B41798"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None</w:t>
            </w:r>
          </w:p>
        </w:tc>
        <w:tc>
          <w:tcPr>
            <w:tcW w:w="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F9E0B6"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Main</w:t>
            </w:r>
          </w:p>
        </w:tc>
        <w:tc>
          <w:tcPr>
            <w:tcW w:w="182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2E6C53"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Defines when downstream runtime services may generate the runtime task instance.</w:t>
            </w:r>
          </w:p>
        </w:tc>
      </w:tr>
      <w:tr w:rsidR="004C400B" w:rsidRPr="004C400B" w14:paraId="058FCB98" w14:textId="77777777" w:rsidTr="000B2097">
        <w:tc>
          <w:tcPr>
            <w:tcW w:w="22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42C211"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RequiredForStageCompletion</w:t>
            </w:r>
          </w:p>
        </w:tc>
        <w:tc>
          <w:tcPr>
            <w:tcW w:w="76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1BFC69" w14:textId="77777777" w:rsidR="004C400B" w:rsidRPr="000B2097" w:rsidRDefault="004C400B" w:rsidP="000B2097">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w:t>
            </w:r>
          </w:p>
        </w:tc>
        <w:tc>
          <w:tcPr>
            <w:tcW w:w="8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AF3A1B"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Boolean</w:t>
            </w:r>
          </w:p>
        </w:tc>
        <w:tc>
          <w:tcPr>
            <w:tcW w:w="8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552893"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User</w:t>
            </w:r>
          </w:p>
        </w:tc>
        <w:tc>
          <w:tcPr>
            <w:tcW w:w="16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027887"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True / False</w:t>
            </w:r>
          </w:p>
        </w:tc>
        <w:tc>
          <w:tcPr>
            <w:tcW w:w="6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D6A6D1"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False</w:t>
            </w:r>
          </w:p>
        </w:tc>
        <w:tc>
          <w:tcPr>
            <w:tcW w:w="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CA563F"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Settings</w:t>
            </w:r>
          </w:p>
        </w:tc>
        <w:tc>
          <w:tcPr>
            <w:tcW w:w="182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5BA32C"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If True, downstream runtime services may use completion of this linked runtime task as a requirement before the associated workflow stage is marked complete.</w:t>
            </w:r>
          </w:p>
        </w:tc>
      </w:tr>
      <w:tr w:rsidR="004C400B" w:rsidRPr="004C400B" w14:paraId="22918E18" w14:textId="77777777" w:rsidTr="000B2097">
        <w:tc>
          <w:tcPr>
            <w:tcW w:w="22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823C64"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DisplayAsChecklistItem</w:t>
            </w:r>
          </w:p>
        </w:tc>
        <w:tc>
          <w:tcPr>
            <w:tcW w:w="76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53AEAE" w14:textId="77777777" w:rsidR="004C400B" w:rsidRPr="000B2097" w:rsidRDefault="004C400B" w:rsidP="000B2097">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w:t>
            </w:r>
          </w:p>
        </w:tc>
        <w:tc>
          <w:tcPr>
            <w:tcW w:w="8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6127B3"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Boolean</w:t>
            </w:r>
          </w:p>
        </w:tc>
        <w:tc>
          <w:tcPr>
            <w:tcW w:w="8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3CB360"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User</w:t>
            </w:r>
          </w:p>
        </w:tc>
        <w:tc>
          <w:tcPr>
            <w:tcW w:w="16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BA504E"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True / False</w:t>
            </w:r>
          </w:p>
        </w:tc>
        <w:tc>
          <w:tcPr>
            <w:tcW w:w="6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A77F6D"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False</w:t>
            </w:r>
          </w:p>
        </w:tc>
        <w:tc>
          <w:tcPr>
            <w:tcW w:w="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D05030"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Main</w:t>
            </w:r>
          </w:p>
        </w:tc>
        <w:tc>
          <w:tcPr>
            <w:tcW w:w="182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A1283D" w14:textId="77777777" w:rsidR="004C400B" w:rsidRPr="000B2097" w:rsidRDefault="004C400B" w:rsidP="004C400B">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If True, the linked task is eligible to appear as a checklist item in the relevant stage-specific workflow UI.</w:t>
            </w:r>
          </w:p>
        </w:tc>
      </w:tr>
    </w:tbl>
    <w:p w14:paraId="037EA206" w14:textId="77777777" w:rsidR="004C400B" w:rsidRPr="009802CF" w:rsidRDefault="004C400B" w:rsidP="004C400B"/>
    <w:p w14:paraId="53CC2AE4" w14:textId="77777777" w:rsidR="00851A62" w:rsidRDefault="00851A62" w:rsidP="009802CF">
      <w:pPr>
        <w:pStyle w:val="NormalWeb"/>
        <w:spacing w:before="0" w:beforeAutospacing="0" w:after="0" w:afterAutospacing="0"/>
        <w:rPr>
          <w:rFonts w:ascii="Calibri" w:hAnsi="Calibri" w:cs="Calibri"/>
          <w:sz w:val="18"/>
          <w:szCs w:val="18"/>
        </w:rPr>
      </w:pPr>
    </w:p>
    <w:p w14:paraId="754D05FF" w14:textId="77777777" w:rsidR="009802CF" w:rsidRDefault="009802CF" w:rsidP="009802CF">
      <w:pPr>
        <w:pStyle w:val="NormalWeb"/>
        <w:spacing w:before="0" w:beforeAutospacing="0" w:after="0" w:afterAutospacing="0"/>
        <w:rPr>
          <w:rFonts w:ascii="Calibri" w:hAnsi="Calibri" w:cs="Calibri"/>
          <w:sz w:val="18"/>
          <w:szCs w:val="18"/>
        </w:rPr>
      </w:pPr>
      <w:r>
        <w:rPr>
          <w:rFonts w:ascii="Calibri" w:hAnsi="Calibri" w:cs="Calibri"/>
          <w:b/>
          <w:bCs/>
          <w:sz w:val="18"/>
          <w:szCs w:val="18"/>
        </w:rPr>
        <w:t>Constraints</w:t>
      </w:r>
    </w:p>
    <w:p w14:paraId="6FC27AD7" w14:textId="77777777" w:rsidR="004C400B" w:rsidRDefault="004C400B" w:rsidP="000B2097">
      <w:pPr>
        <w:numPr>
          <w:ilvl w:val="1"/>
          <w:numId w:val="119"/>
        </w:numPr>
        <w:textAlignment w:val="center"/>
        <w:rPr>
          <w:rFonts w:ascii="Calibri" w:hAnsi="Calibri" w:cs="Calibri"/>
          <w:sz w:val="22"/>
          <w:szCs w:val="22"/>
        </w:rPr>
      </w:pPr>
      <w:r>
        <w:rPr>
          <w:rFonts w:ascii="Calibri" w:hAnsi="Calibri" w:cs="Calibri"/>
          <w:sz w:val="18"/>
          <w:szCs w:val="18"/>
        </w:rPr>
        <w:t xml:space="preserve">A Care Plan may link one or more Published Task Template Versions through separate Care Plan Task Linkage entries. </w:t>
      </w:r>
    </w:p>
    <w:p w14:paraId="12EF8EA8" w14:textId="77777777" w:rsidR="004C400B" w:rsidRDefault="004C400B" w:rsidP="000B2097">
      <w:pPr>
        <w:numPr>
          <w:ilvl w:val="1"/>
          <w:numId w:val="119"/>
        </w:numPr>
        <w:textAlignment w:val="center"/>
        <w:rPr>
          <w:rFonts w:ascii="Calibri" w:hAnsi="Calibri" w:cs="Calibri"/>
          <w:sz w:val="22"/>
          <w:szCs w:val="22"/>
        </w:rPr>
      </w:pPr>
      <w:r>
        <w:rPr>
          <w:rFonts w:ascii="Calibri" w:hAnsi="Calibri" w:cs="Calibri"/>
          <w:sz w:val="18"/>
          <w:szCs w:val="18"/>
        </w:rPr>
        <w:t xml:space="preserve">Each Care Plan Task Linkage entry must reference exactly one Published Task Template Version. </w:t>
      </w:r>
    </w:p>
    <w:p w14:paraId="0B4082F3" w14:textId="77777777" w:rsidR="004C400B" w:rsidRDefault="004C400B" w:rsidP="000B2097">
      <w:pPr>
        <w:numPr>
          <w:ilvl w:val="1"/>
          <w:numId w:val="119"/>
        </w:numPr>
        <w:textAlignment w:val="center"/>
        <w:rPr>
          <w:rFonts w:ascii="Calibri" w:hAnsi="Calibri" w:cs="Calibri"/>
          <w:sz w:val="22"/>
          <w:szCs w:val="22"/>
        </w:rPr>
      </w:pPr>
      <w:r>
        <w:rPr>
          <w:rFonts w:ascii="Calibri" w:hAnsi="Calibri" w:cs="Calibri"/>
          <w:sz w:val="18"/>
          <w:szCs w:val="18"/>
        </w:rPr>
        <w:t xml:space="preserve">Linked Task Templates must be compatible with the Care Plan profile. </w:t>
      </w:r>
    </w:p>
    <w:p w14:paraId="44EC556E" w14:textId="77777777" w:rsidR="004C400B" w:rsidRDefault="004C400B" w:rsidP="000B2097">
      <w:pPr>
        <w:numPr>
          <w:ilvl w:val="1"/>
          <w:numId w:val="119"/>
        </w:numPr>
        <w:textAlignment w:val="center"/>
        <w:rPr>
          <w:rFonts w:ascii="Calibri" w:hAnsi="Calibri" w:cs="Calibri"/>
          <w:sz w:val="22"/>
          <w:szCs w:val="22"/>
        </w:rPr>
      </w:pPr>
      <w:r>
        <w:rPr>
          <w:rFonts w:ascii="Calibri" w:hAnsi="Calibri" w:cs="Calibri"/>
          <w:sz w:val="18"/>
          <w:szCs w:val="18"/>
        </w:rPr>
        <w:t xml:space="preserve">Care Plan Task Linkage is the supported template-level mechanism for assigning reusable Task Templates to a care program in the current model. </w:t>
      </w:r>
    </w:p>
    <w:p w14:paraId="39963CCC" w14:textId="77777777" w:rsidR="004C400B" w:rsidRDefault="004C400B" w:rsidP="000B2097">
      <w:pPr>
        <w:numPr>
          <w:ilvl w:val="1"/>
          <w:numId w:val="119"/>
        </w:numPr>
        <w:textAlignment w:val="center"/>
        <w:rPr>
          <w:rFonts w:ascii="Calibri" w:hAnsi="Calibri" w:cs="Calibri"/>
          <w:sz w:val="22"/>
          <w:szCs w:val="22"/>
        </w:rPr>
      </w:pPr>
      <w:r>
        <w:rPr>
          <w:rFonts w:ascii="Calibri" w:hAnsi="Calibri" w:cs="Calibri"/>
          <w:sz w:val="18"/>
          <w:szCs w:val="18"/>
        </w:rPr>
        <w:t xml:space="preserve">TaskWorkflowStage is defined at the Care Plan Task Linkage level because the same reusable Task Template may be used at different journey stages across different Care Plans. </w:t>
      </w:r>
    </w:p>
    <w:p w14:paraId="53A71DCC" w14:textId="77777777" w:rsidR="004C400B" w:rsidRDefault="004C400B" w:rsidP="000B2097">
      <w:pPr>
        <w:numPr>
          <w:ilvl w:val="1"/>
          <w:numId w:val="119"/>
        </w:numPr>
        <w:textAlignment w:val="center"/>
        <w:rPr>
          <w:rFonts w:ascii="Calibri" w:hAnsi="Calibri" w:cs="Calibri"/>
          <w:sz w:val="22"/>
          <w:szCs w:val="22"/>
        </w:rPr>
      </w:pPr>
      <w:r>
        <w:rPr>
          <w:rFonts w:ascii="Calibri" w:hAnsi="Calibri" w:cs="Calibri"/>
          <w:sz w:val="18"/>
          <w:szCs w:val="18"/>
        </w:rPr>
        <w:t xml:space="preserve">TaskGenerationTrigger is defined at the Care Plan Task Linkage level because the same reusable Task Template may be generated at different points in different Care Plans. </w:t>
      </w:r>
    </w:p>
    <w:p w14:paraId="4D2F0415" w14:textId="77777777" w:rsidR="004C400B" w:rsidRDefault="004C400B" w:rsidP="000B2097">
      <w:pPr>
        <w:numPr>
          <w:ilvl w:val="1"/>
          <w:numId w:val="119"/>
        </w:numPr>
        <w:textAlignment w:val="center"/>
        <w:rPr>
          <w:rFonts w:ascii="Calibri" w:hAnsi="Calibri" w:cs="Calibri"/>
          <w:sz w:val="22"/>
          <w:szCs w:val="22"/>
        </w:rPr>
      </w:pPr>
      <w:r>
        <w:rPr>
          <w:rFonts w:ascii="Calibri" w:hAnsi="Calibri" w:cs="Calibri"/>
          <w:sz w:val="18"/>
          <w:szCs w:val="18"/>
        </w:rPr>
        <w:t xml:space="preserve">RequiredForStageCompletion = True does not complete or validate the workflow stage inside Template Service. It only signals that downstream runtime services may use the runtime task completion state as a stage-completion dependency. </w:t>
      </w:r>
    </w:p>
    <w:p w14:paraId="1FBC85D4" w14:textId="77777777" w:rsidR="004C400B" w:rsidRDefault="004C400B" w:rsidP="000B2097">
      <w:pPr>
        <w:numPr>
          <w:ilvl w:val="1"/>
          <w:numId w:val="119"/>
        </w:numPr>
        <w:textAlignment w:val="center"/>
        <w:rPr>
          <w:rFonts w:ascii="Calibri" w:hAnsi="Calibri" w:cs="Calibri"/>
          <w:sz w:val="22"/>
          <w:szCs w:val="22"/>
        </w:rPr>
      </w:pPr>
      <w:r>
        <w:rPr>
          <w:rFonts w:ascii="Calibri" w:hAnsi="Calibri" w:cs="Calibri"/>
          <w:sz w:val="18"/>
          <w:szCs w:val="18"/>
        </w:rPr>
        <w:t xml:space="preserve">DisplayAsChecklistItem = True does not define the UI layout. It only indicates that the task is eligible to appear in a downstream onboarding, review, or closure checklist view. </w:t>
      </w:r>
    </w:p>
    <w:p w14:paraId="1E66D495" w14:textId="77777777" w:rsidR="004C400B" w:rsidRDefault="004C400B" w:rsidP="000B2097">
      <w:pPr>
        <w:numPr>
          <w:ilvl w:val="1"/>
          <w:numId w:val="119"/>
        </w:numPr>
        <w:textAlignment w:val="center"/>
        <w:rPr>
          <w:rFonts w:ascii="Calibri" w:hAnsi="Calibri" w:cs="Calibri"/>
          <w:sz w:val="22"/>
          <w:szCs w:val="22"/>
        </w:rPr>
      </w:pPr>
      <w:r>
        <w:rPr>
          <w:rFonts w:ascii="Calibri" w:hAnsi="Calibri" w:cs="Calibri"/>
          <w:sz w:val="18"/>
          <w:szCs w:val="18"/>
        </w:rPr>
        <w:t xml:space="preserve">Task Template continues to define reusable task identity, assignment type, reminder eligibility, mobile/action classification, and action destination where applicable. </w:t>
      </w:r>
    </w:p>
    <w:p w14:paraId="69F6254E" w14:textId="77777777" w:rsidR="004C400B" w:rsidRDefault="004C400B" w:rsidP="000B2097">
      <w:pPr>
        <w:numPr>
          <w:ilvl w:val="1"/>
          <w:numId w:val="119"/>
        </w:numPr>
        <w:textAlignment w:val="center"/>
        <w:rPr>
          <w:rFonts w:ascii="Calibri" w:hAnsi="Calibri" w:cs="Calibri"/>
          <w:sz w:val="22"/>
          <w:szCs w:val="22"/>
        </w:rPr>
      </w:pPr>
      <w:r>
        <w:rPr>
          <w:rFonts w:ascii="Calibri" w:hAnsi="Calibri" w:cs="Calibri"/>
          <w:sz w:val="18"/>
          <w:szCs w:val="18"/>
        </w:rPr>
        <w:t>Runtime task creation, state management, reminder execution, automatic completion, checklist rendering, Action Center surfacing, and stage-completion validation are handled by downstream runtime services.</w:t>
      </w:r>
    </w:p>
    <w:p w14:paraId="5BAA2598" w14:textId="66D6F479" w:rsidR="006932D8" w:rsidRPr="009B037E" w:rsidRDefault="00617A83" w:rsidP="00F45909">
      <w:pPr>
        <w:pStyle w:val="Heading3"/>
        <w:numPr>
          <w:ilvl w:val="2"/>
          <w:numId w:val="9"/>
        </w:numPr>
        <w:ind w:left="630" w:hanging="630"/>
        <w:rPr>
          <w:rFonts w:ascii="Calibri" w:eastAsia="Times New Roman" w:hAnsi="Calibri" w:cs="Calibri"/>
          <w:b/>
          <w:bCs/>
          <w:sz w:val="20"/>
          <w:szCs w:val="20"/>
        </w:rPr>
      </w:pPr>
      <w:bookmarkStart w:id="133" w:name="_Toc228300251"/>
      <w:bookmarkStart w:id="134" w:name="_Toc228300252"/>
      <w:bookmarkEnd w:id="133"/>
      <w:r>
        <w:rPr>
          <w:rFonts w:ascii="Calibri" w:eastAsia="Times New Roman" w:hAnsi="Calibri" w:cs="Calibri"/>
          <w:b/>
          <w:bCs/>
          <w:sz w:val="20"/>
          <w:szCs w:val="20"/>
        </w:rPr>
        <w:lastRenderedPageBreak/>
        <w:t>Section</w:t>
      </w:r>
      <w:r w:rsidR="006932D8" w:rsidRPr="009B037E">
        <w:rPr>
          <w:rFonts w:ascii="Calibri" w:eastAsia="Times New Roman" w:hAnsi="Calibri" w:cs="Calibri"/>
          <w:b/>
          <w:bCs/>
          <w:sz w:val="20"/>
          <w:szCs w:val="20"/>
        </w:rPr>
        <w:t xml:space="preserve">: </w:t>
      </w:r>
      <w:r w:rsidR="00AB295A">
        <w:rPr>
          <w:rFonts w:ascii="Calibri" w:eastAsia="Times New Roman" w:hAnsi="Calibri" w:cs="Calibri"/>
          <w:b/>
          <w:bCs/>
          <w:sz w:val="20"/>
          <w:szCs w:val="20"/>
        </w:rPr>
        <w:t xml:space="preserve">Monitoring </w:t>
      </w:r>
      <w:r w:rsidR="0056062F">
        <w:rPr>
          <w:rFonts w:ascii="Calibri" w:eastAsia="Times New Roman" w:hAnsi="Calibri" w:cs="Calibri"/>
          <w:b/>
          <w:bCs/>
          <w:sz w:val="20"/>
          <w:szCs w:val="20"/>
        </w:rPr>
        <w:t xml:space="preserve">Template Linkage </w:t>
      </w:r>
      <w:r w:rsidR="006932D8" w:rsidRPr="009B037E">
        <w:rPr>
          <w:rFonts w:ascii="Calibri" w:eastAsia="Times New Roman" w:hAnsi="Calibri" w:cs="Calibri"/>
          <w:b/>
          <w:bCs/>
          <w:sz w:val="20"/>
          <w:szCs w:val="20"/>
        </w:rPr>
        <w:t>(Optional)</w:t>
      </w:r>
      <w:bookmarkEnd w:id="134"/>
    </w:p>
    <w:p w14:paraId="54C49069" w14:textId="77777777" w:rsidR="00E92047" w:rsidRDefault="00E92047" w:rsidP="00A559B7">
      <w:pPr>
        <w:ind w:left="405"/>
        <w:rPr>
          <w:rFonts w:ascii="Calibri" w:hAnsi="Calibri" w:cs="Calibri"/>
          <w:sz w:val="18"/>
          <w:szCs w:val="18"/>
        </w:rPr>
      </w:pPr>
    </w:p>
    <w:p w14:paraId="4B43CE17" w14:textId="77777777" w:rsidR="0056062F" w:rsidRPr="0056062F" w:rsidRDefault="0056062F" w:rsidP="0056062F">
      <w:pPr>
        <w:ind w:left="405"/>
        <w:rPr>
          <w:rFonts w:ascii="Calibri" w:hAnsi="Calibri" w:cs="Calibri"/>
          <w:sz w:val="18"/>
          <w:szCs w:val="18"/>
        </w:rPr>
      </w:pPr>
      <w:r w:rsidRPr="0056062F">
        <w:rPr>
          <w:rFonts w:ascii="Calibri" w:hAnsi="Calibri" w:cs="Calibri"/>
          <w:sz w:val="18"/>
          <w:szCs w:val="18"/>
        </w:rPr>
        <w:t>This section defines Monitoring Template linkage at Care Plan level. A Care Plan may link to one or more published Monitoring Template Versions.</w:t>
      </w:r>
    </w:p>
    <w:p w14:paraId="03463575" w14:textId="77777777" w:rsidR="0056062F" w:rsidRPr="0056062F" w:rsidRDefault="0056062F" w:rsidP="0056062F">
      <w:pPr>
        <w:ind w:left="405"/>
        <w:rPr>
          <w:rFonts w:ascii="Calibri" w:hAnsi="Calibri" w:cs="Calibri"/>
          <w:sz w:val="18"/>
          <w:szCs w:val="18"/>
        </w:rPr>
      </w:pPr>
    </w:p>
    <w:p w14:paraId="377D689A" w14:textId="77777777" w:rsidR="0056062F" w:rsidRPr="0056062F" w:rsidRDefault="0056062F" w:rsidP="0056062F">
      <w:pPr>
        <w:ind w:left="405"/>
        <w:rPr>
          <w:rFonts w:ascii="Calibri" w:hAnsi="Calibri" w:cs="Calibri"/>
          <w:sz w:val="18"/>
          <w:szCs w:val="18"/>
        </w:rPr>
      </w:pPr>
      <w:r w:rsidRPr="0056062F">
        <w:rPr>
          <w:rFonts w:ascii="Calibri" w:hAnsi="Calibri" w:cs="Calibri"/>
          <w:sz w:val="18"/>
          <w:szCs w:val="18"/>
        </w:rPr>
        <w:t>Monitoring Template defines what data is collected, how it is collected, expected frequency, supported data sources (device, manual, integration), and associated threshold and alert evaluation behavior.</w:t>
      </w:r>
    </w:p>
    <w:p w14:paraId="61229E08" w14:textId="77777777" w:rsidR="0056062F" w:rsidRPr="0056062F" w:rsidRDefault="0056062F" w:rsidP="0056062F">
      <w:pPr>
        <w:ind w:left="405"/>
        <w:rPr>
          <w:rFonts w:ascii="Calibri" w:hAnsi="Calibri" w:cs="Calibri"/>
          <w:sz w:val="18"/>
          <w:szCs w:val="18"/>
        </w:rPr>
      </w:pPr>
    </w:p>
    <w:p w14:paraId="74DFEC86" w14:textId="7A5EF1F5" w:rsidR="00AB295A" w:rsidRDefault="0056062F" w:rsidP="0056062F">
      <w:pPr>
        <w:ind w:left="405"/>
        <w:rPr>
          <w:rFonts w:ascii="Calibri" w:hAnsi="Calibri" w:cs="Calibri"/>
          <w:sz w:val="18"/>
          <w:szCs w:val="18"/>
        </w:rPr>
      </w:pPr>
      <w:r w:rsidRPr="0056062F">
        <w:rPr>
          <w:rFonts w:ascii="Calibri" w:hAnsi="Calibri" w:cs="Calibri"/>
          <w:sz w:val="18"/>
          <w:szCs w:val="18"/>
        </w:rPr>
        <w:t>Care Plan references Monitoring Template(s) and does not define monitoring rules inline.</w:t>
      </w:r>
    </w:p>
    <w:p w14:paraId="715AAC03" w14:textId="77777777" w:rsidR="0056062F" w:rsidRPr="0056062F" w:rsidRDefault="0056062F" w:rsidP="000B2097">
      <w:pPr>
        <w:ind w:left="405"/>
        <w:rPr>
          <w:rFonts w:ascii="Calibri" w:hAnsi="Calibri" w:cs="Calibri"/>
          <w:sz w:val="18"/>
          <w:szCs w:val="18"/>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525"/>
        <w:gridCol w:w="1028"/>
        <w:gridCol w:w="929"/>
        <w:gridCol w:w="876"/>
        <w:gridCol w:w="1282"/>
        <w:gridCol w:w="725"/>
        <w:gridCol w:w="731"/>
        <w:gridCol w:w="1244"/>
      </w:tblGrid>
      <w:tr w:rsidR="0056062F" w14:paraId="57B67494" w14:textId="77777777" w:rsidTr="000B2097">
        <w:tc>
          <w:tcPr>
            <w:tcW w:w="2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D81B8C1" w14:textId="0DC3D519" w:rsidR="0056062F" w:rsidRPr="000B2097" w:rsidRDefault="0056062F" w:rsidP="0056062F">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Field</w:t>
            </w:r>
          </w:p>
        </w:tc>
        <w:tc>
          <w:tcPr>
            <w:tcW w:w="10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499A97F" w14:textId="2F3EA44B" w:rsidR="0056062F" w:rsidRPr="000B2097" w:rsidRDefault="0056062F" w:rsidP="0056062F">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Mandatory</w:t>
            </w:r>
          </w:p>
        </w:tc>
        <w:tc>
          <w:tcPr>
            <w:tcW w:w="9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6081766" w14:textId="39CDB90B" w:rsidR="0056062F" w:rsidRPr="000B2097" w:rsidRDefault="0056062F" w:rsidP="0056062F">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Data Type</w:t>
            </w:r>
          </w:p>
        </w:tc>
        <w:tc>
          <w:tcPr>
            <w:tcW w:w="8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F76689D" w14:textId="614988B5" w:rsidR="0056062F" w:rsidRPr="000B2097" w:rsidRDefault="0056062F" w:rsidP="0056062F">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Source</w:t>
            </w:r>
          </w:p>
        </w:tc>
        <w:tc>
          <w:tcPr>
            <w:tcW w:w="12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C983098" w14:textId="0C1ED1C1" w:rsidR="0056062F" w:rsidRPr="000B2097" w:rsidRDefault="0056062F" w:rsidP="0056062F">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Allowed Values / Reference</w:t>
            </w:r>
          </w:p>
        </w:tc>
        <w:tc>
          <w:tcPr>
            <w:tcW w:w="7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58CFDBA" w14:textId="5D85EA0E" w:rsidR="0056062F" w:rsidRPr="000B2097" w:rsidRDefault="0056062F" w:rsidP="0056062F">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Default Value</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CEE9F7D" w14:textId="0D704BBC" w:rsidR="0056062F" w:rsidRPr="000B2097" w:rsidRDefault="0056062F" w:rsidP="0056062F">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Display</w:t>
            </w:r>
          </w:p>
        </w:tc>
        <w:tc>
          <w:tcPr>
            <w:tcW w:w="12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9694CDB" w14:textId="7231B469" w:rsidR="0056062F" w:rsidRPr="000B2097" w:rsidRDefault="0056062F" w:rsidP="0056062F">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Notes / Constraints</w:t>
            </w:r>
          </w:p>
        </w:tc>
      </w:tr>
      <w:tr w:rsidR="0056062F" w14:paraId="07206428" w14:textId="77777777" w:rsidTr="000B2097">
        <w:tc>
          <w:tcPr>
            <w:tcW w:w="2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DA337BF" w14:textId="5F17CB2E" w:rsidR="0056062F" w:rsidRPr="000B2097" w:rsidRDefault="0056062F" w:rsidP="0056062F">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LinkedMonitoringTemplateVersionID</w:t>
            </w:r>
          </w:p>
        </w:tc>
        <w:tc>
          <w:tcPr>
            <w:tcW w:w="10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99E5608" w14:textId="135F2A3D" w:rsidR="0056062F" w:rsidRPr="000B2097" w:rsidRDefault="0056062F" w:rsidP="0056062F">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Conditional</w:t>
            </w:r>
          </w:p>
        </w:tc>
        <w:tc>
          <w:tcPr>
            <w:tcW w:w="9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A573ADC" w14:textId="7C372537" w:rsidR="0056062F" w:rsidRPr="000B2097" w:rsidRDefault="0056062F" w:rsidP="0056062F">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UUID / Multi-UUID</w:t>
            </w:r>
          </w:p>
        </w:tc>
        <w:tc>
          <w:tcPr>
            <w:tcW w:w="8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F79EE79" w14:textId="6E1018AF" w:rsidR="0056062F" w:rsidRPr="000B2097" w:rsidRDefault="0056062F" w:rsidP="0056062F">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Template Reference</w:t>
            </w:r>
          </w:p>
        </w:tc>
        <w:tc>
          <w:tcPr>
            <w:tcW w:w="12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3BE8F04" w14:textId="7FE4C955" w:rsidR="0056062F" w:rsidRPr="000B2097" w:rsidRDefault="0056062F" w:rsidP="0056062F">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Must reference Published Monitoring Template Version(s)</w:t>
            </w:r>
          </w:p>
        </w:tc>
        <w:tc>
          <w:tcPr>
            <w:tcW w:w="7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0817E59" w14:textId="0D7EC866" w:rsidR="0056062F" w:rsidRPr="000B2097" w:rsidRDefault="0056062F" w:rsidP="0056062F">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None</w:t>
            </w:r>
          </w:p>
        </w:tc>
        <w:tc>
          <w:tcPr>
            <w:tcW w:w="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2D8D368" w14:textId="079313D0" w:rsidR="0056062F" w:rsidRPr="000B2097" w:rsidRDefault="0056062F" w:rsidP="0056062F">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Main</w:t>
            </w:r>
          </w:p>
        </w:tc>
        <w:tc>
          <w:tcPr>
            <w:tcW w:w="12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33303A9" w14:textId="317F6078" w:rsidR="0056062F" w:rsidRPr="000B2097" w:rsidRDefault="0056062F" w:rsidP="0056062F">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Required if Monitoring is applicable for the Care Plan</w:t>
            </w:r>
          </w:p>
        </w:tc>
      </w:tr>
    </w:tbl>
    <w:p w14:paraId="5162EEAE" w14:textId="77777777" w:rsidR="00E92047" w:rsidRPr="00D5658E" w:rsidRDefault="00E92047" w:rsidP="00A559B7">
      <w:pPr>
        <w:ind w:left="405"/>
        <w:rPr>
          <w:rFonts w:ascii="Calibri" w:hAnsi="Calibri" w:cs="Calibri"/>
          <w:sz w:val="18"/>
          <w:szCs w:val="18"/>
        </w:rPr>
      </w:pPr>
    </w:p>
    <w:p w14:paraId="0702DFCB" w14:textId="77777777" w:rsidR="00D5658E" w:rsidRPr="009B037E" w:rsidRDefault="00D5658E" w:rsidP="006932D8">
      <w:pPr>
        <w:ind w:left="405"/>
        <w:rPr>
          <w:rFonts w:ascii="Calibri" w:hAnsi="Calibri" w:cs="Calibri"/>
          <w:sz w:val="18"/>
          <w:szCs w:val="18"/>
        </w:rPr>
      </w:pPr>
    </w:p>
    <w:p w14:paraId="16D7C068" w14:textId="77777777" w:rsidR="00EF3255" w:rsidRPr="009B037E" w:rsidRDefault="00EF3255" w:rsidP="006932D8">
      <w:pPr>
        <w:ind w:left="405"/>
        <w:rPr>
          <w:rFonts w:ascii="Calibri" w:hAnsi="Calibri" w:cs="Calibri"/>
          <w:sz w:val="18"/>
          <w:szCs w:val="18"/>
        </w:rPr>
      </w:pPr>
    </w:p>
    <w:p w14:paraId="6C8F1452" w14:textId="450B9E87" w:rsidR="008A2EBA" w:rsidRDefault="008A2EBA" w:rsidP="008A2EBA">
      <w:pPr>
        <w:pStyle w:val="NormalWeb"/>
        <w:spacing w:before="0" w:beforeAutospacing="0" w:after="0" w:afterAutospacing="0"/>
        <w:rPr>
          <w:rFonts w:ascii="Calibri" w:hAnsi="Calibri" w:cs="Calibri"/>
          <w:sz w:val="18"/>
          <w:szCs w:val="18"/>
        </w:rPr>
      </w:pPr>
      <w:r>
        <w:rPr>
          <w:rFonts w:ascii="Calibri" w:hAnsi="Calibri" w:cs="Calibri"/>
          <w:b/>
          <w:bCs/>
          <w:sz w:val="18"/>
          <w:szCs w:val="18"/>
        </w:rPr>
        <w:t>Constraints</w:t>
      </w:r>
    </w:p>
    <w:p w14:paraId="036EF666" w14:textId="7F15DAB2" w:rsidR="0056062F" w:rsidRDefault="008A2EBA" w:rsidP="000B2097">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052DB7FF" w14:textId="77777777" w:rsidR="0056062F" w:rsidRDefault="0056062F" w:rsidP="0056062F">
      <w:pPr>
        <w:pStyle w:val="NormalWeb"/>
        <w:numPr>
          <w:ilvl w:val="1"/>
          <w:numId w:val="24"/>
        </w:numPr>
        <w:spacing w:before="0" w:beforeAutospacing="0" w:after="0" w:afterAutospacing="0"/>
        <w:rPr>
          <w:rFonts w:ascii="Calibri" w:hAnsi="Calibri" w:cs="Calibri"/>
          <w:sz w:val="18"/>
          <w:szCs w:val="18"/>
        </w:rPr>
      </w:pPr>
    </w:p>
    <w:p w14:paraId="1CAB47CC" w14:textId="77777777" w:rsidR="0056062F" w:rsidRPr="000B2097" w:rsidRDefault="0056062F" w:rsidP="0056062F">
      <w:pPr>
        <w:pStyle w:val="NormalWeb"/>
        <w:numPr>
          <w:ilvl w:val="1"/>
          <w:numId w:val="24"/>
        </w:numPr>
        <w:rPr>
          <w:rFonts w:ascii="Calibri" w:hAnsi="Calibri" w:cs="Calibri"/>
          <w:color w:val="EE0000"/>
          <w:sz w:val="18"/>
          <w:szCs w:val="18"/>
        </w:rPr>
      </w:pPr>
      <w:r w:rsidRPr="000B2097">
        <w:rPr>
          <w:rFonts w:ascii="Calibri" w:hAnsi="Calibri" w:cs="Calibri"/>
          <w:color w:val="EE0000"/>
          <w:sz w:val="18"/>
          <w:szCs w:val="18"/>
        </w:rPr>
        <w:t>Monitoring Template replaces earlier RPM-based design and provides a unified, reusable abstraction for all types of patient data collection across geographies and programs.</w:t>
      </w:r>
    </w:p>
    <w:p w14:paraId="0EC48D38" w14:textId="77777777" w:rsidR="0056062F" w:rsidRPr="000B2097" w:rsidRDefault="0056062F" w:rsidP="0056062F">
      <w:pPr>
        <w:pStyle w:val="NormalWeb"/>
        <w:numPr>
          <w:ilvl w:val="1"/>
          <w:numId w:val="24"/>
        </w:numPr>
        <w:rPr>
          <w:rFonts w:ascii="Calibri" w:hAnsi="Calibri" w:cs="Calibri"/>
          <w:color w:val="EE0000"/>
          <w:sz w:val="18"/>
          <w:szCs w:val="18"/>
        </w:rPr>
      </w:pPr>
    </w:p>
    <w:p w14:paraId="66D5A97D" w14:textId="256A43B6" w:rsidR="0056062F" w:rsidRPr="000B2097" w:rsidRDefault="0056062F" w:rsidP="000B2097">
      <w:pPr>
        <w:pStyle w:val="NormalWeb"/>
        <w:numPr>
          <w:ilvl w:val="1"/>
          <w:numId w:val="24"/>
        </w:numPr>
        <w:spacing w:before="0" w:beforeAutospacing="0" w:after="0" w:afterAutospacing="0"/>
        <w:rPr>
          <w:rFonts w:ascii="Calibri" w:hAnsi="Calibri" w:cs="Calibri"/>
          <w:color w:val="EE0000"/>
          <w:sz w:val="18"/>
          <w:szCs w:val="18"/>
        </w:rPr>
      </w:pPr>
      <w:r w:rsidRPr="000B2097">
        <w:rPr>
          <w:rFonts w:ascii="Calibri" w:hAnsi="Calibri" w:cs="Calibri"/>
          <w:color w:val="EE0000"/>
          <w:sz w:val="18"/>
          <w:szCs w:val="18"/>
        </w:rPr>
        <w:t>Device is treated as one of the supported data sources within Monitoring Template and is not modeled as a separate Care Plan section.</w:t>
      </w:r>
    </w:p>
    <w:p w14:paraId="79902F45" w14:textId="4A0A165C" w:rsidR="006932D8" w:rsidRPr="009B037E" w:rsidRDefault="006932D8" w:rsidP="006932D8">
      <w:pPr>
        <w:ind w:left="405"/>
        <w:rPr>
          <w:rFonts w:ascii="Calibri" w:hAnsi="Calibri" w:cs="Calibri"/>
          <w:sz w:val="18"/>
          <w:szCs w:val="18"/>
        </w:rPr>
      </w:pPr>
    </w:p>
    <w:p w14:paraId="2B7265D9" w14:textId="77777777" w:rsidR="006932D8" w:rsidRPr="009B037E" w:rsidRDefault="006932D8" w:rsidP="00F45909">
      <w:pPr>
        <w:pStyle w:val="Heading3"/>
        <w:numPr>
          <w:ilvl w:val="2"/>
          <w:numId w:val="9"/>
        </w:numPr>
        <w:ind w:left="630" w:hanging="630"/>
        <w:rPr>
          <w:rFonts w:ascii="Calibri" w:eastAsia="Times New Roman" w:hAnsi="Calibri" w:cs="Calibri"/>
          <w:b/>
          <w:bCs/>
          <w:sz w:val="20"/>
          <w:szCs w:val="20"/>
        </w:rPr>
      </w:pPr>
      <w:bookmarkStart w:id="135" w:name="_Toc228300253"/>
      <w:r w:rsidRPr="009B037E">
        <w:rPr>
          <w:rFonts w:ascii="Calibri" w:eastAsia="Times New Roman" w:hAnsi="Calibri" w:cs="Calibri"/>
          <w:b/>
          <w:bCs/>
          <w:sz w:val="20"/>
          <w:szCs w:val="20"/>
        </w:rPr>
        <w:t>Section: Base Assessment Layer (Optional)</w:t>
      </w:r>
      <w:bookmarkEnd w:id="135"/>
    </w:p>
    <w:p w14:paraId="06F4A291" w14:textId="67A7A379" w:rsidR="00AB295A" w:rsidRPr="00AB295A" w:rsidRDefault="00AB295A" w:rsidP="00AB295A">
      <w:pPr>
        <w:ind w:left="720"/>
        <w:rPr>
          <w:rFonts w:ascii="Calibri" w:hAnsi="Calibri" w:cs="Calibri"/>
          <w:sz w:val="18"/>
          <w:szCs w:val="18"/>
        </w:rPr>
      </w:pPr>
      <w:r w:rsidRPr="00AB295A">
        <w:rPr>
          <w:rFonts w:ascii="Calibri" w:hAnsi="Calibri" w:cs="Calibri"/>
          <w:sz w:val="18"/>
          <w:szCs w:val="18"/>
        </w:rPr>
        <w:t>The Baseline / Assessment section defines the clinical, functional, demographic, behavioral, or program-specific intake fields used by the Care Plan. These fields are used to capture structured information required during onboarding, activation, or baseline review.</w:t>
      </w:r>
    </w:p>
    <w:p w14:paraId="720D400E" w14:textId="77777777" w:rsidR="00AB295A" w:rsidRPr="00AB295A" w:rsidRDefault="00AB295A" w:rsidP="00AB295A">
      <w:pPr>
        <w:ind w:left="720"/>
        <w:rPr>
          <w:rFonts w:ascii="Calibri" w:hAnsi="Calibri" w:cs="Calibri"/>
          <w:sz w:val="18"/>
          <w:szCs w:val="18"/>
        </w:rPr>
      </w:pPr>
    </w:p>
    <w:p w14:paraId="03DA14A8" w14:textId="015F5FD0" w:rsidR="00AB295A" w:rsidRPr="00F34AFF" w:rsidRDefault="00AB295A" w:rsidP="00AB295A">
      <w:pPr>
        <w:ind w:left="720"/>
        <w:rPr>
          <w:rFonts w:ascii="Calibri" w:hAnsi="Calibri" w:cs="Calibri"/>
          <w:sz w:val="18"/>
          <w:szCs w:val="18"/>
        </w:rPr>
      </w:pPr>
      <w:r w:rsidRPr="00AB295A">
        <w:rPr>
          <w:rFonts w:ascii="Calibri" w:hAnsi="Calibri" w:cs="Calibri"/>
          <w:sz w:val="18"/>
          <w:szCs w:val="18"/>
        </w:rPr>
        <w:t>This section captures current-state or baseline information only. It does not define goals, monitoring frequency, thresholds, alerts, tasks, or workflow behavior.</w:t>
      </w:r>
    </w:p>
    <w:p w14:paraId="5EBA125E" w14:textId="3DC9D6F3" w:rsidR="006932D8" w:rsidRPr="009B037E" w:rsidRDefault="006932D8" w:rsidP="006932D8">
      <w:pPr>
        <w:ind w:left="405"/>
        <w:rPr>
          <w:rFonts w:ascii="Calibri" w:hAnsi="Calibri" w:cs="Calibri"/>
          <w:sz w:val="18"/>
          <w:szCs w:val="18"/>
        </w:rPr>
      </w:pPr>
    </w:p>
    <w:p w14:paraId="235F8681" w14:textId="77777777" w:rsidR="006932D8" w:rsidRPr="009B037E" w:rsidRDefault="006932D8" w:rsidP="006932D8">
      <w:pPr>
        <w:ind w:left="405"/>
        <w:rPr>
          <w:rFonts w:ascii="Calibri" w:hAnsi="Calibri" w:cs="Calibri"/>
          <w:sz w:val="18"/>
          <w:szCs w:val="18"/>
        </w:rPr>
      </w:pPr>
      <w:r w:rsidRPr="009B037E">
        <w:rPr>
          <w:rFonts w:ascii="Calibri" w:hAnsi="Calibri" w:cs="Calibri"/>
          <w:sz w:val="18"/>
          <w:szCs w:val="18"/>
        </w:rPr>
        <w:t>Each parameter in Base Assessment must define: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41"/>
        <w:gridCol w:w="978"/>
        <w:gridCol w:w="1069"/>
        <w:gridCol w:w="1106"/>
        <w:gridCol w:w="1531"/>
        <w:gridCol w:w="916"/>
        <w:gridCol w:w="848"/>
        <w:gridCol w:w="1851"/>
      </w:tblGrid>
      <w:tr w:rsidR="00E13F66" w:rsidRPr="009B037E" w14:paraId="5FE4021B" w14:textId="77777777">
        <w:tc>
          <w:tcPr>
            <w:tcW w:w="11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132936"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b/>
                <w:bCs/>
                <w:sz w:val="14"/>
                <w:szCs w:val="14"/>
              </w:rPr>
              <w:t>Field</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20E657"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b/>
                <w:bCs/>
                <w:sz w:val="14"/>
                <w:szCs w:val="14"/>
              </w:rPr>
              <w:t>Mandatory</w:t>
            </w:r>
          </w:p>
        </w:tc>
        <w:tc>
          <w:tcPr>
            <w:tcW w:w="1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317CD6"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b/>
                <w:bCs/>
                <w:sz w:val="14"/>
                <w:szCs w:val="14"/>
              </w:rPr>
              <w:t>Data Type</w:t>
            </w:r>
          </w:p>
        </w:tc>
        <w:tc>
          <w:tcPr>
            <w:tcW w:w="12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8EE06E"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b/>
                <w:bCs/>
                <w:sz w:val="14"/>
                <w:szCs w:val="14"/>
              </w:rPr>
              <w:t>Source</w:t>
            </w:r>
          </w:p>
        </w:tc>
        <w:tc>
          <w:tcPr>
            <w:tcW w:w="1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44A8C3"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b/>
                <w:bCs/>
                <w:sz w:val="14"/>
                <w:szCs w:val="14"/>
              </w:rPr>
              <w:t>Allowed Values / Reference</w:t>
            </w:r>
          </w:p>
        </w:tc>
        <w:tc>
          <w:tcPr>
            <w:tcW w:w="1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B38A6"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b/>
                <w:bCs/>
                <w:sz w:val="14"/>
                <w:szCs w:val="14"/>
              </w:rPr>
              <w:t>Default Value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892327"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b/>
                <w:bCs/>
                <w:sz w:val="14"/>
                <w:szCs w:val="14"/>
              </w:rPr>
              <w:t>Display</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1669C1"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b/>
                <w:bCs/>
                <w:sz w:val="14"/>
                <w:szCs w:val="14"/>
              </w:rPr>
              <w:t>Notes / Constraints</w:t>
            </w:r>
          </w:p>
        </w:tc>
      </w:tr>
      <w:tr w:rsidR="00E13F66" w:rsidRPr="009B037E" w14:paraId="3FB2BCB8" w14:textId="77777777">
        <w:tc>
          <w:tcPr>
            <w:tcW w:w="11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319C5A"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Parameter Name</w:t>
            </w:r>
          </w:p>
        </w:tc>
        <w:tc>
          <w:tcPr>
            <w:tcW w:w="1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47FAAC"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w:t>
            </w:r>
          </w:p>
        </w:tc>
        <w:tc>
          <w:tcPr>
            <w:tcW w:w="1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684105"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String</w:t>
            </w:r>
          </w:p>
        </w:tc>
        <w:tc>
          <w:tcPr>
            <w:tcW w:w="12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9340EB"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User</w:t>
            </w:r>
          </w:p>
        </w:tc>
        <w:tc>
          <w:tcPr>
            <w:tcW w:w="1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2E6AFD"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Free</w:t>
            </w:r>
          </w:p>
        </w:tc>
        <w:tc>
          <w:tcPr>
            <w:tcW w:w="1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CB29CD"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None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0F78A9"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Main</w:t>
            </w:r>
          </w:p>
        </w:tc>
        <w:tc>
          <w:tcPr>
            <w:tcW w:w="2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94C768"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Unique within section</w:t>
            </w:r>
          </w:p>
        </w:tc>
      </w:tr>
      <w:tr w:rsidR="00E13F66" w:rsidRPr="009B037E" w14:paraId="365139A0" w14:textId="77777777">
        <w:tc>
          <w:tcPr>
            <w:tcW w:w="11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FEB3D0" w14:textId="77777777" w:rsidR="00C10997" w:rsidRPr="009B037E" w:rsidRDefault="00C10997">
            <w:pPr>
              <w:pStyle w:val="NormalWeb"/>
              <w:spacing w:before="0" w:beforeAutospacing="0" w:after="0" w:afterAutospacing="0"/>
              <w:rPr>
                <w:rFonts w:ascii="Calibri" w:hAnsi="Calibri" w:cs="Calibri"/>
                <w:sz w:val="14"/>
                <w:szCs w:val="14"/>
                <w:highlight w:val="yellow"/>
              </w:rPr>
            </w:pPr>
            <w:r w:rsidRPr="009B037E">
              <w:rPr>
                <w:rFonts w:ascii="Calibri" w:hAnsi="Calibri" w:cs="Calibri"/>
                <w:sz w:val="14"/>
                <w:szCs w:val="14"/>
              </w:rPr>
              <w:t>Data Type</w:t>
            </w:r>
          </w:p>
        </w:tc>
        <w:tc>
          <w:tcPr>
            <w:tcW w:w="1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450BA7"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w:t>
            </w:r>
          </w:p>
        </w:tc>
        <w:tc>
          <w:tcPr>
            <w:tcW w:w="1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DCDE62"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Enum</w:t>
            </w:r>
          </w:p>
        </w:tc>
        <w:tc>
          <w:tcPr>
            <w:tcW w:w="12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4C31D6"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User / Metadata Registry</w:t>
            </w:r>
          </w:p>
        </w:tc>
        <w:tc>
          <w:tcPr>
            <w:tcW w:w="1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20CF96" w14:textId="4BA7AD9A" w:rsidR="00C10997" w:rsidRPr="009B037E" w:rsidRDefault="00AD1A70">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Metadata Registry</w:t>
            </w:r>
          </w:p>
        </w:tc>
        <w:tc>
          <w:tcPr>
            <w:tcW w:w="1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C87619"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None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67774C"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Main</w:t>
            </w:r>
          </w:p>
        </w:tc>
        <w:tc>
          <w:tcPr>
            <w:tcW w:w="2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586CC3"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Protected schema element unless explicitly supported by downstream control rules</w:t>
            </w:r>
          </w:p>
        </w:tc>
      </w:tr>
      <w:tr w:rsidR="00E13F66" w:rsidRPr="009B037E" w14:paraId="40427DEB" w14:textId="77777777">
        <w:tc>
          <w:tcPr>
            <w:tcW w:w="11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1C7F39"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Mandatory Flag</w:t>
            </w:r>
          </w:p>
        </w:tc>
        <w:tc>
          <w:tcPr>
            <w:tcW w:w="1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498E38"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w:t>
            </w:r>
          </w:p>
        </w:tc>
        <w:tc>
          <w:tcPr>
            <w:tcW w:w="1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E1AC05"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Boolean</w:t>
            </w:r>
          </w:p>
        </w:tc>
        <w:tc>
          <w:tcPr>
            <w:tcW w:w="12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912610"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User</w:t>
            </w:r>
          </w:p>
        </w:tc>
        <w:tc>
          <w:tcPr>
            <w:tcW w:w="1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6E2362"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True / False</w:t>
            </w:r>
          </w:p>
        </w:tc>
        <w:tc>
          <w:tcPr>
            <w:tcW w:w="1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502BD5"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False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AE844A" w14:textId="40E420C6" w:rsidR="00C10997" w:rsidRPr="009B037E" w:rsidRDefault="00BC54B3">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Settings</w:t>
            </w:r>
          </w:p>
        </w:tc>
        <w:tc>
          <w:tcPr>
            <w:tcW w:w="23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15D2BD"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Controls whether the parameter is required</w:t>
            </w:r>
          </w:p>
        </w:tc>
      </w:tr>
      <w:tr w:rsidR="00E13F66" w:rsidRPr="009B037E" w14:paraId="5DBA9471" w14:textId="77777777">
        <w:tc>
          <w:tcPr>
            <w:tcW w:w="11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E5715E"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Allowed Values</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3B0A8C"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Conditional</w:t>
            </w:r>
          </w:p>
        </w:tc>
        <w:tc>
          <w:tcPr>
            <w:tcW w:w="1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10902C"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Enum / Multi Select Enum</w:t>
            </w:r>
          </w:p>
        </w:tc>
        <w:tc>
          <w:tcPr>
            <w:tcW w:w="12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77D6BA" w14:textId="7ABBCAE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Metadata Registry</w:t>
            </w:r>
          </w:p>
        </w:tc>
        <w:tc>
          <w:tcPr>
            <w:tcW w:w="1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75893E"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Required if Data Type = Enum</w:t>
            </w:r>
          </w:p>
        </w:tc>
        <w:tc>
          <w:tcPr>
            <w:tcW w:w="1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1EEA1D"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None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082529"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Main</w:t>
            </w:r>
          </w:p>
        </w:tc>
        <w:tc>
          <w:tcPr>
            <w:tcW w:w="21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8692CC"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Required for enum-based parameters; metadata-backed selection</w:t>
            </w:r>
          </w:p>
        </w:tc>
      </w:tr>
      <w:tr w:rsidR="00E13F66" w:rsidRPr="009B037E" w14:paraId="4D5829B1" w14:textId="77777777">
        <w:tc>
          <w:tcPr>
            <w:tcW w:w="11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DDA850"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Data Source Type</w:t>
            </w:r>
          </w:p>
        </w:tc>
        <w:tc>
          <w:tcPr>
            <w:tcW w:w="1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8EE92B"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w:t>
            </w:r>
          </w:p>
        </w:tc>
        <w:tc>
          <w:tcPr>
            <w:tcW w:w="1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93E3E0"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Enum / Multi Select Enum</w:t>
            </w:r>
          </w:p>
        </w:tc>
        <w:tc>
          <w:tcPr>
            <w:tcW w:w="12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99C644" w14:textId="1163F795"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Metadata Registry</w:t>
            </w:r>
          </w:p>
        </w:tc>
        <w:tc>
          <w:tcPr>
            <w:tcW w:w="1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57F9E5" w14:textId="5C0324A4"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Metadata Registry</w:t>
            </w:r>
          </w:p>
        </w:tc>
        <w:tc>
          <w:tcPr>
            <w:tcW w:w="1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1A7BD6"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None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0DC30B"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Main</w:t>
            </w:r>
          </w:p>
        </w:tc>
        <w:tc>
          <w:tcPr>
            <w:tcW w:w="2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00520A"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Metadata-backed field</w:t>
            </w:r>
          </w:p>
        </w:tc>
      </w:tr>
      <w:tr w:rsidR="00E13F66" w:rsidRPr="009B037E" w14:paraId="7B94F96F" w14:textId="77777777">
        <w:tc>
          <w:tcPr>
            <w:tcW w:w="11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443FE5"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Min Value</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5410CE"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Conditional</w:t>
            </w:r>
          </w:p>
        </w:tc>
        <w:tc>
          <w:tcPr>
            <w:tcW w:w="1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1575CB"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Number</w:t>
            </w:r>
          </w:p>
        </w:tc>
        <w:tc>
          <w:tcPr>
            <w:tcW w:w="12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54C71C"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User</w:t>
            </w:r>
          </w:p>
        </w:tc>
        <w:tc>
          <w:tcPr>
            <w:tcW w:w="1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675943"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Numeric value</w:t>
            </w:r>
          </w:p>
        </w:tc>
        <w:tc>
          <w:tcPr>
            <w:tcW w:w="1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D81BE2"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None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B27DF3"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Main</w:t>
            </w:r>
          </w:p>
        </w:tc>
        <w:tc>
          <w:tcPr>
            <w:tcW w:w="23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96BB1C"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Required if Data Type = Numeric and range applies</w:t>
            </w:r>
          </w:p>
        </w:tc>
      </w:tr>
      <w:tr w:rsidR="00E13F66" w:rsidRPr="009B037E" w14:paraId="49C09083" w14:textId="77777777">
        <w:tc>
          <w:tcPr>
            <w:tcW w:w="11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32167B"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lastRenderedPageBreak/>
              <w:t>Max Value</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95299A"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Conditional</w:t>
            </w:r>
          </w:p>
        </w:tc>
        <w:tc>
          <w:tcPr>
            <w:tcW w:w="1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69C645"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Number</w:t>
            </w:r>
          </w:p>
        </w:tc>
        <w:tc>
          <w:tcPr>
            <w:tcW w:w="12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E8304B"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User</w:t>
            </w:r>
          </w:p>
        </w:tc>
        <w:tc>
          <w:tcPr>
            <w:tcW w:w="1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915DF4"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Numeric value</w:t>
            </w:r>
          </w:p>
        </w:tc>
        <w:tc>
          <w:tcPr>
            <w:tcW w:w="1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CE0FAC"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None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3BDC2E"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Main</w:t>
            </w:r>
          </w:p>
        </w:tc>
        <w:tc>
          <w:tcPr>
            <w:tcW w:w="23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7A8801"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Required if Data Type = Numeric and range applies</w:t>
            </w:r>
          </w:p>
        </w:tc>
      </w:tr>
      <w:tr w:rsidR="00E13F66" w:rsidRPr="009B037E" w14:paraId="1874B3A3" w14:textId="77777777">
        <w:tc>
          <w:tcPr>
            <w:tcW w:w="11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74DF0F"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Decimal Allowed</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9E2AC0"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Conditional</w:t>
            </w:r>
          </w:p>
        </w:tc>
        <w:tc>
          <w:tcPr>
            <w:tcW w:w="1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DADB98"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Boolean</w:t>
            </w:r>
          </w:p>
        </w:tc>
        <w:tc>
          <w:tcPr>
            <w:tcW w:w="12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2739E0"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User</w:t>
            </w:r>
          </w:p>
        </w:tc>
        <w:tc>
          <w:tcPr>
            <w:tcW w:w="1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E4102E"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True / False</w:t>
            </w:r>
          </w:p>
        </w:tc>
        <w:tc>
          <w:tcPr>
            <w:tcW w:w="1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4D8B54"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False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E6EE74" w14:textId="5F562504" w:rsidR="00C10997" w:rsidRPr="009B037E" w:rsidRDefault="004211B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Settings</w:t>
            </w:r>
          </w:p>
        </w:tc>
        <w:tc>
          <w:tcPr>
            <w:tcW w:w="23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56C949"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Required if Data Type = Numeric</w:t>
            </w:r>
          </w:p>
        </w:tc>
      </w:tr>
      <w:tr w:rsidR="00E13F66" w:rsidRPr="009B037E" w14:paraId="7ED31695" w14:textId="77777777">
        <w:tc>
          <w:tcPr>
            <w:tcW w:w="11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1C3DF2"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Default Value</w:t>
            </w:r>
          </w:p>
        </w:tc>
        <w:tc>
          <w:tcPr>
            <w:tcW w:w="1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813C90"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O</w:t>
            </w:r>
          </w:p>
        </w:tc>
        <w:tc>
          <w:tcPr>
            <w:tcW w:w="1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FD3D61"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Varies</w:t>
            </w:r>
          </w:p>
        </w:tc>
        <w:tc>
          <w:tcPr>
            <w:tcW w:w="12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285648"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User</w:t>
            </w:r>
          </w:p>
        </w:tc>
        <w:tc>
          <w:tcPr>
            <w:tcW w:w="1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2C9CA"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Must match Data Type and Allowed Values where applicable</w:t>
            </w:r>
          </w:p>
        </w:tc>
        <w:tc>
          <w:tcPr>
            <w:tcW w:w="1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844F15"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None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DAA67A"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Main</w:t>
            </w:r>
          </w:p>
        </w:tc>
        <w:tc>
          <w:tcPr>
            <w:tcW w:w="22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318BF5" w14:textId="77777777" w:rsidR="00C10997" w:rsidRPr="009B037E" w:rsidRDefault="00C10997">
            <w:pPr>
              <w:pStyle w:val="NormalWeb"/>
              <w:spacing w:before="0" w:beforeAutospacing="0" w:after="0" w:afterAutospacing="0"/>
              <w:rPr>
                <w:rFonts w:ascii="Calibri" w:hAnsi="Calibri" w:cs="Calibri"/>
                <w:sz w:val="14"/>
                <w:szCs w:val="14"/>
              </w:rPr>
            </w:pPr>
            <w:r w:rsidRPr="009B037E">
              <w:rPr>
                <w:rFonts w:ascii="Calibri" w:hAnsi="Calibri" w:cs="Calibri"/>
                <w:sz w:val="14"/>
                <w:szCs w:val="14"/>
              </w:rPr>
              <w:t>Must match defined Data Type; if Allowed Values are defined, default must be one of them</w:t>
            </w:r>
          </w:p>
        </w:tc>
      </w:tr>
    </w:tbl>
    <w:p w14:paraId="2F40CDE9" w14:textId="77777777" w:rsidR="00C10997" w:rsidRPr="009B037E" w:rsidRDefault="00C10997" w:rsidP="006932D8">
      <w:pPr>
        <w:ind w:left="405"/>
        <w:rPr>
          <w:rFonts w:ascii="Calibri" w:hAnsi="Calibri" w:cs="Calibri"/>
          <w:sz w:val="18"/>
          <w:szCs w:val="18"/>
        </w:rPr>
      </w:pPr>
    </w:p>
    <w:p w14:paraId="59F5EF3B" w14:textId="77777777" w:rsidR="00DC69BE" w:rsidRPr="009B037E" w:rsidRDefault="00DC69BE" w:rsidP="006932D8">
      <w:pPr>
        <w:ind w:left="405"/>
        <w:rPr>
          <w:rFonts w:ascii="Calibri" w:hAnsi="Calibri" w:cs="Calibri"/>
          <w:sz w:val="18"/>
          <w:szCs w:val="18"/>
        </w:rPr>
      </w:pPr>
    </w:p>
    <w:p w14:paraId="50524DFC" w14:textId="77777777" w:rsidR="00DC69BE" w:rsidRPr="009B037E" w:rsidRDefault="00DC69BE" w:rsidP="00357DFF">
      <w:pPr>
        <w:pStyle w:val="NormalWeb"/>
        <w:spacing w:before="0" w:beforeAutospacing="0" w:after="0" w:afterAutospacing="0"/>
        <w:ind w:left="720"/>
        <w:rPr>
          <w:rFonts w:ascii="Calibri" w:hAnsi="Calibri" w:cs="Calibri"/>
          <w:b/>
          <w:bCs/>
          <w:sz w:val="18"/>
          <w:szCs w:val="18"/>
        </w:rPr>
      </w:pPr>
    </w:p>
    <w:p w14:paraId="3A29305B" w14:textId="5000F8B6" w:rsidR="006B5318" w:rsidRPr="009B037E" w:rsidRDefault="006B5318" w:rsidP="00357DFF">
      <w:pPr>
        <w:pStyle w:val="NormalWeb"/>
        <w:spacing w:before="0" w:beforeAutospacing="0" w:after="0" w:afterAutospacing="0"/>
        <w:ind w:left="720"/>
        <w:rPr>
          <w:rFonts w:ascii="Calibri" w:hAnsi="Calibri" w:cs="Calibri"/>
          <w:sz w:val="18"/>
          <w:szCs w:val="18"/>
        </w:rPr>
      </w:pPr>
      <w:r w:rsidRPr="009B037E">
        <w:rPr>
          <w:rFonts w:ascii="Calibri" w:hAnsi="Calibri" w:cs="Calibri"/>
          <w:b/>
          <w:bCs/>
          <w:sz w:val="18"/>
          <w:szCs w:val="18"/>
        </w:rPr>
        <w:t>Constraints</w:t>
      </w:r>
    </w:p>
    <w:p w14:paraId="5ED08106" w14:textId="087E447B" w:rsidR="00DC69BE" w:rsidRPr="009B037E" w:rsidRDefault="00DC69BE" w:rsidP="007725E1">
      <w:pPr>
        <w:numPr>
          <w:ilvl w:val="0"/>
          <w:numId w:val="25"/>
        </w:numPr>
        <w:tabs>
          <w:tab w:val="clear" w:pos="720"/>
          <w:tab w:val="num" w:pos="1440"/>
        </w:tabs>
        <w:ind w:left="1440"/>
        <w:textAlignment w:val="center"/>
        <w:rPr>
          <w:rFonts w:ascii="Calibri" w:hAnsi="Calibri" w:cs="Calibri"/>
          <w:sz w:val="18"/>
          <w:szCs w:val="18"/>
        </w:rPr>
      </w:pPr>
      <w:r w:rsidRPr="009B037E">
        <w:rPr>
          <w:rFonts w:ascii="Calibri" w:hAnsi="Calibri" w:cs="Calibri"/>
          <w:sz w:val="18"/>
          <w:szCs w:val="18"/>
        </w:rPr>
        <w:t xml:space="preserve">Numeric fields must define Min Value, Max Value, and Decimal Allowed where applicable. </w:t>
      </w:r>
    </w:p>
    <w:p w14:paraId="7FF2B5D1" w14:textId="6F78C883" w:rsidR="00DC69BE" w:rsidRPr="009B037E" w:rsidRDefault="00DC69BE" w:rsidP="007725E1">
      <w:pPr>
        <w:numPr>
          <w:ilvl w:val="0"/>
          <w:numId w:val="25"/>
        </w:numPr>
        <w:tabs>
          <w:tab w:val="clear" w:pos="720"/>
          <w:tab w:val="num" w:pos="1440"/>
        </w:tabs>
        <w:ind w:left="1440"/>
        <w:textAlignment w:val="center"/>
        <w:rPr>
          <w:rFonts w:ascii="Calibri" w:hAnsi="Calibri" w:cs="Calibri"/>
          <w:sz w:val="18"/>
          <w:szCs w:val="18"/>
        </w:rPr>
      </w:pPr>
      <w:r w:rsidRPr="009B037E">
        <w:rPr>
          <w:rFonts w:ascii="Calibri" w:hAnsi="Calibri" w:cs="Calibri"/>
          <w:sz w:val="18"/>
          <w:szCs w:val="18"/>
        </w:rPr>
        <w:t xml:space="preserve">Data Source Type must come from the filtered Metadata Registry. </w:t>
      </w:r>
    </w:p>
    <w:p w14:paraId="27D530A4" w14:textId="5E13CD95" w:rsidR="00DC69BE" w:rsidRDefault="00DC69BE" w:rsidP="007725E1">
      <w:pPr>
        <w:numPr>
          <w:ilvl w:val="0"/>
          <w:numId w:val="25"/>
        </w:numPr>
        <w:tabs>
          <w:tab w:val="clear" w:pos="720"/>
        </w:tabs>
        <w:ind w:left="1440"/>
        <w:textAlignment w:val="center"/>
        <w:rPr>
          <w:rFonts w:ascii="Calibri" w:hAnsi="Calibri" w:cs="Calibri"/>
          <w:sz w:val="18"/>
          <w:szCs w:val="18"/>
        </w:rPr>
      </w:pPr>
      <w:r w:rsidRPr="009B037E">
        <w:rPr>
          <w:rFonts w:ascii="Calibri" w:hAnsi="Calibri" w:cs="Calibri"/>
          <w:sz w:val="18"/>
          <w:szCs w:val="18"/>
        </w:rPr>
        <w:t>Protected schema elements, including Data Type, remain platform-controlled unless explicitly supported by downstream control rules.</w:t>
      </w:r>
    </w:p>
    <w:p w14:paraId="3277632F" w14:textId="14A663CA" w:rsidR="00AB295A" w:rsidRPr="009B037E" w:rsidRDefault="00AB295A" w:rsidP="007725E1">
      <w:pPr>
        <w:numPr>
          <w:ilvl w:val="0"/>
          <w:numId w:val="25"/>
        </w:numPr>
        <w:tabs>
          <w:tab w:val="clear" w:pos="720"/>
        </w:tabs>
        <w:ind w:left="1440"/>
        <w:textAlignment w:val="center"/>
        <w:rPr>
          <w:rFonts w:ascii="Calibri" w:hAnsi="Calibri" w:cs="Calibri"/>
          <w:sz w:val="18"/>
          <w:szCs w:val="18"/>
        </w:rPr>
      </w:pPr>
      <w:r w:rsidRPr="00AB295A">
        <w:rPr>
          <w:rFonts w:ascii="Calibri" w:hAnsi="Calibri" w:cs="Calibri"/>
          <w:sz w:val="18"/>
          <w:szCs w:val="18"/>
        </w:rPr>
        <w:t>Baseline / Assessment parameters must not directly trigger alerts, tasks, monitoring requirements, or goal progress unless explicitly referenced by another template or runtime service.</w:t>
      </w:r>
    </w:p>
    <w:p w14:paraId="21E65C84" w14:textId="77777777" w:rsidR="008C6A01" w:rsidRPr="009B037E" w:rsidRDefault="008C6A01" w:rsidP="008C6A01">
      <w:pPr>
        <w:pStyle w:val="NormalWeb"/>
        <w:spacing w:before="0" w:beforeAutospacing="0" w:after="0" w:afterAutospacing="0"/>
        <w:ind w:left="720"/>
        <w:rPr>
          <w:rFonts w:ascii="Calibri" w:hAnsi="Calibri" w:cs="Calibri"/>
          <w:b/>
          <w:bCs/>
          <w:sz w:val="18"/>
          <w:szCs w:val="18"/>
        </w:rPr>
      </w:pPr>
    </w:p>
    <w:p w14:paraId="61A90B47" w14:textId="0A2E00EE" w:rsidR="008C6A01" w:rsidRPr="008C6A01" w:rsidRDefault="008C6A01" w:rsidP="008C6A01">
      <w:pPr>
        <w:pStyle w:val="NormalWeb"/>
        <w:spacing w:before="0" w:beforeAutospacing="0" w:after="0" w:afterAutospacing="0"/>
        <w:ind w:left="720"/>
        <w:rPr>
          <w:rFonts w:ascii="Calibri" w:hAnsi="Calibri" w:cs="Calibri"/>
          <w:b/>
          <w:bCs/>
          <w:sz w:val="18"/>
          <w:szCs w:val="18"/>
        </w:rPr>
      </w:pPr>
      <w:r w:rsidRPr="008C6A01">
        <w:rPr>
          <w:rFonts w:ascii="Calibri" w:hAnsi="Calibri" w:cs="Calibri"/>
          <w:b/>
          <w:bCs/>
          <w:sz w:val="18"/>
          <w:szCs w:val="18"/>
        </w:rPr>
        <w:t>Downstream Control Application</w:t>
      </w:r>
    </w:p>
    <w:p w14:paraId="2D227AAF" w14:textId="77777777" w:rsidR="008C6A01" w:rsidRPr="008C6A01" w:rsidRDefault="008C6A01" w:rsidP="008C6A01">
      <w:pPr>
        <w:pStyle w:val="NormalWeb"/>
        <w:spacing w:before="0" w:beforeAutospacing="0" w:after="0" w:afterAutospacing="0"/>
        <w:ind w:left="720"/>
        <w:rPr>
          <w:rFonts w:ascii="Calibri" w:hAnsi="Calibri" w:cs="Calibri"/>
          <w:b/>
          <w:bCs/>
          <w:sz w:val="18"/>
          <w:szCs w:val="18"/>
        </w:rPr>
      </w:pPr>
      <w:r w:rsidRPr="008C6A01">
        <w:rPr>
          <w:rFonts w:ascii="Calibri" w:hAnsi="Calibri" w:cs="Calibri"/>
          <w:b/>
          <w:bCs/>
          <w:sz w:val="18"/>
          <w:szCs w:val="18"/>
        </w:rPr>
        <w:t>For this section:</w:t>
      </w:r>
    </w:p>
    <w:p w14:paraId="1EC967E3" w14:textId="580D6297" w:rsidR="008C6A01" w:rsidRPr="009B037E" w:rsidRDefault="008C6A01" w:rsidP="007725E1">
      <w:pPr>
        <w:pStyle w:val="NormalWeb"/>
        <w:numPr>
          <w:ilvl w:val="0"/>
          <w:numId w:val="45"/>
        </w:numPr>
        <w:tabs>
          <w:tab w:val="clear" w:pos="720"/>
        </w:tabs>
        <w:spacing w:before="0" w:beforeAutospacing="0" w:after="0" w:afterAutospacing="0"/>
        <w:ind w:left="1440"/>
        <w:rPr>
          <w:rFonts w:ascii="Calibri" w:hAnsi="Calibri" w:cs="Calibri"/>
          <w:sz w:val="18"/>
          <w:szCs w:val="18"/>
        </w:rPr>
      </w:pPr>
      <w:r w:rsidRPr="009B037E">
        <w:rPr>
          <w:rFonts w:ascii="Calibri" w:hAnsi="Calibri" w:cs="Calibri"/>
          <w:sz w:val="18"/>
          <w:szCs w:val="18"/>
        </w:rPr>
        <w:t>each parameter definition is treated as a Field under the common control mechanism in 3.</w:t>
      </w:r>
      <w:r w:rsidR="002E608B" w:rsidRPr="009B037E">
        <w:rPr>
          <w:rFonts w:ascii="Calibri" w:hAnsi="Calibri" w:cs="Calibri"/>
          <w:sz w:val="18"/>
          <w:szCs w:val="18"/>
        </w:rPr>
        <w:t>1</w:t>
      </w:r>
      <w:r w:rsidRPr="009B037E">
        <w:rPr>
          <w:rFonts w:ascii="Calibri" w:hAnsi="Calibri" w:cs="Calibri"/>
          <w:sz w:val="18"/>
          <w:szCs w:val="18"/>
        </w:rPr>
        <w:t xml:space="preserve"> </w:t>
      </w:r>
    </w:p>
    <w:p w14:paraId="2FA340EA" w14:textId="77777777" w:rsidR="008C6A01" w:rsidRPr="009B037E" w:rsidRDefault="008C6A01" w:rsidP="007725E1">
      <w:pPr>
        <w:pStyle w:val="NormalWeb"/>
        <w:numPr>
          <w:ilvl w:val="0"/>
          <w:numId w:val="45"/>
        </w:numPr>
        <w:tabs>
          <w:tab w:val="clear" w:pos="720"/>
        </w:tabs>
        <w:spacing w:before="0" w:beforeAutospacing="0" w:after="0" w:afterAutospacing="0"/>
        <w:ind w:left="1440"/>
        <w:rPr>
          <w:rFonts w:ascii="Calibri" w:hAnsi="Calibri" w:cs="Calibri"/>
          <w:sz w:val="18"/>
          <w:szCs w:val="18"/>
        </w:rPr>
      </w:pPr>
      <w:r w:rsidRPr="009B037E">
        <w:rPr>
          <w:rFonts w:ascii="Calibri" w:hAnsi="Calibri" w:cs="Calibri"/>
          <w:sz w:val="18"/>
          <w:szCs w:val="18"/>
        </w:rPr>
        <w:t xml:space="preserve">additional custom parameters, where permitted, are treated as Entries </w:t>
      </w:r>
    </w:p>
    <w:p w14:paraId="24FE157F" w14:textId="77777777" w:rsidR="008C6A01" w:rsidRPr="009B037E" w:rsidRDefault="008C6A01" w:rsidP="007725E1">
      <w:pPr>
        <w:pStyle w:val="NormalWeb"/>
        <w:numPr>
          <w:ilvl w:val="0"/>
          <w:numId w:val="45"/>
        </w:numPr>
        <w:tabs>
          <w:tab w:val="clear" w:pos="720"/>
        </w:tabs>
        <w:spacing w:before="0" w:beforeAutospacing="0" w:after="0" w:afterAutospacing="0"/>
        <w:ind w:left="1440"/>
        <w:rPr>
          <w:rFonts w:ascii="Calibri" w:hAnsi="Calibri" w:cs="Calibri"/>
          <w:sz w:val="18"/>
          <w:szCs w:val="18"/>
        </w:rPr>
      </w:pPr>
      <w:r w:rsidRPr="009B037E">
        <w:rPr>
          <w:rFonts w:ascii="Calibri" w:hAnsi="Calibri" w:cs="Calibri"/>
          <w:sz w:val="18"/>
          <w:szCs w:val="18"/>
        </w:rPr>
        <w:t>selected values for metadata-backed enum fields are treated as Values</w:t>
      </w:r>
    </w:p>
    <w:p w14:paraId="0E2055E7" w14:textId="77777777" w:rsidR="008C6A01" w:rsidRPr="009B037E" w:rsidRDefault="008C6A01" w:rsidP="00A559B7">
      <w:pPr>
        <w:pStyle w:val="NormalWeb"/>
        <w:spacing w:before="0" w:beforeAutospacing="0" w:after="0" w:afterAutospacing="0"/>
        <w:ind w:left="1440"/>
        <w:rPr>
          <w:rFonts w:ascii="Calibri" w:hAnsi="Calibri" w:cs="Calibri"/>
          <w:sz w:val="18"/>
          <w:szCs w:val="18"/>
        </w:rPr>
      </w:pPr>
    </w:p>
    <w:p w14:paraId="220288DA" w14:textId="64114E65" w:rsidR="006B5318" w:rsidRPr="009B037E" w:rsidRDefault="00AB295A" w:rsidP="00357DFF">
      <w:pPr>
        <w:pStyle w:val="NormalWeb"/>
        <w:spacing w:before="0" w:beforeAutospacing="0" w:after="0" w:afterAutospacing="0"/>
        <w:ind w:left="720"/>
        <w:rPr>
          <w:rFonts w:ascii="Calibri" w:hAnsi="Calibri" w:cs="Calibri"/>
          <w:sz w:val="18"/>
          <w:szCs w:val="18"/>
        </w:rPr>
      </w:pPr>
      <w:r>
        <w:rPr>
          <w:rFonts w:ascii="Calibri" w:hAnsi="Calibri" w:cs="Calibri"/>
          <w:b/>
          <w:bCs/>
          <w:sz w:val="18"/>
          <w:szCs w:val="18"/>
        </w:rPr>
        <w:t xml:space="preserve">Example Baseline/ Assessment </w:t>
      </w:r>
      <w:r w:rsidR="006B5318" w:rsidRPr="009B037E">
        <w:rPr>
          <w:rFonts w:ascii="Calibri" w:hAnsi="Calibri" w:cs="Calibri"/>
          <w:b/>
          <w:bCs/>
          <w:sz w:val="18"/>
          <w:szCs w:val="18"/>
        </w:rPr>
        <w:t>Parameters include</w:t>
      </w:r>
    </w:p>
    <w:p w14:paraId="45DBD3DB" w14:textId="77777777" w:rsidR="006B5318" w:rsidRPr="009B037E" w:rsidRDefault="006B5318" w:rsidP="00357DFF">
      <w:pPr>
        <w:pStyle w:val="NormalWeb"/>
        <w:spacing w:before="0" w:beforeAutospacing="0" w:after="0" w:afterAutospacing="0"/>
        <w:ind w:left="720"/>
        <w:rPr>
          <w:rFonts w:ascii="Calibri" w:hAnsi="Calibri" w:cs="Calibri"/>
          <w:sz w:val="18"/>
          <w:szCs w:val="18"/>
        </w:rPr>
      </w:pPr>
      <w:r w:rsidRPr="009B037E">
        <w:rPr>
          <w:rFonts w:ascii="Calibri" w:hAnsi="Calibri" w:cs="Calibri"/>
          <w:sz w:val="18"/>
          <w:szCs w:val="18"/>
        </w:rPr>
        <w:t>Clinical:</w:t>
      </w:r>
    </w:p>
    <w:p w14:paraId="1D5B4776" w14:textId="77777777" w:rsidR="006B5318" w:rsidRPr="009B037E" w:rsidRDefault="006B5318" w:rsidP="007725E1">
      <w:pPr>
        <w:numPr>
          <w:ilvl w:val="0"/>
          <w:numId w:val="26"/>
        </w:numPr>
        <w:tabs>
          <w:tab w:val="clear" w:pos="720"/>
        </w:tabs>
        <w:ind w:left="1440"/>
        <w:textAlignment w:val="center"/>
        <w:rPr>
          <w:rFonts w:ascii="Calibri" w:hAnsi="Calibri" w:cs="Calibri"/>
          <w:sz w:val="21"/>
          <w:szCs w:val="21"/>
        </w:rPr>
      </w:pPr>
      <w:r w:rsidRPr="009B037E">
        <w:rPr>
          <w:rFonts w:ascii="Calibri" w:hAnsi="Calibri" w:cs="Calibri"/>
          <w:sz w:val="18"/>
          <w:szCs w:val="18"/>
        </w:rPr>
        <w:t xml:space="preserve">Vitals (Multi-select) </w:t>
      </w:r>
    </w:p>
    <w:p w14:paraId="51D1379B" w14:textId="77777777" w:rsidR="006B5318" w:rsidRPr="009B037E" w:rsidRDefault="006B5318" w:rsidP="007725E1">
      <w:pPr>
        <w:numPr>
          <w:ilvl w:val="0"/>
          <w:numId w:val="26"/>
        </w:numPr>
        <w:tabs>
          <w:tab w:val="clear" w:pos="720"/>
        </w:tabs>
        <w:ind w:left="1440"/>
        <w:textAlignment w:val="center"/>
        <w:rPr>
          <w:rFonts w:ascii="Calibri" w:hAnsi="Calibri" w:cs="Calibri"/>
          <w:sz w:val="21"/>
          <w:szCs w:val="21"/>
        </w:rPr>
      </w:pPr>
      <w:r w:rsidRPr="009B037E">
        <w:rPr>
          <w:rFonts w:ascii="Calibri" w:hAnsi="Calibri" w:cs="Calibri"/>
          <w:sz w:val="18"/>
          <w:szCs w:val="18"/>
        </w:rPr>
        <w:t xml:space="preserve">Diagnostic Test - Multi select (O) </w:t>
      </w:r>
    </w:p>
    <w:p w14:paraId="624F28EC" w14:textId="77777777" w:rsidR="006B5318" w:rsidRPr="009B037E" w:rsidRDefault="006B5318" w:rsidP="007725E1">
      <w:pPr>
        <w:numPr>
          <w:ilvl w:val="0"/>
          <w:numId w:val="26"/>
        </w:numPr>
        <w:tabs>
          <w:tab w:val="clear" w:pos="720"/>
        </w:tabs>
        <w:ind w:left="1440"/>
        <w:textAlignment w:val="center"/>
        <w:rPr>
          <w:rFonts w:ascii="Calibri" w:hAnsi="Calibri" w:cs="Calibri"/>
          <w:sz w:val="21"/>
          <w:szCs w:val="21"/>
        </w:rPr>
      </w:pPr>
      <w:r w:rsidRPr="009B037E">
        <w:rPr>
          <w:rFonts w:ascii="Calibri" w:hAnsi="Calibri" w:cs="Calibri"/>
          <w:sz w:val="18"/>
          <w:szCs w:val="18"/>
        </w:rPr>
        <w:t xml:space="preserve">Pain Score (O) </w:t>
      </w:r>
    </w:p>
    <w:p w14:paraId="11E1C9FE" w14:textId="77777777" w:rsidR="006B5318" w:rsidRPr="009B037E" w:rsidRDefault="006B5318" w:rsidP="007725E1">
      <w:pPr>
        <w:numPr>
          <w:ilvl w:val="0"/>
          <w:numId w:val="26"/>
        </w:numPr>
        <w:tabs>
          <w:tab w:val="clear" w:pos="720"/>
        </w:tabs>
        <w:ind w:left="1440"/>
        <w:textAlignment w:val="center"/>
        <w:rPr>
          <w:rFonts w:ascii="Calibri" w:hAnsi="Calibri" w:cs="Calibri"/>
          <w:sz w:val="21"/>
          <w:szCs w:val="21"/>
        </w:rPr>
      </w:pPr>
      <w:r w:rsidRPr="009B037E">
        <w:rPr>
          <w:rFonts w:ascii="Calibri" w:hAnsi="Calibri" w:cs="Calibri"/>
          <w:sz w:val="18"/>
          <w:szCs w:val="18"/>
        </w:rPr>
        <w:t xml:space="preserve">Mobility Level (O) </w:t>
      </w:r>
    </w:p>
    <w:p w14:paraId="1E0ECA1A" w14:textId="77777777" w:rsidR="006B5318" w:rsidRPr="009B037E" w:rsidRDefault="006B5318" w:rsidP="00357DFF">
      <w:pPr>
        <w:pStyle w:val="NormalWeb"/>
        <w:spacing w:before="0" w:beforeAutospacing="0" w:after="0" w:afterAutospacing="0"/>
        <w:ind w:left="720"/>
        <w:rPr>
          <w:rFonts w:ascii="Calibri" w:hAnsi="Calibri" w:cs="Calibri"/>
          <w:sz w:val="18"/>
          <w:szCs w:val="18"/>
        </w:rPr>
      </w:pPr>
      <w:r w:rsidRPr="009B037E">
        <w:rPr>
          <w:rFonts w:ascii="Calibri" w:hAnsi="Calibri" w:cs="Calibri"/>
          <w:sz w:val="18"/>
          <w:szCs w:val="18"/>
        </w:rPr>
        <w:t>Functional:</w:t>
      </w:r>
    </w:p>
    <w:p w14:paraId="386BFD18" w14:textId="77777777" w:rsidR="006B5318" w:rsidRPr="009B037E" w:rsidRDefault="006B5318" w:rsidP="007725E1">
      <w:pPr>
        <w:numPr>
          <w:ilvl w:val="0"/>
          <w:numId w:val="27"/>
        </w:numPr>
        <w:tabs>
          <w:tab w:val="clear" w:pos="720"/>
        </w:tabs>
        <w:ind w:left="1440"/>
        <w:textAlignment w:val="center"/>
        <w:rPr>
          <w:rFonts w:ascii="Calibri" w:hAnsi="Calibri" w:cs="Calibri"/>
          <w:sz w:val="21"/>
          <w:szCs w:val="21"/>
        </w:rPr>
      </w:pPr>
      <w:r w:rsidRPr="009B037E">
        <w:rPr>
          <w:rFonts w:ascii="Calibri" w:hAnsi="Calibri" w:cs="Calibri"/>
          <w:sz w:val="18"/>
          <w:szCs w:val="18"/>
        </w:rPr>
        <w:t xml:space="preserve">Family Support (O) </w:t>
      </w:r>
    </w:p>
    <w:p w14:paraId="21D95DA8" w14:textId="77777777" w:rsidR="006B5318" w:rsidRPr="009B037E" w:rsidRDefault="006B5318" w:rsidP="007725E1">
      <w:pPr>
        <w:numPr>
          <w:ilvl w:val="0"/>
          <w:numId w:val="27"/>
        </w:numPr>
        <w:tabs>
          <w:tab w:val="clear" w:pos="720"/>
        </w:tabs>
        <w:ind w:left="1440"/>
        <w:textAlignment w:val="center"/>
        <w:rPr>
          <w:rFonts w:ascii="Calibri" w:hAnsi="Calibri" w:cs="Calibri"/>
          <w:sz w:val="21"/>
          <w:szCs w:val="21"/>
        </w:rPr>
      </w:pPr>
      <w:r w:rsidRPr="009B037E">
        <w:rPr>
          <w:rFonts w:ascii="Calibri" w:hAnsi="Calibri" w:cs="Calibri"/>
          <w:sz w:val="18"/>
          <w:szCs w:val="18"/>
        </w:rPr>
        <w:t xml:space="preserve">Work Stress Level (O) </w:t>
      </w:r>
    </w:p>
    <w:p w14:paraId="2AEACB00" w14:textId="77777777" w:rsidR="006B5318" w:rsidRPr="009B037E" w:rsidRDefault="006B5318" w:rsidP="007725E1">
      <w:pPr>
        <w:numPr>
          <w:ilvl w:val="0"/>
          <w:numId w:val="27"/>
        </w:numPr>
        <w:tabs>
          <w:tab w:val="clear" w:pos="720"/>
        </w:tabs>
        <w:ind w:left="1440"/>
        <w:textAlignment w:val="center"/>
        <w:rPr>
          <w:rFonts w:ascii="Calibri" w:hAnsi="Calibri" w:cs="Calibri"/>
          <w:sz w:val="21"/>
          <w:szCs w:val="21"/>
        </w:rPr>
      </w:pPr>
      <w:r w:rsidRPr="009B037E">
        <w:rPr>
          <w:rFonts w:ascii="Calibri" w:hAnsi="Calibri" w:cs="Calibri"/>
          <w:sz w:val="18"/>
          <w:szCs w:val="18"/>
        </w:rPr>
        <w:t xml:space="preserve">Caregiver Availability (O) </w:t>
      </w:r>
    </w:p>
    <w:p w14:paraId="0C7A9818" w14:textId="77777777" w:rsidR="006B5318" w:rsidRPr="009B037E" w:rsidRDefault="006B5318" w:rsidP="007725E1">
      <w:pPr>
        <w:numPr>
          <w:ilvl w:val="0"/>
          <w:numId w:val="27"/>
        </w:numPr>
        <w:tabs>
          <w:tab w:val="clear" w:pos="720"/>
        </w:tabs>
        <w:ind w:left="1440"/>
        <w:textAlignment w:val="center"/>
        <w:rPr>
          <w:rFonts w:ascii="Calibri" w:hAnsi="Calibri" w:cs="Calibri"/>
          <w:sz w:val="21"/>
          <w:szCs w:val="21"/>
        </w:rPr>
      </w:pPr>
      <w:r w:rsidRPr="009B037E">
        <w:rPr>
          <w:rFonts w:ascii="Calibri" w:hAnsi="Calibri" w:cs="Calibri"/>
          <w:sz w:val="18"/>
          <w:szCs w:val="18"/>
        </w:rPr>
        <w:t xml:space="preserve">Medication Adherence Risk (O) </w:t>
      </w:r>
    </w:p>
    <w:p w14:paraId="56298312" w14:textId="77777777" w:rsidR="006B5318" w:rsidRPr="009B037E" w:rsidRDefault="006B5318" w:rsidP="007725E1">
      <w:pPr>
        <w:numPr>
          <w:ilvl w:val="0"/>
          <w:numId w:val="27"/>
        </w:numPr>
        <w:tabs>
          <w:tab w:val="clear" w:pos="720"/>
        </w:tabs>
        <w:ind w:left="1440"/>
        <w:textAlignment w:val="center"/>
        <w:rPr>
          <w:rFonts w:ascii="Calibri" w:hAnsi="Calibri" w:cs="Calibri"/>
          <w:sz w:val="21"/>
          <w:szCs w:val="21"/>
        </w:rPr>
      </w:pPr>
      <w:r w:rsidRPr="009B037E">
        <w:rPr>
          <w:rFonts w:ascii="Calibri" w:hAnsi="Calibri" w:cs="Calibri"/>
          <w:sz w:val="18"/>
          <w:szCs w:val="18"/>
        </w:rPr>
        <w:t xml:space="preserve">Psycho-social (O) </w:t>
      </w:r>
    </w:p>
    <w:p w14:paraId="119625C7" w14:textId="77777777" w:rsidR="006B5318" w:rsidRPr="009B037E" w:rsidRDefault="006B5318" w:rsidP="007725E1">
      <w:pPr>
        <w:numPr>
          <w:ilvl w:val="0"/>
          <w:numId w:val="27"/>
        </w:numPr>
        <w:tabs>
          <w:tab w:val="clear" w:pos="720"/>
        </w:tabs>
        <w:ind w:left="1440"/>
        <w:textAlignment w:val="center"/>
        <w:rPr>
          <w:rFonts w:ascii="Calibri" w:hAnsi="Calibri" w:cs="Calibri"/>
          <w:sz w:val="21"/>
          <w:szCs w:val="21"/>
        </w:rPr>
      </w:pPr>
      <w:r w:rsidRPr="009B037E">
        <w:rPr>
          <w:rFonts w:ascii="Calibri" w:hAnsi="Calibri" w:cs="Calibri"/>
          <w:sz w:val="18"/>
          <w:szCs w:val="18"/>
        </w:rPr>
        <w:t xml:space="preserve">Financial Limitations (O) </w:t>
      </w:r>
    </w:p>
    <w:p w14:paraId="48340DC6" w14:textId="77777777" w:rsidR="006B5318" w:rsidRPr="009B037E" w:rsidRDefault="006B5318" w:rsidP="007725E1">
      <w:pPr>
        <w:numPr>
          <w:ilvl w:val="0"/>
          <w:numId w:val="27"/>
        </w:numPr>
        <w:tabs>
          <w:tab w:val="clear" w:pos="720"/>
        </w:tabs>
        <w:ind w:left="1440"/>
        <w:textAlignment w:val="center"/>
        <w:rPr>
          <w:rFonts w:ascii="Calibri" w:hAnsi="Calibri" w:cs="Calibri"/>
          <w:sz w:val="21"/>
          <w:szCs w:val="21"/>
        </w:rPr>
      </w:pPr>
      <w:r w:rsidRPr="009B037E">
        <w:rPr>
          <w:rFonts w:ascii="Calibri" w:hAnsi="Calibri" w:cs="Calibri"/>
          <w:sz w:val="18"/>
          <w:szCs w:val="18"/>
        </w:rPr>
        <w:t xml:space="preserve">Dietary Limitations (O) </w:t>
      </w:r>
    </w:p>
    <w:p w14:paraId="10012D8A" w14:textId="77777777" w:rsidR="006B5318" w:rsidRPr="009B037E" w:rsidRDefault="006B5318" w:rsidP="007725E1">
      <w:pPr>
        <w:numPr>
          <w:ilvl w:val="0"/>
          <w:numId w:val="27"/>
        </w:numPr>
        <w:tabs>
          <w:tab w:val="clear" w:pos="720"/>
        </w:tabs>
        <w:ind w:left="1440"/>
        <w:textAlignment w:val="center"/>
        <w:rPr>
          <w:rFonts w:ascii="Calibri" w:hAnsi="Calibri" w:cs="Calibri"/>
          <w:sz w:val="21"/>
          <w:szCs w:val="21"/>
        </w:rPr>
      </w:pPr>
      <w:r w:rsidRPr="009B037E">
        <w:rPr>
          <w:rFonts w:ascii="Calibri" w:hAnsi="Calibri" w:cs="Calibri"/>
          <w:sz w:val="18"/>
          <w:szCs w:val="18"/>
        </w:rPr>
        <w:t xml:space="preserve">Environment (O) </w:t>
      </w:r>
    </w:p>
    <w:p w14:paraId="5E221F3C" w14:textId="77777777" w:rsidR="006E50EA" w:rsidRPr="009B037E" w:rsidRDefault="006E50EA" w:rsidP="006932D8">
      <w:pPr>
        <w:ind w:left="405"/>
        <w:rPr>
          <w:rFonts w:ascii="Calibri" w:hAnsi="Calibri" w:cs="Calibri"/>
          <w:sz w:val="18"/>
          <w:szCs w:val="18"/>
        </w:rPr>
      </w:pPr>
    </w:p>
    <w:p w14:paraId="6F463BDC" w14:textId="77777777" w:rsidR="006E50EA" w:rsidRPr="009B037E" w:rsidRDefault="006E50EA" w:rsidP="006932D8">
      <w:pPr>
        <w:ind w:left="405"/>
        <w:rPr>
          <w:rFonts w:ascii="Calibri" w:hAnsi="Calibri" w:cs="Calibri"/>
          <w:sz w:val="18"/>
          <w:szCs w:val="18"/>
        </w:rPr>
      </w:pPr>
    </w:p>
    <w:p w14:paraId="4B65D9D2" w14:textId="0B9F2B04" w:rsidR="00AB295A" w:rsidRPr="000B2097" w:rsidRDefault="00AB295A" w:rsidP="000B2097">
      <w:pPr>
        <w:pStyle w:val="Heading3"/>
        <w:numPr>
          <w:ilvl w:val="2"/>
          <w:numId w:val="9"/>
        </w:numPr>
        <w:ind w:left="630" w:hanging="630"/>
        <w:rPr>
          <w:rFonts w:ascii="Calibri" w:hAnsi="Calibri" w:cs="Calibri"/>
          <w:b/>
          <w:bCs/>
          <w:sz w:val="20"/>
          <w:szCs w:val="20"/>
        </w:rPr>
      </w:pPr>
      <w:bookmarkStart w:id="136" w:name="_Toc228300254"/>
      <w:r w:rsidRPr="000B2097">
        <w:rPr>
          <w:rFonts w:ascii="Calibri" w:eastAsia="Times New Roman" w:hAnsi="Calibri" w:cs="Calibri"/>
          <w:b/>
          <w:bCs/>
          <w:sz w:val="20"/>
          <w:szCs w:val="20"/>
        </w:rPr>
        <w:t>Section: Goal Template Linkage</w:t>
      </w:r>
      <w:bookmarkEnd w:id="136"/>
    </w:p>
    <w:p w14:paraId="61405498" w14:textId="3B1BF495" w:rsidR="0056062F" w:rsidRPr="0056062F" w:rsidRDefault="0056062F" w:rsidP="0056062F">
      <w:pPr>
        <w:pStyle w:val="NormalWeb"/>
        <w:ind w:left="630"/>
        <w:rPr>
          <w:rFonts w:ascii="Calibri" w:hAnsi="Calibri" w:cs="Calibri"/>
          <w:sz w:val="18"/>
          <w:szCs w:val="18"/>
        </w:rPr>
      </w:pPr>
      <w:r w:rsidRPr="0056062F">
        <w:rPr>
          <w:rFonts w:ascii="Calibri" w:hAnsi="Calibri" w:cs="Calibri"/>
          <w:sz w:val="18"/>
          <w:szCs w:val="18"/>
        </w:rPr>
        <w:t>This section defines Goal Template linkage at Care Plan level. A Care Plan may link to one or more published Goal Template Versions when GoalEnabled = True.</w:t>
      </w:r>
    </w:p>
    <w:p w14:paraId="177ED32F" w14:textId="77777777" w:rsidR="00786A4A" w:rsidRPr="00786A4A" w:rsidRDefault="00786A4A" w:rsidP="000B2097">
      <w:pPr>
        <w:pStyle w:val="NormalWeb"/>
        <w:spacing w:before="0" w:beforeAutospacing="0" w:after="0" w:afterAutospacing="0"/>
        <w:ind w:left="630"/>
        <w:rPr>
          <w:rFonts w:ascii="Calibri" w:hAnsi="Calibri" w:cs="Calibri"/>
          <w:sz w:val="18"/>
          <w:szCs w:val="18"/>
        </w:rPr>
      </w:pPr>
      <w:r w:rsidRPr="000B2097">
        <w:rPr>
          <w:rFonts w:ascii="Calibri" w:hAnsi="Calibri" w:cs="Calibri"/>
          <w:sz w:val="18"/>
          <w:szCs w:val="18"/>
        </w:rPr>
        <w:t>Goal Template owns the goal definition, Goal Type, Measurement Type, and Goal Measurement Entries with target structure for measurable goals. Care Plan only references the Goal Template and does not redefine goal details inline.</w:t>
      </w:r>
    </w:p>
    <w:p w14:paraId="44530141" w14:textId="77777777" w:rsidR="00786A4A" w:rsidRDefault="00786A4A" w:rsidP="000B2097">
      <w:pPr>
        <w:pStyle w:val="NormalWeb"/>
        <w:spacing w:before="0" w:beforeAutospacing="0" w:after="0" w:afterAutospacing="0"/>
        <w:ind w:left="630"/>
        <w:rPr>
          <w:rFonts w:ascii="Calibri" w:hAnsi="Calibri" w:cs="Calibri"/>
          <w:sz w:val="18"/>
          <w:szCs w:val="18"/>
        </w:rPr>
      </w:pPr>
    </w:p>
    <w:p w14:paraId="2F1A8C41" w14:textId="77777777" w:rsidR="00AB295A" w:rsidRDefault="00AB295A" w:rsidP="00AB295A">
      <w:pPr>
        <w:pStyle w:val="NormalWeb"/>
        <w:spacing w:before="0" w:beforeAutospacing="0" w:after="0" w:afterAutospacing="0"/>
        <w:rPr>
          <w:rFonts w:ascii="Calibri" w:hAnsi="Calibri" w:cs="Calibri"/>
          <w:sz w:val="18"/>
          <w:szCs w:val="18"/>
        </w:rPr>
      </w:pPr>
    </w:p>
    <w:p w14:paraId="696ED092" w14:textId="6991585D" w:rsidR="00AB295A" w:rsidRDefault="00AB295A" w:rsidP="00AB295A">
      <w:pPr>
        <w:pStyle w:val="NormalWeb"/>
        <w:spacing w:before="0" w:beforeAutospacing="0" w:after="0" w:afterAutospacing="0"/>
        <w:rPr>
          <w:rFonts w:ascii="Calibri" w:hAnsi="Calibri" w:cs="Calibri"/>
          <w:sz w:val="18"/>
          <w:szCs w:val="18"/>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39"/>
        <w:gridCol w:w="987"/>
        <w:gridCol w:w="754"/>
        <w:gridCol w:w="998"/>
        <w:gridCol w:w="1560"/>
        <w:gridCol w:w="788"/>
        <w:gridCol w:w="775"/>
        <w:gridCol w:w="1139"/>
      </w:tblGrid>
      <w:tr w:rsidR="00AB295A" w14:paraId="118EC9D8" w14:textId="77777777" w:rsidTr="000B2097">
        <w:tc>
          <w:tcPr>
            <w:tcW w:w="23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445EE2" w14:textId="77777777" w:rsidR="00AB295A" w:rsidRDefault="00AB295A">
            <w:pPr>
              <w:pStyle w:val="NormalWeb"/>
              <w:spacing w:before="0" w:beforeAutospacing="0" w:after="0" w:afterAutospacing="0"/>
              <w:rPr>
                <w:rFonts w:ascii="Calibri" w:hAnsi="Calibri" w:cs="Calibri"/>
                <w:sz w:val="18"/>
                <w:szCs w:val="18"/>
              </w:rPr>
            </w:pPr>
            <w:r>
              <w:rPr>
                <w:rFonts w:ascii="Calibri" w:hAnsi="Calibri" w:cs="Calibri"/>
                <w:b/>
                <w:bCs/>
                <w:sz w:val="18"/>
                <w:szCs w:val="18"/>
              </w:rPr>
              <w:t>Field</w:t>
            </w:r>
          </w:p>
        </w:tc>
        <w:tc>
          <w:tcPr>
            <w:tcW w:w="9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F8E8E1" w14:textId="77777777" w:rsidR="00AB295A" w:rsidRDefault="00AB295A">
            <w:pPr>
              <w:pStyle w:val="NormalWeb"/>
              <w:spacing w:before="0" w:beforeAutospacing="0" w:after="0" w:afterAutospacing="0"/>
              <w:rPr>
                <w:rFonts w:ascii="Calibri" w:hAnsi="Calibri" w:cs="Calibri"/>
                <w:sz w:val="18"/>
                <w:szCs w:val="18"/>
              </w:rPr>
            </w:pPr>
            <w:r>
              <w:rPr>
                <w:rFonts w:ascii="Calibri" w:hAnsi="Calibri" w:cs="Calibri"/>
                <w:b/>
                <w:bCs/>
                <w:sz w:val="18"/>
                <w:szCs w:val="18"/>
              </w:rPr>
              <w:t>Mandatory</w:t>
            </w:r>
          </w:p>
        </w:tc>
        <w:tc>
          <w:tcPr>
            <w:tcW w:w="7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0AE558" w14:textId="77777777" w:rsidR="00AB295A" w:rsidRDefault="00AB295A">
            <w:pPr>
              <w:pStyle w:val="NormalWeb"/>
              <w:spacing w:before="0" w:beforeAutospacing="0" w:after="0" w:afterAutospacing="0"/>
              <w:rPr>
                <w:rFonts w:ascii="Calibri" w:hAnsi="Calibri" w:cs="Calibri"/>
                <w:sz w:val="18"/>
                <w:szCs w:val="18"/>
              </w:rPr>
            </w:pPr>
            <w:r>
              <w:rPr>
                <w:rFonts w:ascii="Calibri" w:hAnsi="Calibri" w:cs="Calibri"/>
                <w:b/>
                <w:bCs/>
                <w:sz w:val="18"/>
                <w:szCs w:val="18"/>
              </w:rPr>
              <w:t>Data Type</w:t>
            </w:r>
          </w:p>
        </w:tc>
        <w:tc>
          <w:tcPr>
            <w:tcW w:w="9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0D2023" w14:textId="77777777" w:rsidR="00AB295A" w:rsidRDefault="00AB295A">
            <w:pPr>
              <w:pStyle w:val="NormalWeb"/>
              <w:spacing w:before="0" w:beforeAutospacing="0" w:after="0" w:afterAutospacing="0"/>
              <w:rPr>
                <w:rFonts w:ascii="Calibri" w:hAnsi="Calibri" w:cs="Calibri"/>
                <w:sz w:val="18"/>
                <w:szCs w:val="18"/>
              </w:rPr>
            </w:pPr>
            <w:r>
              <w:rPr>
                <w:rFonts w:ascii="Calibri" w:hAnsi="Calibri" w:cs="Calibri"/>
                <w:b/>
                <w:bCs/>
                <w:sz w:val="18"/>
                <w:szCs w:val="18"/>
              </w:rPr>
              <w:t>Source</w:t>
            </w:r>
          </w:p>
        </w:tc>
        <w:tc>
          <w:tcPr>
            <w:tcW w:w="15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9696E9" w14:textId="77777777" w:rsidR="00AB295A" w:rsidRDefault="00AB295A">
            <w:pPr>
              <w:pStyle w:val="NormalWeb"/>
              <w:spacing w:before="0" w:beforeAutospacing="0" w:after="0" w:afterAutospacing="0"/>
              <w:rPr>
                <w:rFonts w:ascii="Calibri" w:hAnsi="Calibri" w:cs="Calibri"/>
                <w:sz w:val="18"/>
                <w:szCs w:val="18"/>
              </w:rPr>
            </w:pPr>
            <w:r>
              <w:rPr>
                <w:rFonts w:ascii="Calibri" w:hAnsi="Calibri" w:cs="Calibri"/>
                <w:b/>
                <w:bCs/>
                <w:sz w:val="18"/>
                <w:szCs w:val="18"/>
              </w:rPr>
              <w:t>Allowed Values / Reference</w:t>
            </w:r>
          </w:p>
        </w:tc>
        <w:tc>
          <w:tcPr>
            <w:tcW w:w="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284B54" w14:textId="77777777" w:rsidR="00AB295A" w:rsidRDefault="00AB295A">
            <w:pPr>
              <w:pStyle w:val="NormalWeb"/>
              <w:spacing w:before="0" w:beforeAutospacing="0" w:after="0" w:afterAutospacing="0"/>
              <w:rPr>
                <w:rFonts w:ascii="Calibri" w:hAnsi="Calibri" w:cs="Calibri"/>
                <w:sz w:val="18"/>
                <w:szCs w:val="18"/>
              </w:rPr>
            </w:pPr>
            <w:r>
              <w:rPr>
                <w:rFonts w:ascii="Calibri" w:hAnsi="Calibri" w:cs="Calibri"/>
                <w:b/>
                <w:bCs/>
                <w:sz w:val="18"/>
                <w:szCs w:val="18"/>
              </w:rPr>
              <w:t>Default Value</w:t>
            </w:r>
          </w:p>
        </w:tc>
        <w:tc>
          <w:tcPr>
            <w:tcW w:w="7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DE9189" w14:textId="77777777" w:rsidR="00AB295A" w:rsidRDefault="00AB295A">
            <w:pPr>
              <w:pStyle w:val="NormalWeb"/>
              <w:spacing w:before="0" w:beforeAutospacing="0" w:after="0" w:afterAutospacing="0"/>
              <w:rPr>
                <w:rFonts w:ascii="Calibri" w:hAnsi="Calibri" w:cs="Calibri"/>
                <w:sz w:val="18"/>
                <w:szCs w:val="18"/>
              </w:rPr>
            </w:pPr>
            <w:r>
              <w:rPr>
                <w:rFonts w:ascii="Calibri" w:hAnsi="Calibri" w:cs="Calibri"/>
                <w:b/>
                <w:bCs/>
                <w:sz w:val="18"/>
                <w:szCs w:val="18"/>
              </w:rPr>
              <w:t>Display</w:t>
            </w:r>
          </w:p>
        </w:tc>
        <w:tc>
          <w:tcPr>
            <w:tcW w:w="11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81FB34" w14:textId="77777777" w:rsidR="00AB295A" w:rsidRDefault="00AB295A">
            <w:pPr>
              <w:pStyle w:val="NormalWeb"/>
              <w:spacing w:before="0" w:beforeAutospacing="0" w:after="0" w:afterAutospacing="0"/>
              <w:rPr>
                <w:rFonts w:ascii="Calibri" w:hAnsi="Calibri" w:cs="Calibri"/>
                <w:sz w:val="18"/>
                <w:szCs w:val="18"/>
              </w:rPr>
            </w:pPr>
            <w:r>
              <w:rPr>
                <w:rFonts w:ascii="Calibri" w:hAnsi="Calibri" w:cs="Calibri"/>
                <w:b/>
                <w:bCs/>
                <w:sz w:val="18"/>
                <w:szCs w:val="18"/>
              </w:rPr>
              <w:t>Notes / Constraints</w:t>
            </w:r>
          </w:p>
        </w:tc>
      </w:tr>
      <w:tr w:rsidR="00AB295A" w14:paraId="1986504F" w14:textId="77777777" w:rsidTr="000B2097">
        <w:tc>
          <w:tcPr>
            <w:tcW w:w="23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E20FAE" w14:textId="77777777" w:rsidR="00AB295A" w:rsidRDefault="00AB295A">
            <w:pPr>
              <w:pStyle w:val="NormalWeb"/>
              <w:spacing w:before="0" w:beforeAutospacing="0" w:after="0" w:afterAutospacing="0"/>
              <w:rPr>
                <w:rFonts w:ascii="Calibri" w:hAnsi="Calibri" w:cs="Calibri"/>
                <w:sz w:val="18"/>
                <w:szCs w:val="18"/>
              </w:rPr>
            </w:pPr>
            <w:r>
              <w:rPr>
                <w:rFonts w:ascii="Calibri" w:hAnsi="Calibri" w:cs="Calibri"/>
                <w:sz w:val="18"/>
                <w:szCs w:val="18"/>
              </w:rPr>
              <w:lastRenderedPageBreak/>
              <w:t>LinkedGoalTemplateVersionID</w:t>
            </w:r>
          </w:p>
        </w:tc>
        <w:tc>
          <w:tcPr>
            <w:tcW w:w="9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804021" w14:textId="77777777" w:rsidR="00AB295A" w:rsidRDefault="00AB295A">
            <w:pPr>
              <w:pStyle w:val="NormalWeb"/>
              <w:spacing w:before="0" w:beforeAutospacing="0" w:after="0" w:afterAutospacing="0"/>
              <w:rPr>
                <w:rFonts w:ascii="Calibri" w:hAnsi="Calibri" w:cs="Calibri"/>
                <w:sz w:val="18"/>
                <w:szCs w:val="18"/>
              </w:rPr>
            </w:pPr>
            <w:r>
              <w:rPr>
                <w:rFonts w:ascii="Calibri" w:hAnsi="Calibri" w:cs="Calibri"/>
                <w:sz w:val="18"/>
                <w:szCs w:val="18"/>
              </w:rPr>
              <w:t>Conditional</w:t>
            </w:r>
          </w:p>
        </w:tc>
        <w:tc>
          <w:tcPr>
            <w:tcW w:w="7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291B7C" w14:textId="77777777" w:rsidR="00AB295A" w:rsidRDefault="00AB295A">
            <w:pPr>
              <w:pStyle w:val="NormalWeb"/>
              <w:spacing w:before="0" w:beforeAutospacing="0" w:after="0" w:afterAutospacing="0"/>
              <w:rPr>
                <w:rFonts w:ascii="Calibri" w:hAnsi="Calibri" w:cs="Calibri"/>
                <w:sz w:val="18"/>
                <w:szCs w:val="18"/>
              </w:rPr>
            </w:pPr>
            <w:r>
              <w:rPr>
                <w:rFonts w:ascii="Calibri" w:hAnsi="Calibri" w:cs="Calibri"/>
                <w:sz w:val="18"/>
                <w:szCs w:val="18"/>
              </w:rPr>
              <w:t>UUID</w:t>
            </w:r>
          </w:p>
        </w:tc>
        <w:tc>
          <w:tcPr>
            <w:tcW w:w="9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105AA8" w14:textId="77777777" w:rsidR="00AB295A" w:rsidRDefault="00AB295A">
            <w:pPr>
              <w:pStyle w:val="NormalWeb"/>
              <w:spacing w:before="0" w:beforeAutospacing="0" w:after="0" w:afterAutospacing="0"/>
              <w:rPr>
                <w:rFonts w:ascii="Calibri" w:hAnsi="Calibri" w:cs="Calibri"/>
                <w:sz w:val="18"/>
                <w:szCs w:val="18"/>
              </w:rPr>
            </w:pPr>
            <w:r>
              <w:rPr>
                <w:rFonts w:ascii="Calibri" w:hAnsi="Calibri" w:cs="Calibri"/>
                <w:sz w:val="18"/>
                <w:szCs w:val="18"/>
              </w:rPr>
              <w:t>Template Reference</w:t>
            </w:r>
          </w:p>
        </w:tc>
        <w:tc>
          <w:tcPr>
            <w:tcW w:w="15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72CD7B" w14:textId="77777777" w:rsidR="00AB295A" w:rsidRDefault="00AB295A">
            <w:pPr>
              <w:pStyle w:val="NormalWeb"/>
              <w:spacing w:before="0" w:beforeAutospacing="0" w:after="0" w:afterAutospacing="0"/>
              <w:rPr>
                <w:rFonts w:ascii="Calibri" w:hAnsi="Calibri" w:cs="Calibri"/>
                <w:sz w:val="18"/>
                <w:szCs w:val="18"/>
              </w:rPr>
            </w:pPr>
            <w:r>
              <w:rPr>
                <w:rFonts w:ascii="Calibri" w:hAnsi="Calibri" w:cs="Calibri"/>
                <w:sz w:val="18"/>
                <w:szCs w:val="18"/>
              </w:rPr>
              <w:t>Must reference Published Goal Template Version</w:t>
            </w:r>
          </w:p>
        </w:tc>
        <w:tc>
          <w:tcPr>
            <w:tcW w:w="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41911E" w14:textId="77777777" w:rsidR="00AB295A" w:rsidRDefault="00AB295A">
            <w:pPr>
              <w:pStyle w:val="NormalWeb"/>
              <w:spacing w:before="0" w:beforeAutospacing="0" w:after="0" w:afterAutospacing="0"/>
              <w:rPr>
                <w:rFonts w:ascii="Calibri" w:hAnsi="Calibri" w:cs="Calibri"/>
                <w:sz w:val="18"/>
                <w:szCs w:val="18"/>
              </w:rPr>
            </w:pPr>
            <w:r>
              <w:rPr>
                <w:rFonts w:ascii="Calibri" w:hAnsi="Calibri" w:cs="Calibri"/>
                <w:sz w:val="18"/>
                <w:szCs w:val="18"/>
              </w:rPr>
              <w:t>None</w:t>
            </w:r>
          </w:p>
        </w:tc>
        <w:tc>
          <w:tcPr>
            <w:tcW w:w="7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6916E5" w14:textId="77777777" w:rsidR="00AB295A" w:rsidRDefault="00AB295A">
            <w:pPr>
              <w:pStyle w:val="NormalWeb"/>
              <w:spacing w:before="0" w:beforeAutospacing="0" w:after="0" w:afterAutospacing="0"/>
              <w:rPr>
                <w:rFonts w:ascii="Calibri" w:hAnsi="Calibri" w:cs="Calibri"/>
                <w:sz w:val="18"/>
                <w:szCs w:val="18"/>
              </w:rPr>
            </w:pPr>
            <w:r>
              <w:rPr>
                <w:rFonts w:ascii="Calibri" w:hAnsi="Calibri" w:cs="Calibri"/>
                <w:sz w:val="18"/>
                <w:szCs w:val="18"/>
              </w:rPr>
              <w:t>Main</w:t>
            </w:r>
          </w:p>
        </w:tc>
        <w:tc>
          <w:tcPr>
            <w:tcW w:w="11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A037B8" w14:textId="77777777" w:rsidR="00AB295A" w:rsidRDefault="00AB295A">
            <w:pPr>
              <w:pStyle w:val="NormalWeb"/>
              <w:spacing w:before="0" w:beforeAutospacing="0" w:after="0" w:afterAutospacing="0"/>
              <w:rPr>
                <w:rFonts w:ascii="Calibri" w:hAnsi="Calibri" w:cs="Calibri"/>
                <w:sz w:val="18"/>
                <w:szCs w:val="18"/>
              </w:rPr>
            </w:pPr>
            <w:r>
              <w:rPr>
                <w:rFonts w:ascii="Calibri" w:hAnsi="Calibri" w:cs="Calibri"/>
                <w:sz w:val="18"/>
                <w:szCs w:val="18"/>
              </w:rPr>
              <w:t>Required if GoalEnabled = True</w:t>
            </w:r>
          </w:p>
        </w:tc>
      </w:tr>
    </w:tbl>
    <w:p w14:paraId="5D2815C9" w14:textId="77777777" w:rsidR="00AB295A" w:rsidRDefault="00AB295A" w:rsidP="00AB295A">
      <w:pPr>
        <w:pStyle w:val="NormalWeb"/>
        <w:spacing w:before="0" w:beforeAutospacing="0" w:after="0" w:afterAutospacing="0"/>
        <w:rPr>
          <w:rFonts w:ascii="Calibri" w:hAnsi="Calibri" w:cs="Calibri"/>
          <w:sz w:val="18"/>
          <w:szCs w:val="18"/>
        </w:rPr>
      </w:pPr>
      <w:r>
        <w:rPr>
          <w:rFonts w:ascii="Calibri" w:hAnsi="Calibri" w:cs="Calibri"/>
          <w:b/>
          <w:bCs/>
          <w:sz w:val="18"/>
          <w:szCs w:val="18"/>
        </w:rPr>
        <w:t>Constraints</w:t>
      </w:r>
    </w:p>
    <w:p w14:paraId="65D89A75" w14:textId="77777777" w:rsidR="00AB295A" w:rsidRDefault="00AB295A" w:rsidP="00AB295A">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41AA5D8F" w14:textId="08BAB380" w:rsidR="00AB295A" w:rsidRDefault="00AB295A" w:rsidP="000B2097">
      <w:pPr>
        <w:pStyle w:val="NormalWeb"/>
        <w:numPr>
          <w:ilvl w:val="0"/>
          <w:numId w:val="97"/>
        </w:numPr>
        <w:spacing w:before="0" w:beforeAutospacing="0" w:after="0" w:afterAutospacing="0"/>
        <w:rPr>
          <w:rFonts w:ascii="Calibri" w:hAnsi="Calibri" w:cs="Calibri"/>
          <w:sz w:val="18"/>
          <w:szCs w:val="18"/>
        </w:rPr>
      </w:pPr>
      <w:r>
        <w:rPr>
          <w:rFonts w:ascii="Calibri" w:hAnsi="Calibri" w:cs="Calibri"/>
          <w:sz w:val="18"/>
          <w:szCs w:val="18"/>
        </w:rPr>
        <w:t>Goal Template linkage is required only when GoalEnabled = True.</w:t>
      </w:r>
    </w:p>
    <w:p w14:paraId="3FD415BC" w14:textId="6012B607" w:rsidR="00AB295A" w:rsidRDefault="00AB295A" w:rsidP="000B2097">
      <w:pPr>
        <w:pStyle w:val="NormalWeb"/>
        <w:numPr>
          <w:ilvl w:val="0"/>
          <w:numId w:val="97"/>
        </w:numPr>
        <w:spacing w:before="0" w:beforeAutospacing="0" w:after="0" w:afterAutospacing="0"/>
        <w:rPr>
          <w:rFonts w:ascii="Calibri" w:hAnsi="Calibri" w:cs="Calibri"/>
          <w:sz w:val="18"/>
          <w:szCs w:val="18"/>
        </w:rPr>
      </w:pPr>
      <w:r>
        <w:rPr>
          <w:rFonts w:ascii="Calibri" w:hAnsi="Calibri" w:cs="Calibri"/>
          <w:sz w:val="18"/>
          <w:szCs w:val="18"/>
        </w:rPr>
        <w:t>Only one Goal Template Version may be linked per Care Plan version.</w:t>
      </w:r>
    </w:p>
    <w:p w14:paraId="46529E85" w14:textId="7AFE8DD1" w:rsidR="00AB295A" w:rsidRDefault="00AB295A" w:rsidP="000B2097">
      <w:pPr>
        <w:pStyle w:val="NormalWeb"/>
        <w:numPr>
          <w:ilvl w:val="0"/>
          <w:numId w:val="97"/>
        </w:numPr>
        <w:spacing w:before="0" w:beforeAutospacing="0" w:after="0" w:afterAutospacing="0"/>
        <w:rPr>
          <w:rFonts w:ascii="Calibri" w:hAnsi="Calibri" w:cs="Calibri"/>
          <w:sz w:val="18"/>
          <w:szCs w:val="18"/>
        </w:rPr>
      </w:pPr>
      <w:r>
        <w:rPr>
          <w:rFonts w:ascii="Calibri" w:hAnsi="Calibri" w:cs="Calibri"/>
          <w:sz w:val="18"/>
          <w:szCs w:val="18"/>
        </w:rPr>
        <w:t>Linked Goal Template must be Published.</w:t>
      </w:r>
    </w:p>
    <w:p w14:paraId="6A982A42" w14:textId="2F3856FB" w:rsidR="00AB295A" w:rsidRDefault="00AB295A" w:rsidP="000B2097">
      <w:pPr>
        <w:pStyle w:val="NormalWeb"/>
        <w:numPr>
          <w:ilvl w:val="0"/>
          <w:numId w:val="97"/>
        </w:numPr>
        <w:spacing w:before="0" w:beforeAutospacing="0" w:after="0" w:afterAutospacing="0"/>
        <w:rPr>
          <w:rFonts w:ascii="Calibri" w:hAnsi="Calibri" w:cs="Calibri"/>
          <w:sz w:val="18"/>
          <w:szCs w:val="18"/>
        </w:rPr>
      </w:pPr>
      <w:r>
        <w:rPr>
          <w:rFonts w:ascii="Calibri" w:hAnsi="Calibri" w:cs="Calibri"/>
          <w:sz w:val="18"/>
          <w:szCs w:val="18"/>
        </w:rPr>
        <w:t>Linked Goal Template must be compatible with the Care Plan profile: Category, Condition, Country, Language, and Specialty where applicable.</w:t>
      </w:r>
    </w:p>
    <w:p w14:paraId="6A9A0CED" w14:textId="55FD7764" w:rsidR="00AB295A" w:rsidRDefault="00AB295A" w:rsidP="000B2097">
      <w:pPr>
        <w:pStyle w:val="NormalWeb"/>
        <w:numPr>
          <w:ilvl w:val="0"/>
          <w:numId w:val="97"/>
        </w:numPr>
        <w:spacing w:before="0" w:beforeAutospacing="0" w:after="0" w:afterAutospacing="0"/>
        <w:rPr>
          <w:rFonts w:ascii="Calibri" w:hAnsi="Calibri" w:cs="Calibri"/>
          <w:sz w:val="18"/>
          <w:szCs w:val="18"/>
        </w:rPr>
      </w:pPr>
      <w:r>
        <w:rPr>
          <w:rFonts w:ascii="Calibri" w:hAnsi="Calibri" w:cs="Calibri"/>
          <w:sz w:val="18"/>
          <w:szCs w:val="18"/>
        </w:rPr>
        <w:t>Care Plan does not define goal details inline.</w:t>
      </w:r>
    </w:p>
    <w:p w14:paraId="369396A9" w14:textId="58DF12FB" w:rsidR="00AB295A" w:rsidRPr="000B2097" w:rsidRDefault="00AB295A" w:rsidP="000B2097">
      <w:pPr>
        <w:pStyle w:val="NormalWeb"/>
        <w:numPr>
          <w:ilvl w:val="0"/>
          <w:numId w:val="97"/>
        </w:numPr>
        <w:spacing w:before="0" w:beforeAutospacing="0" w:after="0" w:afterAutospacing="0"/>
        <w:rPr>
          <w:rFonts w:ascii="Calibri" w:hAnsi="Calibri" w:cs="Calibri"/>
          <w:sz w:val="18"/>
          <w:szCs w:val="18"/>
        </w:rPr>
      </w:pPr>
      <w:r>
        <w:rPr>
          <w:rFonts w:ascii="Calibri" w:hAnsi="Calibri" w:cs="Calibri"/>
          <w:sz w:val="18"/>
          <w:szCs w:val="18"/>
        </w:rPr>
        <w:t>Goal progress calculation and patient-level goal status are handled by downstream runtime services.</w:t>
      </w:r>
    </w:p>
    <w:p w14:paraId="703851A9" w14:textId="5E15395B" w:rsidR="006932D8" w:rsidRPr="009B037E" w:rsidRDefault="006932D8" w:rsidP="006932D8">
      <w:pPr>
        <w:ind w:left="405"/>
        <w:rPr>
          <w:rFonts w:ascii="Calibri" w:hAnsi="Calibri" w:cs="Calibri"/>
          <w:sz w:val="18"/>
          <w:szCs w:val="18"/>
        </w:rPr>
      </w:pPr>
      <w:r w:rsidRPr="009B037E">
        <w:rPr>
          <w:rFonts w:ascii="Calibri" w:hAnsi="Calibri" w:cs="Calibri"/>
          <w:sz w:val="18"/>
          <w:szCs w:val="18"/>
        </w:rPr>
        <w:t> </w:t>
      </w:r>
    </w:p>
    <w:p w14:paraId="3BA1A0E7" w14:textId="43B8CE77" w:rsidR="006932D8" w:rsidRPr="009B037E" w:rsidRDefault="006932D8" w:rsidP="00F45909">
      <w:pPr>
        <w:pStyle w:val="Heading3"/>
        <w:numPr>
          <w:ilvl w:val="2"/>
          <w:numId w:val="9"/>
        </w:numPr>
        <w:ind w:left="630" w:hanging="630"/>
        <w:rPr>
          <w:rFonts w:ascii="Calibri" w:eastAsia="Times New Roman" w:hAnsi="Calibri" w:cs="Calibri"/>
          <w:b/>
          <w:bCs/>
          <w:sz w:val="20"/>
          <w:szCs w:val="20"/>
        </w:rPr>
      </w:pPr>
      <w:bookmarkStart w:id="137" w:name="_Toc228300255"/>
      <w:r w:rsidRPr="009B037E">
        <w:rPr>
          <w:rFonts w:ascii="Calibri" w:eastAsia="Times New Roman" w:hAnsi="Calibri" w:cs="Calibri"/>
          <w:b/>
          <w:bCs/>
          <w:sz w:val="20"/>
          <w:szCs w:val="20"/>
        </w:rPr>
        <w:t xml:space="preserve">Section: OKR </w:t>
      </w:r>
      <w:r w:rsidR="00B16C22" w:rsidRPr="009B037E">
        <w:rPr>
          <w:rFonts w:ascii="Calibri" w:eastAsia="Times New Roman" w:hAnsi="Calibri" w:cs="Calibri"/>
          <w:b/>
          <w:bCs/>
          <w:sz w:val="20"/>
          <w:szCs w:val="20"/>
        </w:rPr>
        <w:t>Linkage</w:t>
      </w:r>
      <w:r w:rsidRPr="009B037E">
        <w:rPr>
          <w:rFonts w:ascii="Calibri" w:eastAsia="Times New Roman" w:hAnsi="Calibri" w:cs="Calibri"/>
          <w:b/>
          <w:bCs/>
          <w:sz w:val="20"/>
          <w:szCs w:val="20"/>
        </w:rPr>
        <w:t xml:space="preserve"> (</w:t>
      </w:r>
      <w:r w:rsidR="005D15E3">
        <w:rPr>
          <w:rFonts w:ascii="Calibri" w:eastAsia="Times New Roman" w:hAnsi="Calibri" w:cs="Calibri"/>
          <w:b/>
          <w:bCs/>
          <w:sz w:val="20"/>
          <w:szCs w:val="20"/>
        </w:rPr>
        <w:t>Optional</w:t>
      </w:r>
      <w:r w:rsidRPr="009B037E">
        <w:rPr>
          <w:rFonts w:ascii="Calibri" w:eastAsia="Times New Roman" w:hAnsi="Calibri" w:cs="Calibri"/>
          <w:b/>
          <w:bCs/>
          <w:sz w:val="20"/>
          <w:szCs w:val="20"/>
        </w:rPr>
        <w:t>)</w:t>
      </w:r>
      <w:bookmarkEnd w:id="137"/>
    </w:p>
    <w:p w14:paraId="4BD3216A" w14:textId="77777777" w:rsidR="009274C9" w:rsidRDefault="006932D8" w:rsidP="009274C9">
      <w:pPr>
        <w:ind w:left="405"/>
        <w:rPr>
          <w:rFonts w:ascii="Calibri" w:hAnsi="Calibri" w:cs="Calibri"/>
          <w:sz w:val="18"/>
          <w:szCs w:val="18"/>
        </w:rPr>
      </w:pPr>
      <w:r w:rsidRPr="009B037E">
        <w:rPr>
          <w:rFonts w:ascii="Calibri" w:hAnsi="Calibri" w:cs="Calibri"/>
          <w:sz w:val="18"/>
          <w:szCs w:val="18"/>
        </w:rPr>
        <w:t> </w:t>
      </w:r>
      <w:r w:rsidR="009274C9" w:rsidRPr="009B037E">
        <w:rPr>
          <w:rFonts w:ascii="Calibri" w:hAnsi="Calibri" w:cs="Calibri"/>
          <w:sz w:val="18"/>
          <w:szCs w:val="18"/>
        </w:rPr>
        <w:t>The Care Plan must link to one published OKR Template Version.</w:t>
      </w:r>
    </w:p>
    <w:p w14:paraId="2F7AA70A" w14:textId="77777777" w:rsidR="005D15E3" w:rsidRPr="005D15E3" w:rsidRDefault="005D15E3" w:rsidP="005D15E3">
      <w:pPr>
        <w:ind w:left="405"/>
        <w:rPr>
          <w:rFonts w:ascii="Calibri" w:hAnsi="Calibri" w:cs="Calibri"/>
          <w:sz w:val="18"/>
          <w:szCs w:val="18"/>
        </w:rPr>
      </w:pPr>
      <w:r w:rsidRPr="005D15E3">
        <w:rPr>
          <w:rFonts w:ascii="Calibri" w:hAnsi="Calibri" w:cs="Calibri"/>
          <w:sz w:val="18"/>
          <w:szCs w:val="18"/>
        </w:rPr>
        <w:t>This section defines optional OKR Template linkage at Care Plan level. OKR linkage is required only when OKREnabled = True.</w:t>
      </w:r>
    </w:p>
    <w:p w14:paraId="7C6F63A3" w14:textId="7C463D18" w:rsidR="005D15E3" w:rsidRPr="009B037E" w:rsidRDefault="005D15E3" w:rsidP="005D15E3">
      <w:pPr>
        <w:ind w:left="405"/>
        <w:rPr>
          <w:rFonts w:ascii="Calibri" w:hAnsi="Calibri" w:cs="Calibri"/>
          <w:sz w:val="18"/>
          <w:szCs w:val="18"/>
        </w:rPr>
      </w:pPr>
      <w:r w:rsidRPr="005D15E3">
        <w:rPr>
          <w:rFonts w:ascii="Calibri" w:hAnsi="Calibri" w:cs="Calibri"/>
          <w:sz w:val="18"/>
          <w:szCs w:val="18"/>
        </w:rPr>
        <w:t>Care Plan may link to one or more published OKR Template Versions for advanced care coordination, analytics, or structured program tracking.</w:t>
      </w:r>
    </w:p>
    <w:p w14:paraId="42A695F5" w14:textId="7DB5C1BC" w:rsidR="006932D8" w:rsidRPr="009B037E" w:rsidRDefault="006932D8" w:rsidP="006932D8">
      <w:pPr>
        <w:ind w:left="405"/>
        <w:rPr>
          <w:rFonts w:ascii="Calibri" w:hAnsi="Calibri" w:cs="Calibri"/>
          <w:sz w:val="18"/>
          <w:szCs w:val="18"/>
        </w:rPr>
      </w:pPr>
    </w:p>
    <w:p w14:paraId="0BD3C241" w14:textId="77777777" w:rsidR="006932D8" w:rsidRPr="009B037E" w:rsidRDefault="006932D8" w:rsidP="006932D8">
      <w:pPr>
        <w:ind w:left="405"/>
        <w:rPr>
          <w:rFonts w:ascii="Calibri" w:hAnsi="Calibri" w:cs="Calibri"/>
          <w:sz w:val="18"/>
          <w:szCs w:val="18"/>
        </w:rPr>
      </w:pPr>
      <w:r w:rsidRPr="009B037E">
        <w:rPr>
          <w:rFonts w:ascii="Calibri" w:hAnsi="Calibri" w:cs="Calibri"/>
          <w:sz w:val="18"/>
          <w:szCs w:val="18"/>
        </w:rPr>
        <w:t>Care Plan must define:</w:t>
      </w:r>
    </w:p>
    <w:p w14:paraId="55D000D1" w14:textId="77777777" w:rsidR="006932D8" w:rsidRPr="009B037E" w:rsidRDefault="006932D8" w:rsidP="007725E1">
      <w:pPr>
        <w:numPr>
          <w:ilvl w:val="0"/>
          <w:numId w:val="27"/>
        </w:numPr>
        <w:tabs>
          <w:tab w:val="clear" w:pos="720"/>
          <w:tab w:val="num" w:pos="1125"/>
          <w:tab w:val="num" w:pos="1440"/>
        </w:tabs>
        <w:ind w:left="1440"/>
        <w:textAlignment w:val="center"/>
        <w:rPr>
          <w:rFonts w:ascii="Calibri" w:hAnsi="Calibri" w:cs="Calibri"/>
          <w:sz w:val="18"/>
          <w:szCs w:val="18"/>
        </w:rPr>
      </w:pPr>
      <w:r w:rsidRPr="009B037E">
        <w:rPr>
          <w:rFonts w:ascii="Calibri" w:hAnsi="Calibri" w:cs="Calibri"/>
          <w:sz w:val="18"/>
          <w:szCs w:val="18"/>
        </w:rPr>
        <w:t xml:space="preserve">Linked OKR Template Version ID (Mandatory) </w:t>
      </w:r>
    </w:p>
    <w:tbl>
      <w:tblPr>
        <w:tblStyle w:val="TableGrid"/>
        <w:tblW w:w="9350" w:type="dxa"/>
        <w:tblInd w:w="607" w:type="dxa"/>
        <w:tblLook w:val="04A0" w:firstRow="1" w:lastRow="0" w:firstColumn="1" w:lastColumn="0" w:noHBand="0" w:noVBand="1"/>
      </w:tblPr>
      <w:tblGrid>
        <w:gridCol w:w="2409"/>
        <w:gridCol w:w="1056"/>
        <w:gridCol w:w="604"/>
        <w:gridCol w:w="5281"/>
      </w:tblGrid>
      <w:tr w:rsidR="00BD443F" w:rsidRPr="009B037E" w14:paraId="23F7482B" w14:textId="77777777" w:rsidTr="00AB346B">
        <w:tc>
          <w:tcPr>
            <w:tcW w:w="0" w:type="auto"/>
            <w:hideMark/>
          </w:tcPr>
          <w:p w14:paraId="27BC3D86" w14:textId="77777777" w:rsidR="006932D8" w:rsidRPr="009B037E" w:rsidRDefault="006932D8">
            <w:pPr>
              <w:rPr>
                <w:rFonts w:ascii="Calibri" w:hAnsi="Calibri" w:cs="Calibri"/>
                <w:b/>
                <w:bCs/>
                <w:sz w:val="18"/>
                <w:szCs w:val="18"/>
              </w:rPr>
            </w:pPr>
            <w:r w:rsidRPr="009B037E">
              <w:rPr>
                <w:rFonts w:ascii="Calibri" w:hAnsi="Calibri" w:cs="Calibri"/>
                <w:b/>
                <w:bCs/>
                <w:sz w:val="18"/>
                <w:szCs w:val="18"/>
              </w:rPr>
              <w:t>Field</w:t>
            </w:r>
          </w:p>
        </w:tc>
        <w:tc>
          <w:tcPr>
            <w:tcW w:w="0" w:type="auto"/>
            <w:hideMark/>
          </w:tcPr>
          <w:p w14:paraId="7B911139" w14:textId="77777777" w:rsidR="006932D8" w:rsidRPr="009B037E" w:rsidRDefault="006932D8">
            <w:pPr>
              <w:rPr>
                <w:rFonts w:ascii="Calibri" w:hAnsi="Calibri" w:cs="Calibri"/>
                <w:b/>
                <w:bCs/>
                <w:sz w:val="18"/>
                <w:szCs w:val="18"/>
              </w:rPr>
            </w:pPr>
            <w:r w:rsidRPr="009B037E">
              <w:rPr>
                <w:rFonts w:ascii="Calibri" w:hAnsi="Calibri" w:cs="Calibri"/>
                <w:b/>
                <w:bCs/>
                <w:sz w:val="18"/>
                <w:szCs w:val="18"/>
              </w:rPr>
              <w:t>Mandatory</w:t>
            </w:r>
          </w:p>
        </w:tc>
        <w:tc>
          <w:tcPr>
            <w:tcW w:w="0" w:type="auto"/>
            <w:hideMark/>
          </w:tcPr>
          <w:p w14:paraId="074EA5DB" w14:textId="77777777" w:rsidR="006932D8" w:rsidRPr="009B037E" w:rsidRDefault="006932D8">
            <w:pPr>
              <w:rPr>
                <w:rFonts w:ascii="Calibri" w:hAnsi="Calibri" w:cs="Calibri"/>
                <w:b/>
                <w:bCs/>
                <w:sz w:val="18"/>
                <w:szCs w:val="18"/>
              </w:rPr>
            </w:pPr>
            <w:r w:rsidRPr="009B037E">
              <w:rPr>
                <w:rFonts w:ascii="Calibri" w:hAnsi="Calibri" w:cs="Calibri"/>
                <w:b/>
                <w:bCs/>
                <w:sz w:val="18"/>
                <w:szCs w:val="18"/>
              </w:rPr>
              <w:t>Type</w:t>
            </w:r>
          </w:p>
        </w:tc>
        <w:tc>
          <w:tcPr>
            <w:tcW w:w="0" w:type="auto"/>
            <w:hideMark/>
          </w:tcPr>
          <w:p w14:paraId="6F3D767B" w14:textId="77777777" w:rsidR="006932D8" w:rsidRPr="009B037E" w:rsidRDefault="006932D8">
            <w:pPr>
              <w:rPr>
                <w:rFonts w:ascii="Calibri" w:hAnsi="Calibri" w:cs="Calibri"/>
                <w:b/>
                <w:bCs/>
                <w:sz w:val="18"/>
                <w:szCs w:val="18"/>
              </w:rPr>
            </w:pPr>
            <w:r w:rsidRPr="009B037E">
              <w:rPr>
                <w:rFonts w:ascii="Calibri" w:hAnsi="Calibri" w:cs="Calibri"/>
                <w:b/>
                <w:bCs/>
                <w:sz w:val="18"/>
                <w:szCs w:val="18"/>
              </w:rPr>
              <w:t>Constraint</w:t>
            </w:r>
          </w:p>
        </w:tc>
      </w:tr>
      <w:tr w:rsidR="00BD443F" w:rsidRPr="009B037E" w14:paraId="59E4600D" w14:textId="77777777" w:rsidTr="00AB346B">
        <w:tc>
          <w:tcPr>
            <w:tcW w:w="0" w:type="auto"/>
            <w:hideMark/>
          </w:tcPr>
          <w:p w14:paraId="60985A48" w14:textId="77777777" w:rsidR="006932D8" w:rsidRPr="009B037E" w:rsidRDefault="006932D8">
            <w:pPr>
              <w:rPr>
                <w:rFonts w:ascii="Calibri" w:hAnsi="Calibri" w:cs="Calibri"/>
                <w:sz w:val="18"/>
                <w:szCs w:val="18"/>
              </w:rPr>
            </w:pPr>
            <w:r w:rsidRPr="009B037E">
              <w:rPr>
                <w:rFonts w:ascii="Calibri" w:hAnsi="Calibri" w:cs="Calibri"/>
                <w:sz w:val="18"/>
                <w:szCs w:val="18"/>
              </w:rPr>
              <w:t>LinkedOKRTemplateVersionID</w:t>
            </w:r>
          </w:p>
        </w:tc>
        <w:tc>
          <w:tcPr>
            <w:tcW w:w="0" w:type="auto"/>
            <w:hideMark/>
          </w:tcPr>
          <w:p w14:paraId="4FCC72FE" w14:textId="37570238" w:rsidR="006932D8" w:rsidRPr="009B037E" w:rsidRDefault="006F6FC5">
            <w:pPr>
              <w:rPr>
                <w:rFonts w:ascii="Calibri" w:hAnsi="Calibri" w:cs="Calibri"/>
                <w:sz w:val="18"/>
                <w:szCs w:val="18"/>
              </w:rPr>
            </w:pPr>
            <w:r>
              <w:rPr>
                <w:rFonts w:ascii="Calibri" w:hAnsi="Calibri" w:cs="Calibri"/>
                <w:sz w:val="18"/>
                <w:szCs w:val="18"/>
              </w:rPr>
              <w:t>Conditional</w:t>
            </w:r>
          </w:p>
        </w:tc>
        <w:tc>
          <w:tcPr>
            <w:tcW w:w="0" w:type="auto"/>
            <w:hideMark/>
          </w:tcPr>
          <w:p w14:paraId="71645742" w14:textId="77777777" w:rsidR="006932D8" w:rsidRPr="009B037E" w:rsidRDefault="006932D8">
            <w:pPr>
              <w:rPr>
                <w:rFonts w:ascii="Calibri" w:hAnsi="Calibri" w:cs="Calibri"/>
                <w:sz w:val="18"/>
                <w:szCs w:val="18"/>
              </w:rPr>
            </w:pPr>
            <w:r w:rsidRPr="009B037E">
              <w:rPr>
                <w:rFonts w:ascii="Calibri" w:hAnsi="Calibri" w:cs="Calibri"/>
                <w:sz w:val="18"/>
                <w:szCs w:val="18"/>
              </w:rPr>
              <w:t>UUID</w:t>
            </w:r>
          </w:p>
        </w:tc>
        <w:tc>
          <w:tcPr>
            <w:tcW w:w="0" w:type="auto"/>
            <w:hideMark/>
          </w:tcPr>
          <w:p w14:paraId="317468C7" w14:textId="77777777" w:rsidR="006932D8" w:rsidRPr="009B037E" w:rsidRDefault="006932D8">
            <w:pPr>
              <w:rPr>
                <w:rFonts w:ascii="Calibri" w:hAnsi="Calibri" w:cs="Calibri"/>
                <w:sz w:val="18"/>
                <w:szCs w:val="18"/>
              </w:rPr>
            </w:pPr>
            <w:r w:rsidRPr="009B037E">
              <w:rPr>
                <w:rFonts w:ascii="Calibri" w:hAnsi="Calibri" w:cs="Calibri"/>
                <w:sz w:val="18"/>
                <w:szCs w:val="18"/>
              </w:rPr>
              <w:t>Must match published OKR template version ID and Category/Condition/Country</w:t>
            </w:r>
          </w:p>
        </w:tc>
      </w:tr>
    </w:tbl>
    <w:p w14:paraId="2571B60B" w14:textId="77777777" w:rsidR="006932D8" w:rsidRPr="009B037E" w:rsidRDefault="006932D8" w:rsidP="00357DFF">
      <w:pPr>
        <w:ind w:left="765"/>
        <w:textAlignment w:val="center"/>
        <w:rPr>
          <w:rFonts w:ascii="Calibri" w:hAnsi="Calibri" w:cs="Calibri"/>
          <w:sz w:val="18"/>
          <w:szCs w:val="18"/>
        </w:rPr>
      </w:pPr>
    </w:p>
    <w:p w14:paraId="166194B2" w14:textId="77777777" w:rsidR="006932D8" w:rsidRPr="009B037E" w:rsidRDefault="006932D8" w:rsidP="006932D8">
      <w:pPr>
        <w:ind w:left="405"/>
        <w:rPr>
          <w:rFonts w:ascii="Calibri" w:hAnsi="Calibri" w:cs="Calibri"/>
          <w:sz w:val="18"/>
          <w:szCs w:val="18"/>
        </w:rPr>
      </w:pPr>
      <w:r w:rsidRPr="009B037E">
        <w:rPr>
          <w:rFonts w:ascii="Calibri" w:hAnsi="Calibri" w:cs="Calibri"/>
          <w:sz w:val="18"/>
          <w:szCs w:val="18"/>
        </w:rPr>
        <w:t>Constraints:</w:t>
      </w:r>
    </w:p>
    <w:p w14:paraId="0BE3BF4E" w14:textId="77777777" w:rsidR="006932D8" w:rsidRPr="009B037E" w:rsidRDefault="006932D8" w:rsidP="00EF6E57">
      <w:pPr>
        <w:numPr>
          <w:ilvl w:val="0"/>
          <w:numId w:val="5"/>
        </w:numPr>
        <w:tabs>
          <w:tab w:val="clear" w:pos="720"/>
          <w:tab w:val="num" w:pos="1125"/>
        </w:tabs>
        <w:ind w:left="1125"/>
        <w:textAlignment w:val="center"/>
        <w:rPr>
          <w:rFonts w:ascii="Calibri" w:hAnsi="Calibri" w:cs="Calibri"/>
          <w:sz w:val="18"/>
          <w:szCs w:val="18"/>
        </w:rPr>
      </w:pPr>
      <w:r w:rsidRPr="009B037E">
        <w:rPr>
          <w:rFonts w:ascii="Calibri" w:hAnsi="Calibri" w:cs="Calibri"/>
          <w:sz w:val="18"/>
          <w:szCs w:val="18"/>
        </w:rPr>
        <w:t xml:space="preserve">Only one OKR Template may be linked per Care Plan version. </w:t>
      </w:r>
    </w:p>
    <w:p w14:paraId="4972042B" w14:textId="77777777" w:rsidR="006932D8" w:rsidRPr="009B037E" w:rsidRDefault="006932D8" w:rsidP="00EF6E57">
      <w:pPr>
        <w:numPr>
          <w:ilvl w:val="0"/>
          <w:numId w:val="5"/>
        </w:numPr>
        <w:tabs>
          <w:tab w:val="clear" w:pos="720"/>
          <w:tab w:val="num" w:pos="1440"/>
        </w:tabs>
        <w:ind w:left="1125"/>
        <w:textAlignment w:val="center"/>
        <w:rPr>
          <w:rFonts w:ascii="Calibri" w:hAnsi="Calibri" w:cs="Calibri"/>
          <w:sz w:val="18"/>
          <w:szCs w:val="18"/>
        </w:rPr>
      </w:pPr>
      <w:r w:rsidRPr="009B037E">
        <w:rPr>
          <w:rFonts w:ascii="Calibri" w:hAnsi="Calibri" w:cs="Calibri"/>
          <w:sz w:val="18"/>
          <w:szCs w:val="18"/>
        </w:rPr>
        <w:t>Care Plan inherits OKR structure strictly. Structural elements defined in OKR Template cannot be modified at Care Plan level.</w:t>
      </w:r>
    </w:p>
    <w:p w14:paraId="51A000C8" w14:textId="18B91254" w:rsidR="001D78AD" w:rsidRPr="001D78AD" w:rsidRDefault="001D78AD" w:rsidP="00EF6E57">
      <w:pPr>
        <w:numPr>
          <w:ilvl w:val="0"/>
          <w:numId w:val="5"/>
        </w:numPr>
        <w:tabs>
          <w:tab w:val="clear" w:pos="720"/>
          <w:tab w:val="num" w:pos="1440"/>
        </w:tabs>
        <w:ind w:left="1125"/>
        <w:textAlignment w:val="center"/>
        <w:rPr>
          <w:rFonts w:ascii="Calibri" w:hAnsi="Calibri" w:cs="Calibri"/>
          <w:sz w:val="18"/>
          <w:szCs w:val="18"/>
        </w:rPr>
      </w:pPr>
      <w:r w:rsidRPr="001D78AD">
        <w:rPr>
          <w:rFonts w:ascii="Calibri" w:hAnsi="Calibri" w:cs="Calibri"/>
          <w:sz w:val="18"/>
          <w:szCs w:val="18"/>
        </w:rPr>
        <w:t xml:space="preserve">Task linkage remains governed by the linked OKR Template and is not defined separately at Care Plan level. </w:t>
      </w:r>
    </w:p>
    <w:p w14:paraId="2F1926CD" w14:textId="50321EED" w:rsidR="00005A8E" w:rsidRPr="009B037E" w:rsidRDefault="001D78AD" w:rsidP="00EF6E57">
      <w:pPr>
        <w:numPr>
          <w:ilvl w:val="0"/>
          <w:numId w:val="5"/>
        </w:numPr>
        <w:tabs>
          <w:tab w:val="clear" w:pos="720"/>
          <w:tab w:val="num" w:pos="1440"/>
        </w:tabs>
        <w:ind w:left="1125"/>
        <w:textAlignment w:val="center"/>
        <w:rPr>
          <w:rFonts w:ascii="Calibri" w:hAnsi="Calibri" w:cs="Calibri"/>
          <w:sz w:val="18"/>
          <w:szCs w:val="18"/>
        </w:rPr>
      </w:pPr>
      <w:r w:rsidRPr="009B037E">
        <w:rPr>
          <w:rFonts w:ascii="Calibri" w:hAnsi="Calibri" w:cs="Calibri"/>
          <w:sz w:val="18"/>
          <w:szCs w:val="18"/>
        </w:rPr>
        <w:t>Symptom Template linkage, where supported for KR, remains governed by the linked OKR Template and related template sections.</w:t>
      </w:r>
    </w:p>
    <w:p w14:paraId="23F207D9" w14:textId="77777777" w:rsidR="006932D8" w:rsidRPr="009B037E" w:rsidRDefault="006932D8" w:rsidP="00A559B7">
      <w:pPr>
        <w:ind w:left="720"/>
        <w:rPr>
          <w:rFonts w:ascii="Calibri" w:hAnsi="Calibri" w:cs="Calibri"/>
          <w:sz w:val="18"/>
          <w:szCs w:val="18"/>
        </w:rPr>
      </w:pPr>
      <w:r w:rsidRPr="009B037E">
        <w:rPr>
          <w:rFonts w:ascii="Calibri" w:hAnsi="Calibri" w:cs="Calibri"/>
          <w:sz w:val="18"/>
          <w:szCs w:val="18"/>
        </w:rPr>
        <w:t> </w:t>
      </w:r>
    </w:p>
    <w:p w14:paraId="1723DD03" w14:textId="77777777" w:rsidR="006932D8" w:rsidRDefault="006932D8" w:rsidP="00F45909">
      <w:pPr>
        <w:pStyle w:val="Heading3"/>
        <w:numPr>
          <w:ilvl w:val="2"/>
          <w:numId w:val="9"/>
        </w:numPr>
        <w:ind w:left="630" w:hanging="630"/>
        <w:rPr>
          <w:rFonts w:ascii="Calibri" w:eastAsia="Times New Roman" w:hAnsi="Calibri" w:cs="Calibri"/>
          <w:b/>
          <w:bCs/>
          <w:sz w:val="20"/>
          <w:szCs w:val="20"/>
        </w:rPr>
      </w:pPr>
      <w:bookmarkStart w:id="138" w:name="_Toc225461285"/>
      <w:bookmarkStart w:id="139" w:name="_Toc225461286"/>
      <w:bookmarkStart w:id="140" w:name="_Toc225461287"/>
      <w:bookmarkStart w:id="141" w:name="_Toc225461288"/>
      <w:bookmarkStart w:id="142" w:name="_Toc225461289"/>
      <w:bookmarkStart w:id="143" w:name="_Toc225461290"/>
      <w:bookmarkStart w:id="144" w:name="_Toc225461291"/>
      <w:bookmarkStart w:id="145" w:name="_Toc228300256"/>
      <w:bookmarkEnd w:id="138"/>
      <w:bookmarkEnd w:id="139"/>
      <w:bookmarkEnd w:id="140"/>
      <w:bookmarkEnd w:id="141"/>
      <w:bookmarkEnd w:id="142"/>
      <w:bookmarkEnd w:id="143"/>
      <w:bookmarkEnd w:id="144"/>
      <w:r w:rsidRPr="009B037E">
        <w:rPr>
          <w:rFonts w:ascii="Calibri" w:eastAsia="Times New Roman" w:hAnsi="Calibri" w:cs="Calibri"/>
          <w:b/>
          <w:bCs/>
          <w:sz w:val="20"/>
          <w:szCs w:val="20"/>
        </w:rPr>
        <w:t>Section: Follow-up and Review</w:t>
      </w:r>
      <w:bookmarkEnd w:id="145"/>
      <w:r w:rsidRPr="009B037E">
        <w:rPr>
          <w:rFonts w:ascii="Calibri" w:eastAsia="Times New Roman" w:hAnsi="Calibri" w:cs="Calibri"/>
          <w:b/>
          <w:bCs/>
          <w:sz w:val="20"/>
          <w:szCs w:val="20"/>
        </w:rPr>
        <w:t xml:space="preserve"> </w:t>
      </w:r>
    </w:p>
    <w:p w14:paraId="28D3B4FB" w14:textId="77777777" w:rsidR="005D15E3" w:rsidRDefault="005D15E3" w:rsidP="005D15E3">
      <w:pPr>
        <w:rPr>
          <w:rFonts w:ascii="Calibri" w:hAnsi="Calibri" w:cs="Calibri"/>
          <w:sz w:val="18"/>
          <w:szCs w:val="18"/>
        </w:rPr>
      </w:pPr>
    </w:p>
    <w:p w14:paraId="4C47CAB2" w14:textId="20AD36AD" w:rsidR="00562D85" w:rsidRDefault="005D15E3" w:rsidP="005D15E3">
      <w:pPr>
        <w:rPr>
          <w:rFonts w:ascii="Calibri" w:hAnsi="Calibri" w:cs="Calibri"/>
          <w:sz w:val="18"/>
          <w:szCs w:val="18"/>
        </w:rPr>
      </w:pPr>
      <w:r w:rsidRPr="000B2097">
        <w:rPr>
          <w:rFonts w:ascii="Calibri" w:hAnsi="Calibri" w:cs="Calibri"/>
          <w:sz w:val="18"/>
          <w:szCs w:val="18"/>
        </w:rPr>
        <w:t>This section defines the follow-up and review cadence for the Care Plan. It determines how frequently patient progress is reviewed and by whom.</w:t>
      </w:r>
      <w:r w:rsidR="00627F18">
        <w:rPr>
          <w:rFonts w:ascii="Calibri" w:hAnsi="Calibri" w:cs="Calibri"/>
          <w:sz w:val="18"/>
          <w:szCs w:val="18"/>
        </w:rPr>
        <w:t xml:space="preserve"> </w:t>
      </w:r>
      <w:r w:rsidRPr="000B2097">
        <w:rPr>
          <w:rFonts w:ascii="Calibri" w:hAnsi="Calibri" w:cs="Calibri"/>
          <w:sz w:val="18"/>
          <w:szCs w:val="18"/>
        </w:rPr>
        <w:t>Follow-up and review define expected care team or provider engagement intervals and are independent of monitoring, task execution, or alert handling.</w:t>
      </w:r>
    </w:p>
    <w:p w14:paraId="685334F7" w14:textId="77777777" w:rsidR="005D15E3" w:rsidRPr="000B2097" w:rsidRDefault="005D15E3" w:rsidP="005D15E3">
      <w:pPr>
        <w:rPr>
          <w:rFonts w:ascii="Calibri" w:hAnsi="Calibri" w:cs="Calibri"/>
          <w:sz w:val="18"/>
          <w:szCs w:val="18"/>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96"/>
        <w:gridCol w:w="1068"/>
        <w:gridCol w:w="829"/>
        <w:gridCol w:w="893"/>
        <w:gridCol w:w="998"/>
        <w:gridCol w:w="944"/>
        <w:gridCol w:w="1407"/>
        <w:gridCol w:w="1205"/>
      </w:tblGrid>
      <w:tr w:rsidR="006624CD" w14:paraId="0691527D" w14:textId="77777777" w:rsidTr="00ED6DED">
        <w:tc>
          <w:tcPr>
            <w:tcW w:w="20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04CEE5" w14:textId="77777777" w:rsidR="00562D85" w:rsidRDefault="00562D85">
            <w:pPr>
              <w:pStyle w:val="NormalWeb"/>
              <w:spacing w:before="0" w:beforeAutospacing="0" w:after="0" w:afterAutospacing="0"/>
              <w:rPr>
                <w:rFonts w:ascii="Calibri" w:hAnsi="Calibri" w:cs="Calibri"/>
                <w:sz w:val="18"/>
                <w:szCs w:val="18"/>
              </w:rPr>
            </w:pPr>
            <w:r>
              <w:rPr>
                <w:rFonts w:ascii="Calibri" w:hAnsi="Calibri" w:cs="Calibri"/>
                <w:b/>
                <w:bCs/>
                <w:sz w:val="18"/>
                <w:szCs w:val="18"/>
              </w:rPr>
              <w:t>Field</w:t>
            </w:r>
          </w:p>
        </w:tc>
        <w:tc>
          <w:tcPr>
            <w:tcW w:w="1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8222BF" w14:textId="77777777" w:rsidR="00562D85" w:rsidRDefault="00562D85">
            <w:pPr>
              <w:pStyle w:val="NormalWeb"/>
              <w:spacing w:before="0" w:beforeAutospacing="0" w:after="0" w:afterAutospacing="0"/>
              <w:rPr>
                <w:rFonts w:ascii="Calibri" w:hAnsi="Calibri" w:cs="Calibri"/>
                <w:sz w:val="18"/>
                <w:szCs w:val="18"/>
              </w:rPr>
            </w:pPr>
            <w:r>
              <w:rPr>
                <w:rFonts w:ascii="Calibri" w:hAnsi="Calibri" w:cs="Calibri"/>
                <w:b/>
                <w:bCs/>
                <w:sz w:val="18"/>
                <w:szCs w:val="18"/>
              </w:rPr>
              <w:t>Mandatory</w:t>
            </w:r>
          </w:p>
        </w:tc>
        <w:tc>
          <w:tcPr>
            <w:tcW w:w="9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7BE775" w14:textId="77777777" w:rsidR="00562D85" w:rsidRDefault="00562D85">
            <w:pPr>
              <w:pStyle w:val="NormalWeb"/>
              <w:spacing w:before="0" w:beforeAutospacing="0" w:after="0" w:afterAutospacing="0"/>
              <w:rPr>
                <w:rFonts w:ascii="Calibri" w:hAnsi="Calibri" w:cs="Calibri"/>
                <w:sz w:val="18"/>
                <w:szCs w:val="18"/>
              </w:rPr>
            </w:pPr>
            <w:r>
              <w:rPr>
                <w:rFonts w:ascii="Calibri" w:hAnsi="Calibri" w:cs="Calibri"/>
                <w:b/>
                <w:bCs/>
                <w:sz w:val="18"/>
                <w:szCs w:val="18"/>
              </w:rPr>
              <w:t>Data Type</w:t>
            </w:r>
          </w:p>
        </w:tc>
        <w:tc>
          <w:tcPr>
            <w:tcW w:w="9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6B46D4" w14:textId="77777777" w:rsidR="00562D85" w:rsidRDefault="00562D85">
            <w:pPr>
              <w:pStyle w:val="NormalWeb"/>
              <w:spacing w:before="0" w:beforeAutospacing="0" w:after="0" w:afterAutospacing="0"/>
              <w:rPr>
                <w:rFonts w:ascii="Calibri" w:hAnsi="Calibri" w:cs="Calibri"/>
                <w:sz w:val="18"/>
                <w:szCs w:val="18"/>
              </w:rPr>
            </w:pPr>
            <w:r>
              <w:rPr>
                <w:rFonts w:ascii="Calibri" w:hAnsi="Calibri" w:cs="Calibri"/>
                <w:b/>
                <w:bCs/>
                <w:sz w:val="18"/>
                <w:szCs w:val="18"/>
              </w:rPr>
              <w:t>Source</w:t>
            </w:r>
          </w:p>
        </w:tc>
        <w:tc>
          <w:tcPr>
            <w:tcW w:w="10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88E5E5" w14:textId="77777777" w:rsidR="00562D85" w:rsidRDefault="00562D85">
            <w:pPr>
              <w:pStyle w:val="NormalWeb"/>
              <w:spacing w:before="0" w:beforeAutospacing="0" w:after="0" w:afterAutospacing="0"/>
              <w:rPr>
                <w:rFonts w:ascii="Calibri" w:hAnsi="Calibri" w:cs="Calibri"/>
                <w:sz w:val="18"/>
                <w:szCs w:val="18"/>
              </w:rPr>
            </w:pPr>
            <w:r>
              <w:rPr>
                <w:rFonts w:ascii="Calibri" w:hAnsi="Calibri" w:cs="Calibri"/>
                <w:b/>
                <w:bCs/>
                <w:sz w:val="18"/>
                <w:szCs w:val="18"/>
              </w:rPr>
              <w:t>Allowed Values / Reference</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E8427A" w14:textId="77777777" w:rsidR="00562D85" w:rsidRDefault="00562D85">
            <w:pPr>
              <w:pStyle w:val="NormalWeb"/>
              <w:spacing w:before="0" w:beforeAutospacing="0" w:after="0" w:afterAutospacing="0"/>
              <w:rPr>
                <w:rFonts w:ascii="Calibri" w:hAnsi="Calibri" w:cs="Calibri"/>
                <w:sz w:val="18"/>
                <w:szCs w:val="18"/>
              </w:rPr>
            </w:pPr>
            <w:r>
              <w:rPr>
                <w:rFonts w:ascii="Calibri" w:hAnsi="Calibri" w:cs="Calibri"/>
                <w:b/>
                <w:bCs/>
                <w:sz w:val="18"/>
                <w:szCs w:val="18"/>
              </w:rPr>
              <w:t>Default Value</w:t>
            </w:r>
          </w:p>
        </w:tc>
        <w:tc>
          <w:tcPr>
            <w:tcW w:w="8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4B3CAE" w14:textId="77777777" w:rsidR="00562D85" w:rsidRDefault="00562D85">
            <w:pPr>
              <w:pStyle w:val="NormalWeb"/>
              <w:spacing w:before="0" w:beforeAutospacing="0" w:after="0" w:afterAutospacing="0"/>
              <w:rPr>
                <w:rFonts w:ascii="Calibri" w:hAnsi="Calibri" w:cs="Calibri"/>
                <w:sz w:val="18"/>
                <w:szCs w:val="18"/>
              </w:rPr>
            </w:pPr>
            <w:r>
              <w:rPr>
                <w:rFonts w:ascii="Calibri" w:hAnsi="Calibri" w:cs="Calibri"/>
                <w:b/>
                <w:bCs/>
                <w:sz w:val="18"/>
                <w:szCs w:val="18"/>
              </w:rPr>
              <w:t>Display</w:t>
            </w:r>
          </w:p>
        </w:tc>
        <w:tc>
          <w:tcPr>
            <w:tcW w:w="1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63AA84" w14:textId="77777777" w:rsidR="00562D85" w:rsidRDefault="00562D85">
            <w:pPr>
              <w:pStyle w:val="NormalWeb"/>
              <w:spacing w:before="0" w:beforeAutospacing="0" w:after="0" w:afterAutospacing="0"/>
              <w:rPr>
                <w:rFonts w:ascii="Calibri" w:hAnsi="Calibri" w:cs="Calibri"/>
                <w:sz w:val="18"/>
                <w:szCs w:val="18"/>
              </w:rPr>
            </w:pPr>
            <w:r>
              <w:rPr>
                <w:rFonts w:ascii="Calibri" w:hAnsi="Calibri" w:cs="Calibri"/>
                <w:b/>
                <w:bCs/>
                <w:sz w:val="18"/>
                <w:szCs w:val="18"/>
              </w:rPr>
              <w:t>Notes / Constraints</w:t>
            </w:r>
          </w:p>
        </w:tc>
      </w:tr>
      <w:tr w:rsidR="006624CD" w14:paraId="3002F4ED" w14:textId="77777777" w:rsidTr="00ED6DED">
        <w:tc>
          <w:tcPr>
            <w:tcW w:w="20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16324C" w14:textId="77777777" w:rsidR="00562D85" w:rsidRDefault="00562D85">
            <w:pPr>
              <w:pStyle w:val="NormalWeb"/>
              <w:spacing w:before="0" w:beforeAutospacing="0" w:after="0" w:afterAutospacing="0"/>
              <w:rPr>
                <w:rFonts w:ascii="Calibri" w:hAnsi="Calibri" w:cs="Calibri"/>
                <w:sz w:val="18"/>
                <w:szCs w:val="18"/>
              </w:rPr>
            </w:pPr>
            <w:r>
              <w:rPr>
                <w:rFonts w:ascii="Calibri" w:hAnsi="Calibri" w:cs="Calibri"/>
                <w:sz w:val="18"/>
                <w:szCs w:val="18"/>
              </w:rPr>
              <w:t>ReviewCadence</w:t>
            </w:r>
          </w:p>
        </w:tc>
        <w:tc>
          <w:tcPr>
            <w:tcW w:w="1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943985" w14:textId="77777777" w:rsidR="00562D85" w:rsidRDefault="00562D85">
            <w:pPr>
              <w:pStyle w:val="NormalWeb"/>
              <w:spacing w:before="0" w:beforeAutospacing="0" w:after="0" w:afterAutospacing="0"/>
              <w:rPr>
                <w:rFonts w:ascii="Calibri" w:hAnsi="Calibri" w:cs="Calibri"/>
                <w:sz w:val="18"/>
                <w:szCs w:val="18"/>
              </w:rPr>
            </w:pPr>
            <w:r>
              <w:rPr>
                <w:rFonts w:ascii="Calibri" w:hAnsi="Calibri" w:cs="Calibri"/>
                <w:sz w:val="18"/>
                <w:szCs w:val="18"/>
              </w:rPr>
              <w:t>M</w:t>
            </w:r>
          </w:p>
        </w:tc>
        <w:tc>
          <w:tcPr>
            <w:tcW w:w="9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6F67BA" w14:textId="77777777" w:rsidR="00562D85" w:rsidRDefault="00562D85">
            <w:pPr>
              <w:pStyle w:val="NormalWeb"/>
              <w:spacing w:before="0" w:beforeAutospacing="0" w:after="0" w:afterAutospacing="0"/>
              <w:rPr>
                <w:rFonts w:ascii="Calibri" w:hAnsi="Calibri" w:cs="Calibri"/>
                <w:sz w:val="18"/>
                <w:szCs w:val="18"/>
              </w:rPr>
            </w:pPr>
            <w:r>
              <w:rPr>
                <w:rFonts w:ascii="Calibri" w:hAnsi="Calibri" w:cs="Calibri"/>
                <w:sz w:val="18"/>
                <w:szCs w:val="18"/>
              </w:rPr>
              <w:t>Number / Enum</w:t>
            </w:r>
          </w:p>
        </w:tc>
        <w:tc>
          <w:tcPr>
            <w:tcW w:w="9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EB1E30" w14:textId="77777777" w:rsidR="00562D85" w:rsidRDefault="00562D85">
            <w:pPr>
              <w:pStyle w:val="NormalWeb"/>
              <w:spacing w:before="0" w:beforeAutospacing="0" w:after="0" w:afterAutospacing="0"/>
              <w:rPr>
                <w:rFonts w:ascii="Calibri" w:hAnsi="Calibri" w:cs="Calibri"/>
                <w:sz w:val="18"/>
                <w:szCs w:val="18"/>
              </w:rPr>
            </w:pPr>
            <w:r>
              <w:rPr>
                <w:rFonts w:ascii="Calibri" w:hAnsi="Calibri" w:cs="Calibri"/>
                <w:sz w:val="18"/>
                <w:szCs w:val="18"/>
              </w:rPr>
              <w:t>User / Metadata Registry</w:t>
            </w:r>
          </w:p>
        </w:tc>
        <w:tc>
          <w:tcPr>
            <w:tcW w:w="10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F20C8D" w14:textId="77777777" w:rsidR="00562D85" w:rsidRDefault="00562D85">
            <w:pPr>
              <w:pStyle w:val="NormalWeb"/>
              <w:spacing w:before="0" w:beforeAutospacing="0" w:after="0" w:afterAutospacing="0"/>
              <w:rPr>
                <w:rFonts w:ascii="Calibri" w:hAnsi="Calibri" w:cs="Calibri"/>
                <w:sz w:val="18"/>
                <w:szCs w:val="18"/>
              </w:rPr>
            </w:pPr>
            <w:r>
              <w:rPr>
                <w:rFonts w:ascii="Calibri" w:hAnsi="Calibri" w:cs="Calibri"/>
                <w:sz w:val="18"/>
                <w:szCs w:val="18"/>
              </w:rPr>
              <w:t>Supported cadence values</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D85363" w14:textId="77777777" w:rsidR="00562D85" w:rsidRDefault="00562D85">
            <w:pPr>
              <w:pStyle w:val="NormalWeb"/>
              <w:spacing w:before="0" w:beforeAutospacing="0" w:after="0" w:afterAutospacing="0"/>
              <w:rPr>
                <w:rFonts w:ascii="Calibri" w:hAnsi="Calibri" w:cs="Calibri"/>
                <w:sz w:val="18"/>
                <w:szCs w:val="18"/>
              </w:rPr>
            </w:pPr>
            <w:r>
              <w:rPr>
                <w:rFonts w:ascii="Calibri" w:hAnsi="Calibri" w:cs="Calibri"/>
                <w:sz w:val="18"/>
                <w:szCs w:val="18"/>
              </w:rPr>
              <w:t>None</w:t>
            </w:r>
          </w:p>
        </w:tc>
        <w:tc>
          <w:tcPr>
            <w:tcW w:w="8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03F8D2" w14:textId="77777777" w:rsidR="00562D85" w:rsidRDefault="00562D85">
            <w:pPr>
              <w:pStyle w:val="NormalWeb"/>
              <w:spacing w:before="0" w:beforeAutospacing="0" w:after="0" w:afterAutospacing="0"/>
              <w:rPr>
                <w:rFonts w:ascii="Calibri" w:hAnsi="Calibri" w:cs="Calibri"/>
                <w:sz w:val="18"/>
                <w:szCs w:val="18"/>
              </w:rPr>
            </w:pPr>
            <w:r>
              <w:rPr>
                <w:rFonts w:ascii="Calibri" w:hAnsi="Calibri" w:cs="Calibri"/>
                <w:sz w:val="18"/>
                <w:szCs w:val="18"/>
              </w:rPr>
              <w:t>Main</w:t>
            </w:r>
          </w:p>
        </w:tc>
        <w:tc>
          <w:tcPr>
            <w:tcW w:w="1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6D73DF" w14:textId="13D5C823" w:rsidR="00562D85" w:rsidRDefault="00151CDB">
            <w:pPr>
              <w:pStyle w:val="NormalWeb"/>
              <w:spacing w:before="0" w:beforeAutospacing="0" w:after="0" w:afterAutospacing="0"/>
              <w:rPr>
                <w:rFonts w:ascii="Calibri" w:hAnsi="Calibri" w:cs="Calibri"/>
                <w:sz w:val="18"/>
                <w:szCs w:val="18"/>
              </w:rPr>
            </w:pPr>
            <w:r w:rsidRPr="00151CDB">
              <w:rPr>
                <w:rFonts w:ascii="Calibri" w:hAnsi="Calibri" w:cs="Calibri"/>
                <w:sz w:val="18"/>
                <w:szCs w:val="18"/>
              </w:rPr>
              <w:t>Defines the suggested review / follow-up rhythm for the care plan</w:t>
            </w:r>
          </w:p>
        </w:tc>
      </w:tr>
      <w:tr w:rsidR="00ED6DED" w14:paraId="69326390" w14:textId="77777777" w:rsidTr="00ED6DED">
        <w:tc>
          <w:tcPr>
            <w:tcW w:w="20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48B648"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ReviewOwnerType</w:t>
            </w:r>
          </w:p>
        </w:tc>
        <w:tc>
          <w:tcPr>
            <w:tcW w:w="1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85DA46"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Optional</w:t>
            </w:r>
          </w:p>
        </w:tc>
        <w:tc>
          <w:tcPr>
            <w:tcW w:w="9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137B7B"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Enum</w:t>
            </w:r>
          </w:p>
        </w:tc>
        <w:tc>
          <w:tcPr>
            <w:tcW w:w="9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750588"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Metadata</w:t>
            </w:r>
          </w:p>
        </w:tc>
        <w:tc>
          <w:tcPr>
            <w:tcW w:w="10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62292A"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CareTeam / Provider / Both</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D22CA3"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CareTeam</w:t>
            </w:r>
          </w:p>
        </w:tc>
        <w:tc>
          <w:tcPr>
            <w:tcW w:w="8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075722" w14:textId="13327214"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Automatic(Main)</w:t>
            </w:r>
          </w:p>
        </w:tc>
        <w:tc>
          <w:tcPr>
            <w:tcW w:w="1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A69F19"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Who performs review</w:t>
            </w:r>
          </w:p>
        </w:tc>
      </w:tr>
      <w:tr w:rsidR="00ED6DED" w14:paraId="1A47394C" w14:textId="77777777" w:rsidTr="00ED6DED">
        <w:tc>
          <w:tcPr>
            <w:tcW w:w="20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227137"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lastRenderedPageBreak/>
              <w:t>ProviderReviewRequired</w:t>
            </w:r>
          </w:p>
        </w:tc>
        <w:tc>
          <w:tcPr>
            <w:tcW w:w="1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5E2605"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Optional</w:t>
            </w:r>
          </w:p>
        </w:tc>
        <w:tc>
          <w:tcPr>
            <w:tcW w:w="9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E55BE4"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Boolean</w:t>
            </w:r>
          </w:p>
        </w:tc>
        <w:tc>
          <w:tcPr>
            <w:tcW w:w="9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031E01"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User</w:t>
            </w:r>
          </w:p>
        </w:tc>
        <w:tc>
          <w:tcPr>
            <w:tcW w:w="10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A306F1"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True / False</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4E520C"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False</w:t>
            </w:r>
          </w:p>
        </w:tc>
        <w:tc>
          <w:tcPr>
            <w:tcW w:w="8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AE71FF"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Settings</w:t>
            </w:r>
          </w:p>
        </w:tc>
        <w:tc>
          <w:tcPr>
            <w:tcW w:w="1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582318"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Enables provider-level review</w:t>
            </w:r>
          </w:p>
        </w:tc>
      </w:tr>
      <w:tr w:rsidR="00ED6DED" w14:paraId="793D4355" w14:textId="77777777" w:rsidTr="00ED6DED">
        <w:tc>
          <w:tcPr>
            <w:tcW w:w="20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6DC977"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ReviewNotesRequired</w:t>
            </w:r>
          </w:p>
        </w:tc>
        <w:tc>
          <w:tcPr>
            <w:tcW w:w="1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D69E31"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Optional</w:t>
            </w:r>
          </w:p>
        </w:tc>
        <w:tc>
          <w:tcPr>
            <w:tcW w:w="9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7F8DFA"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Boolean</w:t>
            </w:r>
          </w:p>
        </w:tc>
        <w:tc>
          <w:tcPr>
            <w:tcW w:w="9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7670F0"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User</w:t>
            </w:r>
          </w:p>
        </w:tc>
        <w:tc>
          <w:tcPr>
            <w:tcW w:w="10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D754BE"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True / False</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DAE7A6"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False</w:t>
            </w:r>
          </w:p>
        </w:tc>
        <w:tc>
          <w:tcPr>
            <w:tcW w:w="8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F590FD"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Settings</w:t>
            </w:r>
          </w:p>
        </w:tc>
        <w:tc>
          <w:tcPr>
            <w:tcW w:w="1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C810E7" w14:textId="77777777" w:rsidR="00ED6DED" w:rsidRPr="000B2097" w:rsidRDefault="00ED6DED" w:rsidP="00ED6DED">
            <w:pPr>
              <w:pStyle w:val="NormalWeb"/>
              <w:rPr>
                <w:rFonts w:ascii="Calibri" w:hAnsi="Calibri" w:cs="Calibri"/>
                <w:color w:val="EE0000"/>
                <w:sz w:val="18"/>
                <w:szCs w:val="18"/>
              </w:rPr>
            </w:pPr>
            <w:r w:rsidRPr="000B2097">
              <w:rPr>
                <w:rFonts w:ascii="Calibri" w:hAnsi="Calibri" w:cs="Calibri"/>
                <w:color w:val="EE0000"/>
                <w:sz w:val="18"/>
                <w:szCs w:val="18"/>
              </w:rPr>
              <w:t>Whether notes are required during review</w:t>
            </w:r>
          </w:p>
        </w:tc>
      </w:tr>
    </w:tbl>
    <w:p w14:paraId="0D534F07" w14:textId="77777777" w:rsidR="00AB3BA3" w:rsidRPr="009B037E" w:rsidRDefault="00AB3BA3" w:rsidP="00AB3BA3">
      <w:pPr>
        <w:rPr>
          <w:rFonts w:ascii="Calibri" w:hAnsi="Calibri" w:cs="Calibri"/>
        </w:rPr>
      </w:pPr>
    </w:p>
    <w:p w14:paraId="63E365FE" w14:textId="7737362F" w:rsidR="00AB3BA3" w:rsidRPr="000B2097" w:rsidRDefault="00ED6DED" w:rsidP="00AB3BA3">
      <w:pPr>
        <w:rPr>
          <w:rFonts w:ascii="Calibri" w:hAnsi="Calibri" w:cs="Calibri"/>
          <w:sz w:val="18"/>
          <w:szCs w:val="18"/>
        </w:rPr>
      </w:pPr>
      <w:r w:rsidRPr="000B2097">
        <w:rPr>
          <w:rFonts w:ascii="Calibri" w:hAnsi="Calibri" w:cs="Calibri"/>
          <w:sz w:val="18"/>
          <w:szCs w:val="18"/>
          <w:highlight w:val="yellow"/>
        </w:rPr>
        <w:t>Follow-up and Review cadence does not define task creation, alerts, or monitoring behavior. Task creation and execution related to review cadence are handled by Task Templates and downstream runtime services.</w:t>
      </w:r>
    </w:p>
    <w:p w14:paraId="55E27303" w14:textId="77777777" w:rsidR="006932D8" w:rsidRPr="009B037E" w:rsidRDefault="006932D8" w:rsidP="00A559B7">
      <w:pPr>
        <w:ind w:left="1080"/>
        <w:textAlignment w:val="center"/>
        <w:rPr>
          <w:rFonts w:ascii="Calibri" w:hAnsi="Calibri" w:cs="Calibri"/>
          <w:color w:val="5B9BD5"/>
          <w:sz w:val="18"/>
          <w:szCs w:val="18"/>
        </w:rPr>
      </w:pPr>
    </w:p>
    <w:p w14:paraId="6A2F47F3" w14:textId="77777777" w:rsidR="006932D8" w:rsidRPr="009B037E" w:rsidRDefault="006932D8" w:rsidP="00A559B7">
      <w:pPr>
        <w:ind w:left="1755"/>
        <w:textAlignment w:val="center"/>
        <w:rPr>
          <w:rFonts w:ascii="Calibri" w:hAnsi="Calibri" w:cs="Calibri"/>
          <w:color w:val="5B9BD5"/>
          <w:sz w:val="18"/>
          <w:szCs w:val="18"/>
        </w:rPr>
      </w:pPr>
    </w:p>
    <w:p w14:paraId="32E834E2" w14:textId="4A275E89" w:rsidR="006932D8" w:rsidRPr="009B037E" w:rsidRDefault="567D1EFE" w:rsidP="00AB346B">
      <w:pPr>
        <w:ind w:left="405"/>
        <w:rPr>
          <w:rFonts w:ascii="Calibri" w:hAnsi="Calibri" w:cs="Calibri"/>
          <w:sz w:val="18"/>
          <w:szCs w:val="18"/>
        </w:rPr>
      </w:pPr>
      <w:r w:rsidRPr="76B3260F">
        <w:rPr>
          <w:rFonts w:ascii="Calibri" w:hAnsi="Calibri" w:cs="Calibri"/>
          <w:sz w:val="18"/>
          <w:szCs w:val="18"/>
        </w:rPr>
        <w:t>Constraints:</w:t>
      </w:r>
      <w:r w:rsidR="006932D8">
        <w:tab/>
      </w:r>
    </w:p>
    <w:p w14:paraId="6D59BF4F" w14:textId="6E211DEF" w:rsidR="00151CDB" w:rsidRPr="00151CDB" w:rsidRDefault="00151CDB" w:rsidP="00151CDB">
      <w:pPr>
        <w:numPr>
          <w:ilvl w:val="0"/>
          <w:numId w:val="5"/>
        </w:numPr>
        <w:tabs>
          <w:tab w:val="clear" w:pos="720"/>
          <w:tab w:val="num" w:pos="1125"/>
        </w:tabs>
        <w:ind w:left="1125"/>
        <w:textAlignment w:val="center"/>
        <w:rPr>
          <w:rFonts w:ascii="Calibri" w:hAnsi="Calibri" w:cs="Calibri"/>
          <w:sz w:val="18"/>
          <w:szCs w:val="18"/>
        </w:rPr>
      </w:pPr>
      <w:r w:rsidRPr="00151CDB">
        <w:rPr>
          <w:rFonts w:ascii="Calibri" w:hAnsi="Calibri" w:cs="Calibri"/>
          <w:sz w:val="18"/>
          <w:szCs w:val="18"/>
        </w:rPr>
        <w:t xml:space="preserve">Care Plan cannot publish without the Follow-up and Review section. </w:t>
      </w:r>
    </w:p>
    <w:p w14:paraId="270D388E" w14:textId="07864DE4" w:rsidR="00151CDB" w:rsidRPr="00151CDB" w:rsidRDefault="00151CDB" w:rsidP="00151CDB">
      <w:pPr>
        <w:numPr>
          <w:ilvl w:val="0"/>
          <w:numId w:val="5"/>
        </w:numPr>
        <w:tabs>
          <w:tab w:val="clear" w:pos="720"/>
          <w:tab w:val="num" w:pos="1125"/>
        </w:tabs>
        <w:ind w:left="1125"/>
        <w:textAlignment w:val="center"/>
        <w:rPr>
          <w:rFonts w:ascii="Calibri" w:hAnsi="Calibri" w:cs="Calibri"/>
          <w:sz w:val="18"/>
          <w:szCs w:val="18"/>
        </w:rPr>
      </w:pPr>
      <w:r w:rsidRPr="00151CDB">
        <w:rPr>
          <w:rFonts w:ascii="Calibri" w:hAnsi="Calibri" w:cs="Calibri"/>
          <w:sz w:val="18"/>
          <w:szCs w:val="18"/>
        </w:rPr>
        <w:t xml:space="preserve">ReviewCadence defines the suggested review rhythm at template level and must be visible when the care plan is used at patient level. </w:t>
      </w:r>
    </w:p>
    <w:p w14:paraId="413F66FE" w14:textId="4666E53E" w:rsidR="00151CDB" w:rsidRPr="00151CDB" w:rsidRDefault="00151CDB" w:rsidP="00151CDB">
      <w:pPr>
        <w:numPr>
          <w:ilvl w:val="0"/>
          <w:numId w:val="5"/>
        </w:numPr>
        <w:tabs>
          <w:tab w:val="clear" w:pos="720"/>
          <w:tab w:val="num" w:pos="1125"/>
        </w:tabs>
        <w:ind w:left="1125"/>
        <w:textAlignment w:val="center"/>
        <w:rPr>
          <w:rFonts w:ascii="Calibri" w:hAnsi="Calibri" w:cs="Calibri"/>
          <w:sz w:val="18"/>
          <w:szCs w:val="18"/>
        </w:rPr>
      </w:pPr>
      <w:r w:rsidRPr="00151CDB">
        <w:rPr>
          <w:rFonts w:ascii="Calibri" w:hAnsi="Calibri" w:cs="Calibri"/>
          <w:sz w:val="18"/>
          <w:szCs w:val="18"/>
        </w:rPr>
        <w:t xml:space="preserve">Included patient follow-up / visit count is driven by package consultancies. </w:t>
      </w:r>
    </w:p>
    <w:p w14:paraId="2EF99B5B" w14:textId="51E31EC7" w:rsidR="00151CDB" w:rsidRPr="00151CDB" w:rsidRDefault="00151CDB" w:rsidP="00151CDB">
      <w:pPr>
        <w:numPr>
          <w:ilvl w:val="0"/>
          <w:numId w:val="5"/>
        </w:numPr>
        <w:tabs>
          <w:tab w:val="clear" w:pos="720"/>
          <w:tab w:val="num" w:pos="1125"/>
        </w:tabs>
        <w:ind w:left="1125"/>
        <w:textAlignment w:val="center"/>
        <w:rPr>
          <w:rFonts w:ascii="Calibri" w:hAnsi="Calibri" w:cs="Calibri"/>
          <w:sz w:val="18"/>
          <w:szCs w:val="18"/>
        </w:rPr>
      </w:pPr>
      <w:r w:rsidRPr="00151CDB">
        <w:rPr>
          <w:rFonts w:ascii="Calibri" w:hAnsi="Calibri" w:cs="Calibri"/>
          <w:sz w:val="18"/>
          <w:szCs w:val="18"/>
        </w:rPr>
        <w:t xml:space="preserve">Downstream runtime services may allow additional follow-ups beyond package consultancies where operationally supported and explicitly overridden. </w:t>
      </w:r>
    </w:p>
    <w:p w14:paraId="579DF0AB" w14:textId="1120A5EB" w:rsidR="00151CDB" w:rsidRPr="009A6A7F" w:rsidRDefault="00151CDB" w:rsidP="00151CDB">
      <w:pPr>
        <w:numPr>
          <w:ilvl w:val="0"/>
          <w:numId w:val="5"/>
        </w:numPr>
        <w:tabs>
          <w:tab w:val="clear" w:pos="720"/>
          <w:tab w:val="num" w:pos="1125"/>
        </w:tabs>
        <w:ind w:left="1125"/>
        <w:textAlignment w:val="center"/>
        <w:rPr>
          <w:rFonts w:ascii="Calibri" w:hAnsi="Calibri" w:cs="Calibri"/>
          <w:sz w:val="18"/>
          <w:szCs w:val="18"/>
        </w:rPr>
      </w:pPr>
      <w:r w:rsidRPr="00151CDB">
        <w:rPr>
          <w:rFonts w:ascii="Calibri" w:hAnsi="Calibri" w:cs="Calibri"/>
          <w:sz w:val="18"/>
          <w:szCs w:val="18"/>
        </w:rPr>
        <w:t>Actual patient-level follow-up scheduling, completion, notes, and outcomes are handled by downstream runtime services.</w:t>
      </w:r>
    </w:p>
    <w:p w14:paraId="5B9B5432" w14:textId="1B7DE9A4" w:rsidR="00ED6DED" w:rsidRPr="000B2097" w:rsidRDefault="00ED6DED" w:rsidP="000B2097">
      <w:pPr>
        <w:pStyle w:val="Heading3"/>
        <w:numPr>
          <w:ilvl w:val="2"/>
          <w:numId w:val="9"/>
        </w:numPr>
        <w:ind w:left="630" w:hanging="630"/>
        <w:rPr>
          <w:rFonts w:ascii="Calibri" w:hAnsi="Calibri" w:cs="Calibri"/>
          <w:b/>
          <w:bCs/>
          <w:sz w:val="20"/>
          <w:szCs w:val="20"/>
        </w:rPr>
      </w:pPr>
      <w:bookmarkStart w:id="146" w:name="_Toc228300257"/>
      <w:r w:rsidRPr="000B2097">
        <w:rPr>
          <w:rFonts w:ascii="Calibri" w:eastAsia="Times New Roman" w:hAnsi="Calibri" w:cs="Calibri"/>
          <w:b/>
          <w:bCs/>
          <w:sz w:val="20"/>
          <w:szCs w:val="20"/>
        </w:rPr>
        <w:t>Billing Program Reference</w:t>
      </w:r>
      <w:r>
        <w:rPr>
          <w:rFonts w:ascii="Calibri" w:eastAsia="Times New Roman" w:hAnsi="Calibri" w:cs="Calibri"/>
          <w:b/>
          <w:bCs/>
          <w:sz w:val="20"/>
          <w:szCs w:val="20"/>
        </w:rPr>
        <w:t xml:space="preserve"> (Optional)</w:t>
      </w:r>
      <w:bookmarkEnd w:id="146"/>
    </w:p>
    <w:p w14:paraId="0C5DFC70" w14:textId="695E4522" w:rsidR="00ED6DED" w:rsidRDefault="00ED6DED" w:rsidP="000B2097">
      <w:pPr>
        <w:pStyle w:val="NormalWeb"/>
        <w:spacing w:before="0" w:beforeAutospacing="0" w:after="0" w:afterAutospacing="0"/>
        <w:ind w:left="630"/>
        <w:rPr>
          <w:rFonts w:ascii="Calibri" w:hAnsi="Calibri" w:cs="Calibri"/>
          <w:sz w:val="18"/>
          <w:szCs w:val="18"/>
        </w:rPr>
      </w:pPr>
      <w:r>
        <w:rPr>
          <w:rFonts w:ascii="Calibri" w:hAnsi="Calibri" w:cs="Calibri"/>
          <w:sz w:val="18"/>
          <w:szCs w:val="18"/>
        </w:rPr>
        <w:t>This section defines billing program applicability for the Care Plan. The Care Plan may reference one or more billing program types and applicable diagnosis codes, but does not execute billing rules. Billing eligibility calculation, CPT rule execution, evidence generation, time tracking, and billing export are owned by the Billing Service.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79"/>
        <w:gridCol w:w="995"/>
        <w:gridCol w:w="1037"/>
        <w:gridCol w:w="1068"/>
        <w:gridCol w:w="1090"/>
        <w:gridCol w:w="835"/>
        <w:gridCol w:w="813"/>
        <w:gridCol w:w="1723"/>
      </w:tblGrid>
      <w:tr w:rsidR="00ED6DED" w14:paraId="2CA4D7C1" w14:textId="77777777">
        <w:tc>
          <w:tcPr>
            <w:tcW w:w="12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A9FA15"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b/>
                <w:bCs/>
                <w:sz w:val="18"/>
                <w:szCs w:val="18"/>
              </w:rPr>
              <w:t>Field</w:t>
            </w:r>
          </w:p>
        </w:tc>
        <w:tc>
          <w:tcPr>
            <w:tcW w:w="104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EB9D3E"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b/>
                <w:bCs/>
                <w:sz w:val="18"/>
                <w:szCs w:val="18"/>
              </w:rPr>
              <w:t>Mandatory</w:t>
            </w:r>
          </w:p>
        </w:tc>
        <w:tc>
          <w:tcPr>
            <w:tcW w:w="12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FC3468"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b/>
                <w:bCs/>
                <w:sz w:val="18"/>
                <w:szCs w:val="18"/>
              </w:rPr>
              <w:t>Data Type</w:t>
            </w:r>
          </w:p>
        </w:tc>
        <w:tc>
          <w:tcPr>
            <w:tcW w:w="13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734E60"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b/>
                <w:bCs/>
                <w:sz w:val="18"/>
                <w:szCs w:val="18"/>
              </w:rPr>
              <w:t>Source</w:t>
            </w:r>
          </w:p>
        </w:tc>
        <w:tc>
          <w:tcPr>
            <w:tcW w:w="13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92957D"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b/>
                <w:bCs/>
                <w:sz w:val="18"/>
                <w:szCs w:val="18"/>
              </w:rPr>
              <w:t>Allowed Values / Reference</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7DA35D"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b/>
                <w:bCs/>
                <w:sz w:val="18"/>
                <w:szCs w:val="18"/>
              </w:rPr>
              <w:t>Default Value</w:t>
            </w:r>
          </w:p>
        </w:tc>
        <w:tc>
          <w:tcPr>
            <w:tcW w:w="9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F12783"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b/>
                <w:bCs/>
                <w:sz w:val="18"/>
                <w:szCs w:val="18"/>
              </w:rPr>
              <w:t>Display</w:t>
            </w:r>
          </w:p>
        </w:tc>
        <w:tc>
          <w:tcPr>
            <w:tcW w:w="18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85A8AE"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b/>
                <w:bCs/>
                <w:sz w:val="18"/>
                <w:szCs w:val="18"/>
              </w:rPr>
              <w:t>Notes / Constraints</w:t>
            </w:r>
          </w:p>
        </w:tc>
      </w:tr>
      <w:tr w:rsidR="00ED6DED" w14:paraId="5DC36623" w14:textId="77777777">
        <w:tc>
          <w:tcPr>
            <w:tcW w:w="12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F5D7F6"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BillingProgramType</w:t>
            </w:r>
          </w:p>
        </w:tc>
        <w:tc>
          <w:tcPr>
            <w:tcW w:w="104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6AD1D5"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Conditional</w:t>
            </w:r>
          </w:p>
        </w:tc>
        <w:tc>
          <w:tcPr>
            <w:tcW w:w="12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00AD93"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Multi Select Enum</w:t>
            </w:r>
          </w:p>
        </w:tc>
        <w:tc>
          <w:tcPr>
            <w:tcW w:w="13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0FA809"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Metadata Registry</w:t>
            </w:r>
          </w:p>
        </w:tc>
        <w:tc>
          <w:tcPr>
            <w:tcW w:w="13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AE2DA0"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RPM / CCM / RTM</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190A1F"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None</w:t>
            </w:r>
          </w:p>
        </w:tc>
        <w:tc>
          <w:tcPr>
            <w:tcW w:w="9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1A62D89"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Main</w:t>
            </w:r>
          </w:p>
        </w:tc>
        <w:tc>
          <w:tcPr>
            <w:tcW w:w="18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2DDEA6"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Required if BillingProgramType in 4.1 is not None</w:t>
            </w:r>
          </w:p>
        </w:tc>
      </w:tr>
      <w:tr w:rsidR="00ED6DED" w14:paraId="26A124C7" w14:textId="77777777">
        <w:tc>
          <w:tcPr>
            <w:tcW w:w="12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3232C5"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BillingRuleProfileID</w:t>
            </w:r>
          </w:p>
        </w:tc>
        <w:tc>
          <w:tcPr>
            <w:tcW w:w="10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D2722E"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Optional</w:t>
            </w:r>
          </w:p>
        </w:tc>
        <w:tc>
          <w:tcPr>
            <w:tcW w:w="12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73148B"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UUID / Reference</w:t>
            </w:r>
          </w:p>
        </w:tc>
        <w:tc>
          <w:tcPr>
            <w:tcW w:w="13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E7FD6C"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Billing Service</w:t>
            </w:r>
          </w:p>
        </w:tc>
        <w:tc>
          <w:tcPr>
            <w:tcW w:w="13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F20BC7"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Active billing rule profile</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BA8836"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None</w:t>
            </w:r>
          </w:p>
        </w:tc>
        <w:tc>
          <w:tcPr>
            <w:tcW w:w="9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08854A"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Settings</w:t>
            </w:r>
          </w:p>
        </w:tc>
        <w:tc>
          <w:tcPr>
            <w:tcW w:w="18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EE4385"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Optional reference to billing configuration</w:t>
            </w:r>
          </w:p>
        </w:tc>
      </w:tr>
      <w:tr w:rsidR="00ED6DED" w14:paraId="226E4D24" w14:textId="77777777">
        <w:tc>
          <w:tcPr>
            <w:tcW w:w="12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0CA982"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ICDCode</w:t>
            </w:r>
          </w:p>
        </w:tc>
        <w:tc>
          <w:tcPr>
            <w:tcW w:w="10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CF9114"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Optional</w:t>
            </w:r>
          </w:p>
        </w:tc>
        <w:tc>
          <w:tcPr>
            <w:tcW w:w="12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FD9696"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Multi Select Enum / Code</w:t>
            </w:r>
          </w:p>
        </w:tc>
        <w:tc>
          <w:tcPr>
            <w:tcW w:w="13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86EF1B"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Metadata Registry / Billing Service</w:t>
            </w:r>
          </w:p>
        </w:tc>
        <w:tc>
          <w:tcPr>
            <w:tcW w:w="13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8FA6F6"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ICD-10 / local diagnosis code set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05287F"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None</w:t>
            </w:r>
          </w:p>
        </w:tc>
        <w:tc>
          <w:tcPr>
            <w:tcW w:w="9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EF7704"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Main</w:t>
            </w:r>
          </w:p>
        </w:tc>
        <w:tc>
          <w:tcPr>
            <w:tcW w:w="18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B596FE"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Example: I10 for Hypertension</w:t>
            </w:r>
          </w:p>
        </w:tc>
      </w:tr>
      <w:tr w:rsidR="00ED6DED" w14:paraId="1DD497D8" w14:textId="77777777">
        <w:tc>
          <w:tcPr>
            <w:tcW w:w="12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9220C3"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BillingRuntimeAllowed</w:t>
            </w:r>
          </w:p>
        </w:tc>
        <w:tc>
          <w:tcPr>
            <w:tcW w:w="10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FFCC02"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Optional</w:t>
            </w:r>
          </w:p>
        </w:tc>
        <w:tc>
          <w:tcPr>
            <w:tcW w:w="12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42233F"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Boolean</w:t>
            </w:r>
          </w:p>
        </w:tc>
        <w:tc>
          <w:tcPr>
            <w:tcW w:w="13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4EFC68"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User</w:t>
            </w:r>
          </w:p>
        </w:tc>
        <w:tc>
          <w:tcPr>
            <w:tcW w:w="13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35F76D"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True / False</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61DBAD"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True</w:t>
            </w:r>
          </w:p>
        </w:tc>
        <w:tc>
          <w:tcPr>
            <w:tcW w:w="9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3555D6"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Settings</w:t>
            </w:r>
          </w:p>
        </w:tc>
        <w:tc>
          <w:tcPr>
            <w:tcW w:w="19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2AD259" w14:textId="77777777" w:rsidR="00ED6DED" w:rsidRDefault="00ED6DED">
            <w:pPr>
              <w:pStyle w:val="NormalWeb"/>
              <w:spacing w:before="0" w:beforeAutospacing="0" w:after="0" w:afterAutospacing="0"/>
              <w:rPr>
                <w:rFonts w:ascii="Calibri" w:hAnsi="Calibri" w:cs="Calibri"/>
                <w:sz w:val="18"/>
                <w:szCs w:val="18"/>
              </w:rPr>
            </w:pPr>
            <w:r>
              <w:rPr>
                <w:rFonts w:ascii="Calibri" w:hAnsi="Calibri" w:cs="Calibri"/>
                <w:sz w:val="18"/>
                <w:szCs w:val="18"/>
              </w:rPr>
              <w:t>Controls whether billing can be enabled when assigning care plan to patient</w:t>
            </w:r>
          </w:p>
        </w:tc>
      </w:tr>
    </w:tbl>
    <w:p w14:paraId="7FD20884" w14:textId="77777777" w:rsidR="00ED6DED" w:rsidRDefault="00ED6DED" w:rsidP="000B2097">
      <w:pPr>
        <w:pStyle w:val="NormalWeb"/>
        <w:spacing w:before="0" w:beforeAutospacing="0" w:after="0" w:afterAutospacing="0"/>
        <w:ind w:left="360"/>
        <w:rPr>
          <w:rFonts w:ascii="Calibri" w:hAnsi="Calibri" w:cs="Calibri"/>
          <w:sz w:val="18"/>
          <w:szCs w:val="18"/>
        </w:rPr>
      </w:pPr>
      <w:r>
        <w:rPr>
          <w:rFonts w:ascii="Calibri" w:hAnsi="Calibri" w:cs="Calibri"/>
          <w:b/>
          <w:bCs/>
          <w:sz w:val="18"/>
          <w:szCs w:val="18"/>
        </w:rPr>
        <w:t>Notes</w:t>
      </w:r>
    </w:p>
    <w:p w14:paraId="379DA1FF" w14:textId="77777777" w:rsidR="00ED6DED" w:rsidRDefault="00ED6DED" w:rsidP="000B2097">
      <w:pPr>
        <w:pStyle w:val="NormalWeb"/>
        <w:spacing w:before="0" w:beforeAutospacing="0" w:after="0" w:afterAutospacing="0"/>
        <w:ind w:left="360"/>
        <w:rPr>
          <w:rFonts w:ascii="Calibri" w:hAnsi="Calibri" w:cs="Calibri"/>
          <w:sz w:val="18"/>
          <w:szCs w:val="18"/>
        </w:rPr>
      </w:pPr>
      <w:r>
        <w:rPr>
          <w:rFonts w:ascii="Calibri" w:hAnsi="Calibri" w:cs="Calibri"/>
          <w:sz w:val="18"/>
          <w:szCs w:val="18"/>
        </w:rPr>
        <w:t> </w:t>
      </w:r>
    </w:p>
    <w:p w14:paraId="355C78A6" w14:textId="5E2C064D" w:rsidR="00ED6DED" w:rsidRDefault="00ED6DED" w:rsidP="00ED6DED">
      <w:pPr>
        <w:pStyle w:val="NormalWeb"/>
        <w:numPr>
          <w:ilvl w:val="0"/>
          <w:numId w:val="5"/>
        </w:numPr>
        <w:spacing w:before="0" w:beforeAutospacing="0" w:after="0" w:afterAutospacing="0"/>
        <w:rPr>
          <w:rFonts w:ascii="Calibri" w:hAnsi="Calibri" w:cs="Calibri"/>
          <w:sz w:val="18"/>
          <w:szCs w:val="18"/>
        </w:rPr>
      </w:pPr>
      <w:r>
        <w:rPr>
          <w:rFonts w:ascii="Calibri" w:hAnsi="Calibri" w:cs="Calibri"/>
          <w:sz w:val="18"/>
          <w:szCs w:val="18"/>
        </w:rPr>
        <w:t>This section provides billing context only.</w:t>
      </w:r>
    </w:p>
    <w:p w14:paraId="378D36F2" w14:textId="5DA0B673" w:rsidR="00ED6DED" w:rsidRDefault="00ED6DED" w:rsidP="00ED6DED">
      <w:pPr>
        <w:pStyle w:val="NormalWeb"/>
        <w:numPr>
          <w:ilvl w:val="0"/>
          <w:numId w:val="5"/>
        </w:numPr>
        <w:spacing w:before="0" w:beforeAutospacing="0" w:after="0" w:afterAutospacing="0"/>
        <w:rPr>
          <w:rFonts w:ascii="Calibri" w:hAnsi="Calibri" w:cs="Calibri"/>
          <w:sz w:val="18"/>
          <w:szCs w:val="18"/>
        </w:rPr>
      </w:pPr>
      <w:r>
        <w:rPr>
          <w:rFonts w:ascii="Calibri" w:hAnsi="Calibri" w:cs="Calibri"/>
          <w:sz w:val="18"/>
          <w:szCs w:val="18"/>
        </w:rPr>
        <w:t>Billing Service owns CPT mapping, eligibility rules, payer-specific rules, evidence validation, and export.</w:t>
      </w:r>
    </w:p>
    <w:p w14:paraId="3F81B60F" w14:textId="1F93B4E2" w:rsidR="00ED6DED" w:rsidRDefault="00ED6DED" w:rsidP="00ED6DED">
      <w:pPr>
        <w:pStyle w:val="NormalWeb"/>
        <w:numPr>
          <w:ilvl w:val="0"/>
          <w:numId w:val="5"/>
        </w:numPr>
        <w:spacing w:before="0" w:beforeAutospacing="0" w:after="0" w:afterAutospacing="0"/>
        <w:rPr>
          <w:rFonts w:ascii="Calibri" w:hAnsi="Calibri" w:cs="Calibri"/>
          <w:sz w:val="18"/>
          <w:szCs w:val="18"/>
        </w:rPr>
      </w:pPr>
      <w:r>
        <w:rPr>
          <w:rFonts w:ascii="Calibri" w:hAnsi="Calibri" w:cs="Calibri"/>
          <w:sz w:val="18"/>
          <w:szCs w:val="18"/>
        </w:rPr>
        <w:t>ICDCode may be used by Billing Service during patient-level billing setup.</w:t>
      </w:r>
    </w:p>
    <w:p w14:paraId="6E32369D" w14:textId="339E409A" w:rsidR="00ED6DED" w:rsidRDefault="00ED6DED" w:rsidP="00ED6DED">
      <w:pPr>
        <w:pStyle w:val="NormalWeb"/>
        <w:numPr>
          <w:ilvl w:val="0"/>
          <w:numId w:val="5"/>
        </w:numPr>
        <w:spacing w:before="0" w:beforeAutospacing="0" w:after="0" w:afterAutospacing="0"/>
        <w:rPr>
          <w:rFonts w:ascii="Calibri" w:hAnsi="Calibri" w:cs="Calibri"/>
          <w:sz w:val="18"/>
          <w:szCs w:val="18"/>
        </w:rPr>
      </w:pPr>
      <w:r>
        <w:rPr>
          <w:rFonts w:ascii="Calibri" w:hAnsi="Calibri" w:cs="Calibri"/>
          <w:sz w:val="18"/>
          <w:szCs w:val="18"/>
        </w:rPr>
        <w:t>Country-specific billing behavior must be handled by Billing Service.</w:t>
      </w:r>
    </w:p>
    <w:p w14:paraId="160701E6" w14:textId="02669A22" w:rsidR="0056062F" w:rsidRPr="004C52CF" w:rsidRDefault="004C52CF" w:rsidP="004C52CF">
      <w:pPr>
        <w:pStyle w:val="Heading1"/>
        <w:numPr>
          <w:ilvl w:val="0"/>
          <w:numId w:val="9"/>
        </w:numPr>
        <w:rPr>
          <w:rFonts w:ascii="Calibri" w:eastAsia="Times New Roman" w:hAnsi="Calibri" w:cs="Calibri"/>
          <w:b/>
          <w:bCs/>
          <w:sz w:val="18"/>
          <w:szCs w:val="18"/>
        </w:rPr>
      </w:pPr>
      <w:bookmarkStart w:id="147" w:name="_Toc228300258"/>
      <w:r>
        <w:rPr>
          <w:rFonts w:ascii="Calibri" w:eastAsia="Times New Roman" w:hAnsi="Calibri" w:cs="Calibri"/>
          <w:b/>
          <w:bCs/>
          <w:sz w:val="18"/>
          <w:szCs w:val="18"/>
        </w:rPr>
        <w:t>GOAL</w:t>
      </w:r>
      <w:r w:rsidRPr="009B037E">
        <w:rPr>
          <w:rFonts w:ascii="Calibri" w:eastAsia="Times New Roman" w:hAnsi="Calibri" w:cs="Calibri"/>
          <w:b/>
          <w:bCs/>
          <w:sz w:val="18"/>
          <w:szCs w:val="18"/>
        </w:rPr>
        <w:t xml:space="preserve"> MASTER TEMPLATE – DETAILED REQUIREMENTS</w:t>
      </w:r>
      <w:bookmarkEnd w:id="147"/>
    </w:p>
    <w:p w14:paraId="5D9BE64F" w14:textId="77777777" w:rsidR="0056062F" w:rsidRDefault="0056062F" w:rsidP="0056062F">
      <w:pPr>
        <w:pStyle w:val="NormalWeb"/>
        <w:spacing w:before="0" w:beforeAutospacing="0" w:after="0" w:afterAutospacing="0"/>
        <w:rPr>
          <w:rFonts w:ascii="Calibri" w:hAnsi="Calibri" w:cs="Calibri"/>
          <w:sz w:val="18"/>
          <w:szCs w:val="18"/>
        </w:rPr>
      </w:pPr>
    </w:p>
    <w:p w14:paraId="47E0F317" w14:textId="77777777" w:rsidR="00EE582F" w:rsidRPr="00EE582F" w:rsidRDefault="00EE582F" w:rsidP="00EE582F">
      <w:pPr>
        <w:pStyle w:val="NormalWeb"/>
        <w:numPr>
          <w:ilvl w:val="0"/>
          <w:numId w:val="104"/>
        </w:numPr>
        <w:spacing w:before="0" w:beforeAutospacing="0" w:after="0" w:afterAutospacing="0"/>
        <w:rPr>
          <w:rFonts w:ascii="Calibri" w:hAnsi="Calibri" w:cs="Calibri"/>
          <w:sz w:val="18"/>
          <w:szCs w:val="18"/>
        </w:rPr>
      </w:pPr>
      <w:r w:rsidRPr="00EE582F">
        <w:rPr>
          <w:rFonts w:ascii="Calibri" w:hAnsi="Calibri" w:cs="Calibri"/>
          <w:sz w:val="18"/>
          <w:szCs w:val="18"/>
        </w:rPr>
        <w:t>A Goal Template defines reusable patient-care goals that may be linked to a Care Plan Template.</w:t>
      </w:r>
    </w:p>
    <w:p w14:paraId="1BDA8AE1" w14:textId="77777777" w:rsidR="00EE582F" w:rsidRPr="00EE582F" w:rsidRDefault="00EE582F" w:rsidP="00EE582F">
      <w:pPr>
        <w:pStyle w:val="NormalWeb"/>
        <w:numPr>
          <w:ilvl w:val="0"/>
          <w:numId w:val="104"/>
        </w:numPr>
        <w:spacing w:before="0" w:beforeAutospacing="0" w:after="0" w:afterAutospacing="0"/>
        <w:rPr>
          <w:rFonts w:ascii="Calibri" w:hAnsi="Calibri" w:cs="Calibri"/>
          <w:sz w:val="18"/>
          <w:szCs w:val="18"/>
        </w:rPr>
      </w:pPr>
      <w:r w:rsidRPr="00EE582F">
        <w:rPr>
          <w:rFonts w:ascii="Calibri" w:hAnsi="Calibri" w:cs="Calibri"/>
          <w:sz w:val="18"/>
          <w:szCs w:val="18"/>
        </w:rPr>
        <w:lastRenderedPageBreak/>
        <w:t>A Goal defines:</w:t>
      </w:r>
    </w:p>
    <w:p w14:paraId="2A0EA531" w14:textId="77777777" w:rsidR="00EE582F" w:rsidRPr="00EE582F" w:rsidRDefault="00EE582F" w:rsidP="000B2097">
      <w:pPr>
        <w:pStyle w:val="NormalWeb"/>
        <w:numPr>
          <w:ilvl w:val="1"/>
          <w:numId w:val="104"/>
        </w:numPr>
        <w:spacing w:before="0" w:beforeAutospacing="0" w:after="0" w:afterAutospacing="0"/>
        <w:rPr>
          <w:rFonts w:ascii="Calibri" w:hAnsi="Calibri" w:cs="Calibri"/>
          <w:sz w:val="18"/>
          <w:szCs w:val="18"/>
        </w:rPr>
      </w:pPr>
      <w:r w:rsidRPr="00EE582F">
        <w:rPr>
          <w:rFonts w:ascii="Calibri" w:hAnsi="Calibri" w:cs="Calibri"/>
          <w:b/>
          <w:bCs/>
          <w:sz w:val="18"/>
          <w:szCs w:val="18"/>
        </w:rPr>
        <w:t>what the care program wants to achieve</w:t>
      </w:r>
      <w:r w:rsidRPr="00EE582F">
        <w:rPr>
          <w:rFonts w:ascii="Calibri" w:hAnsi="Calibri" w:cs="Calibri"/>
          <w:sz w:val="18"/>
          <w:szCs w:val="18"/>
        </w:rPr>
        <w:t xml:space="preserve"> for the patient </w:t>
      </w:r>
    </w:p>
    <w:p w14:paraId="0EE41F45" w14:textId="77777777" w:rsidR="00EE582F" w:rsidRPr="00EE582F" w:rsidRDefault="00EE582F" w:rsidP="000B2097">
      <w:pPr>
        <w:pStyle w:val="NormalWeb"/>
        <w:numPr>
          <w:ilvl w:val="1"/>
          <w:numId w:val="104"/>
        </w:numPr>
        <w:spacing w:before="0" w:beforeAutospacing="0" w:after="0" w:afterAutospacing="0"/>
        <w:rPr>
          <w:rFonts w:ascii="Calibri" w:hAnsi="Calibri" w:cs="Calibri"/>
          <w:sz w:val="18"/>
          <w:szCs w:val="18"/>
        </w:rPr>
      </w:pPr>
      <w:r w:rsidRPr="00EE582F">
        <w:rPr>
          <w:rFonts w:ascii="Calibri" w:hAnsi="Calibri" w:cs="Calibri"/>
          <w:sz w:val="18"/>
          <w:szCs w:val="18"/>
        </w:rPr>
        <w:t xml:space="preserve">the </w:t>
      </w:r>
      <w:r w:rsidRPr="00EE582F">
        <w:rPr>
          <w:rFonts w:ascii="Calibri" w:hAnsi="Calibri" w:cs="Calibri"/>
          <w:b/>
          <w:bCs/>
          <w:sz w:val="18"/>
          <w:szCs w:val="18"/>
        </w:rPr>
        <w:t>business classification</w:t>
      </w:r>
      <w:r w:rsidRPr="00EE582F">
        <w:rPr>
          <w:rFonts w:ascii="Calibri" w:hAnsi="Calibri" w:cs="Calibri"/>
          <w:sz w:val="18"/>
          <w:szCs w:val="18"/>
        </w:rPr>
        <w:t xml:space="preserve"> of that goal through GoalType </w:t>
      </w:r>
    </w:p>
    <w:p w14:paraId="60906511" w14:textId="77777777" w:rsidR="00EE582F" w:rsidRPr="00EE582F" w:rsidRDefault="00EE582F" w:rsidP="000B2097">
      <w:pPr>
        <w:pStyle w:val="NormalWeb"/>
        <w:numPr>
          <w:ilvl w:val="1"/>
          <w:numId w:val="104"/>
        </w:numPr>
        <w:spacing w:before="0" w:beforeAutospacing="0" w:after="0" w:afterAutospacing="0"/>
        <w:rPr>
          <w:rFonts w:ascii="Calibri" w:hAnsi="Calibri" w:cs="Calibri"/>
          <w:sz w:val="18"/>
          <w:szCs w:val="18"/>
        </w:rPr>
      </w:pPr>
      <w:r w:rsidRPr="00EE582F">
        <w:rPr>
          <w:rFonts w:ascii="Calibri" w:hAnsi="Calibri" w:cs="Calibri"/>
          <w:b/>
          <w:bCs/>
          <w:sz w:val="18"/>
          <w:szCs w:val="18"/>
        </w:rPr>
        <w:t>how the goal is measured</w:t>
      </w:r>
      <w:r w:rsidRPr="00EE582F">
        <w:rPr>
          <w:rFonts w:ascii="Calibri" w:hAnsi="Calibri" w:cs="Calibri"/>
          <w:sz w:val="18"/>
          <w:szCs w:val="18"/>
        </w:rPr>
        <w:t xml:space="preserve">, where applicable, through MeasurementType </w:t>
      </w:r>
    </w:p>
    <w:p w14:paraId="1E823690" w14:textId="77777777" w:rsidR="00EE582F" w:rsidRPr="00EE582F" w:rsidRDefault="00EE582F" w:rsidP="000B2097">
      <w:pPr>
        <w:pStyle w:val="NormalWeb"/>
        <w:numPr>
          <w:ilvl w:val="1"/>
          <w:numId w:val="104"/>
        </w:numPr>
        <w:spacing w:before="0" w:beforeAutospacing="0" w:after="0" w:afterAutospacing="0"/>
        <w:rPr>
          <w:rFonts w:ascii="Calibri" w:hAnsi="Calibri" w:cs="Calibri"/>
          <w:sz w:val="18"/>
          <w:szCs w:val="18"/>
        </w:rPr>
      </w:pPr>
      <w:r w:rsidRPr="00EE582F">
        <w:rPr>
          <w:rFonts w:ascii="Calibri" w:hAnsi="Calibri" w:cs="Calibri"/>
          <w:sz w:val="18"/>
          <w:szCs w:val="18"/>
        </w:rPr>
        <w:t xml:space="preserve">one or more </w:t>
      </w:r>
      <w:r w:rsidRPr="00EE582F">
        <w:rPr>
          <w:rFonts w:ascii="Calibri" w:hAnsi="Calibri" w:cs="Calibri"/>
          <w:b/>
          <w:bCs/>
          <w:sz w:val="18"/>
          <w:szCs w:val="18"/>
        </w:rPr>
        <w:t>Goal Measurement Entries</w:t>
      </w:r>
      <w:r w:rsidRPr="00EE582F">
        <w:rPr>
          <w:rFonts w:ascii="Calibri" w:hAnsi="Calibri" w:cs="Calibri"/>
          <w:sz w:val="18"/>
          <w:szCs w:val="18"/>
        </w:rPr>
        <w:t xml:space="preserve"> for measurable goals </w:t>
      </w:r>
    </w:p>
    <w:p w14:paraId="0473EFAF" w14:textId="77777777" w:rsidR="00EE582F" w:rsidRPr="00EE582F" w:rsidRDefault="00EE582F" w:rsidP="000B2097">
      <w:pPr>
        <w:pStyle w:val="NormalWeb"/>
        <w:numPr>
          <w:ilvl w:val="1"/>
          <w:numId w:val="104"/>
        </w:numPr>
        <w:spacing w:before="0" w:beforeAutospacing="0" w:after="0" w:afterAutospacing="0"/>
        <w:rPr>
          <w:rFonts w:ascii="Calibri" w:hAnsi="Calibri" w:cs="Calibri"/>
          <w:sz w:val="18"/>
          <w:szCs w:val="18"/>
        </w:rPr>
      </w:pPr>
      <w:r w:rsidRPr="00EE582F">
        <w:rPr>
          <w:rFonts w:ascii="Calibri" w:hAnsi="Calibri" w:cs="Calibri"/>
          <w:sz w:val="18"/>
          <w:szCs w:val="18"/>
        </w:rPr>
        <w:t xml:space="preserve">the target structure that will later be used to create patient-level Goal Instances at runtime </w:t>
      </w:r>
    </w:p>
    <w:p w14:paraId="6EBEB6FB" w14:textId="77777777" w:rsidR="00EE582F" w:rsidRPr="00EE582F" w:rsidRDefault="00EE582F" w:rsidP="00EE582F">
      <w:pPr>
        <w:pStyle w:val="NormalWeb"/>
        <w:numPr>
          <w:ilvl w:val="0"/>
          <w:numId w:val="104"/>
        </w:numPr>
        <w:spacing w:before="0" w:beforeAutospacing="0" w:after="0" w:afterAutospacing="0"/>
        <w:rPr>
          <w:rFonts w:ascii="Calibri" w:hAnsi="Calibri" w:cs="Calibri"/>
          <w:sz w:val="18"/>
          <w:szCs w:val="18"/>
        </w:rPr>
      </w:pPr>
      <w:r w:rsidRPr="00EE582F">
        <w:rPr>
          <w:rFonts w:ascii="Calibri" w:hAnsi="Calibri" w:cs="Calibri"/>
          <w:sz w:val="18"/>
          <w:szCs w:val="18"/>
        </w:rPr>
        <w:t xml:space="preserve">Goal Template does </w:t>
      </w:r>
      <w:r w:rsidRPr="00EE582F">
        <w:rPr>
          <w:rFonts w:ascii="Calibri" w:hAnsi="Calibri" w:cs="Calibri"/>
          <w:b/>
          <w:bCs/>
          <w:sz w:val="18"/>
          <w:szCs w:val="18"/>
        </w:rPr>
        <w:t>not</w:t>
      </w:r>
      <w:r w:rsidRPr="00EE582F">
        <w:rPr>
          <w:rFonts w:ascii="Calibri" w:hAnsi="Calibri" w:cs="Calibri"/>
          <w:sz w:val="18"/>
          <w:szCs w:val="18"/>
        </w:rPr>
        <w:t xml:space="preserve"> define:</w:t>
      </w:r>
    </w:p>
    <w:p w14:paraId="257EB40B" w14:textId="77777777" w:rsidR="00EE582F" w:rsidRPr="00EE582F" w:rsidRDefault="00EE582F" w:rsidP="00EE582F">
      <w:pPr>
        <w:pStyle w:val="NormalWeb"/>
        <w:numPr>
          <w:ilvl w:val="0"/>
          <w:numId w:val="105"/>
        </w:numPr>
        <w:spacing w:before="0" w:beforeAutospacing="0" w:after="0" w:afterAutospacing="0"/>
        <w:rPr>
          <w:rFonts w:ascii="Calibri" w:hAnsi="Calibri" w:cs="Calibri"/>
          <w:sz w:val="18"/>
          <w:szCs w:val="18"/>
        </w:rPr>
      </w:pPr>
      <w:r w:rsidRPr="00EE582F">
        <w:rPr>
          <w:rFonts w:ascii="Calibri" w:hAnsi="Calibri" w:cs="Calibri"/>
          <w:sz w:val="18"/>
          <w:szCs w:val="18"/>
        </w:rPr>
        <w:t xml:space="preserve">patient-specific baseline values </w:t>
      </w:r>
    </w:p>
    <w:p w14:paraId="08CDE364" w14:textId="77777777" w:rsidR="00EE582F" w:rsidRPr="00EE582F" w:rsidRDefault="00EE582F" w:rsidP="00EE582F">
      <w:pPr>
        <w:pStyle w:val="NormalWeb"/>
        <w:numPr>
          <w:ilvl w:val="0"/>
          <w:numId w:val="105"/>
        </w:numPr>
        <w:spacing w:before="0" w:beforeAutospacing="0" w:after="0" w:afterAutospacing="0"/>
        <w:rPr>
          <w:rFonts w:ascii="Calibri" w:hAnsi="Calibri" w:cs="Calibri"/>
          <w:sz w:val="18"/>
          <w:szCs w:val="18"/>
        </w:rPr>
      </w:pPr>
      <w:r w:rsidRPr="00EE582F">
        <w:rPr>
          <w:rFonts w:ascii="Calibri" w:hAnsi="Calibri" w:cs="Calibri"/>
          <w:sz w:val="18"/>
          <w:szCs w:val="18"/>
        </w:rPr>
        <w:t xml:space="preserve">current patient values </w:t>
      </w:r>
    </w:p>
    <w:p w14:paraId="5D991B30" w14:textId="77777777" w:rsidR="00EE582F" w:rsidRPr="00EE582F" w:rsidRDefault="00EE582F" w:rsidP="00EE582F">
      <w:pPr>
        <w:pStyle w:val="NormalWeb"/>
        <w:numPr>
          <w:ilvl w:val="0"/>
          <w:numId w:val="105"/>
        </w:numPr>
        <w:spacing w:before="0" w:beforeAutospacing="0" w:after="0" w:afterAutospacing="0"/>
        <w:rPr>
          <w:rFonts w:ascii="Calibri" w:hAnsi="Calibri" w:cs="Calibri"/>
          <w:sz w:val="18"/>
          <w:szCs w:val="18"/>
        </w:rPr>
      </w:pPr>
      <w:r w:rsidRPr="00EE582F">
        <w:rPr>
          <w:rFonts w:ascii="Calibri" w:hAnsi="Calibri" w:cs="Calibri"/>
          <w:sz w:val="18"/>
          <w:szCs w:val="18"/>
        </w:rPr>
        <w:t xml:space="preserve">monitoring frequency or allowed data sources </w:t>
      </w:r>
    </w:p>
    <w:p w14:paraId="55B4F28D" w14:textId="77777777" w:rsidR="00EE582F" w:rsidRPr="00EE582F" w:rsidRDefault="00EE582F" w:rsidP="00EE582F">
      <w:pPr>
        <w:pStyle w:val="NormalWeb"/>
        <w:numPr>
          <w:ilvl w:val="0"/>
          <w:numId w:val="105"/>
        </w:numPr>
        <w:spacing w:before="0" w:beforeAutospacing="0" w:after="0" w:afterAutospacing="0"/>
        <w:rPr>
          <w:rFonts w:ascii="Calibri" w:hAnsi="Calibri" w:cs="Calibri"/>
          <w:sz w:val="18"/>
          <w:szCs w:val="18"/>
        </w:rPr>
      </w:pPr>
      <w:r w:rsidRPr="00EE582F">
        <w:rPr>
          <w:rFonts w:ascii="Calibri" w:hAnsi="Calibri" w:cs="Calibri"/>
          <w:sz w:val="18"/>
          <w:szCs w:val="18"/>
        </w:rPr>
        <w:t xml:space="preserve">threshold or alert behavior </w:t>
      </w:r>
    </w:p>
    <w:p w14:paraId="19C9FD91" w14:textId="77777777" w:rsidR="00EE582F" w:rsidRPr="00EE582F" w:rsidRDefault="00EE582F" w:rsidP="00EE582F">
      <w:pPr>
        <w:pStyle w:val="NormalWeb"/>
        <w:numPr>
          <w:ilvl w:val="0"/>
          <w:numId w:val="105"/>
        </w:numPr>
        <w:spacing w:before="0" w:beforeAutospacing="0" w:after="0" w:afterAutospacing="0"/>
        <w:rPr>
          <w:rFonts w:ascii="Calibri" w:hAnsi="Calibri" w:cs="Calibri"/>
          <w:sz w:val="18"/>
          <w:szCs w:val="18"/>
        </w:rPr>
      </w:pPr>
      <w:r w:rsidRPr="00EE582F">
        <w:rPr>
          <w:rFonts w:ascii="Calibri" w:hAnsi="Calibri" w:cs="Calibri"/>
          <w:sz w:val="18"/>
          <w:szCs w:val="18"/>
        </w:rPr>
        <w:t xml:space="preserve">task execution or review workflow </w:t>
      </w:r>
    </w:p>
    <w:p w14:paraId="75115E31" w14:textId="77777777" w:rsidR="00EE582F" w:rsidRPr="00EE582F" w:rsidRDefault="00EE582F" w:rsidP="00EE582F">
      <w:pPr>
        <w:pStyle w:val="NormalWeb"/>
        <w:numPr>
          <w:ilvl w:val="0"/>
          <w:numId w:val="104"/>
        </w:numPr>
        <w:spacing w:before="0" w:beforeAutospacing="0" w:after="0" w:afterAutospacing="0"/>
        <w:rPr>
          <w:rFonts w:ascii="Calibri" w:hAnsi="Calibri" w:cs="Calibri"/>
          <w:sz w:val="18"/>
          <w:szCs w:val="18"/>
        </w:rPr>
      </w:pPr>
      <w:r w:rsidRPr="00EE582F">
        <w:rPr>
          <w:rFonts w:ascii="Calibri" w:hAnsi="Calibri" w:cs="Calibri"/>
          <w:sz w:val="18"/>
          <w:szCs w:val="18"/>
        </w:rPr>
        <w:t>Those behaviors are handled by the respective runtime or supporting template/service models.</w:t>
      </w:r>
    </w:p>
    <w:p w14:paraId="6B51522C" w14:textId="77777777" w:rsidR="003A2425" w:rsidRDefault="003A2425" w:rsidP="0056062F">
      <w:pPr>
        <w:pStyle w:val="NormalWeb"/>
        <w:spacing w:before="0" w:beforeAutospacing="0" w:after="0" w:afterAutospacing="0"/>
        <w:rPr>
          <w:rFonts w:ascii="Calibri" w:hAnsi="Calibri" w:cs="Calibri"/>
          <w:sz w:val="18"/>
          <w:szCs w:val="18"/>
        </w:rPr>
      </w:pPr>
    </w:p>
    <w:p w14:paraId="54003ECA" w14:textId="59AE5C22" w:rsidR="003A2425" w:rsidRDefault="003A2425" w:rsidP="0056062F">
      <w:pPr>
        <w:pStyle w:val="NormalWeb"/>
        <w:spacing w:before="0" w:beforeAutospacing="0" w:after="0" w:afterAutospacing="0"/>
        <w:rPr>
          <w:rFonts w:ascii="Calibri" w:hAnsi="Calibri" w:cs="Calibri"/>
          <w:sz w:val="18"/>
          <w:szCs w:val="18"/>
        </w:rPr>
      </w:pPr>
    </w:p>
    <w:p w14:paraId="77432E0F" w14:textId="77777777" w:rsidR="00A83595" w:rsidRDefault="00A83595" w:rsidP="0056062F">
      <w:pPr>
        <w:pStyle w:val="NormalWeb"/>
        <w:spacing w:before="0" w:beforeAutospacing="0" w:after="0" w:afterAutospacing="0"/>
        <w:rPr>
          <w:rFonts w:ascii="Calibri" w:hAnsi="Calibri" w:cs="Calibri"/>
          <w:sz w:val="18"/>
          <w:szCs w:val="18"/>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39"/>
        <w:gridCol w:w="1124"/>
        <w:gridCol w:w="1110"/>
        <w:gridCol w:w="1230"/>
        <w:gridCol w:w="4337"/>
      </w:tblGrid>
      <w:tr w:rsidR="00A83595" w:rsidRPr="00AA276B" w14:paraId="6F505ADA" w14:textId="77777777">
        <w:tc>
          <w:tcPr>
            <w:tcW w:w="104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C1D0F3"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b/>
                <w:bCs/>
                <w:sz w:val="18"/>
                <w:szCs w:val="18"/>
              </w:rPr>
              <w:t>Field</w:t>
            </w:r>
          </w:p>
        </w:tc>
        <w:tc>
          <w:tcPr>
            <w:tcW w:w="1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79B5FE" w14:textId="77777777" w:rsidR="00A83595" w:rsidRPr="00AA276B" w:rsidRDefault="00A83595">
            <w:pPr>
              <w:pStyle w:val="NormalWeb"/>
              <w:spacing w:before="0" w:beforeAutospacing="0" w:after="0" w:afterAutospacing="0"/>
              <w:jc w:val="right"/>
              <w:rPr>
                <w:rFonts w:ascii="Calibri" w:hAnsi="Calibri" w:cs="Calibri"/>
                <w:sz w:val="18"/>
                <w:szCs w:val="18"/>
              </w:rPr>
            </w:pPr>
            <w:r w:rsidRPr="00AA276B">
              <w:rPr>
                <w:rFonts w:ascii="Calibri" w:hAnsi="Calibri" w:cs="Calibri"/>
                <w:b/>
                <w:bCs/>
                <w:sz w:val="18"/>
                <w:szCs w:val="18"/>
              </w:rPr>
              <w:t>Mandatory</w:t>
            </w:r>
          </w:p>
        </w:tc>
        <w:tc>
          <w:tcPr>
            <w:tcW w:w="1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47C890"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b/>
                <w:bCs/>
                <w:sz w:val="18"/>
                <w:szCs w:val="18"/>
              </w:rPr>
              <w:t>Data Type</w:t>
            </w:r>
          </w:p>
        </w:tc>
        <w:tc>
          <w:tcPr>
            <w:tcW w:w="12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E5F661"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b/>
                <w:bCs/>
                <w:sz w:val="18"/>
                <w:szCs w:val="18"/>
              </w:rPr>
              <w:t>Source</w:t>
            </w:r>
          </w:p>
        </w:tc>
        <w:tc>
          <w:tcPr>
            <w:tcW w:w="48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29DEAC"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b/>
                <w:bCs/>
                <w:sz w:val="18"/>
                <w:szCs w:val="18"/>
              </w:rPr>
              <w:t>Notes</w:t>
            </w:r>
          </w:p>
        </w:tc>
      </w:tr>
      <w:tr w:rsidR="00A83595" w:rsidRPr="00AA276B" w14:paraId="306E50E0" w14:textId="77777777">
        <w:tc>
          <w:tcPr>
            <w:tcW w:w="104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BA4C63" w14:textId="5A3336AD" w:rsidR="00A83595" w:rsidRPr="00AA276B" w:rsidRDefault="00FD6E07">
            <w:pPr>
              <w:pStyle w:val="NormalWeb"/>
              <w:spacing w:before="0" w:beforeAutospacing="0" w:after="0" w:afterAutospacing="0"/>
              <w:rPr>
                <w:rFonts w:ascii="Calibri" w:hAnsi="Calibri" w:cs="Calibri"/>
                <w:sz w:val="18"/>
                <w:szCs w:val="18"/>
              </w:rPr>
            </w:pPr>
            <w:ins w:id="148" w:author="Sumeet" w:date="2026-05-24T07:44:00Z" w16du:dateUtc="2026-05-24T12:44:00Z">
              <w:r w:rsidRPr="00AA276B">
                <w:rPr>
                  <w:rFonts w:ascii="Calibri" w:hAnsi="Calibri" w:cs="Calibri"/>
                  <w:b/>
                  <w:bCs/>
                  <w:sz w:val="18"/>
                  <w:szCs w:val="18"/>
                </w:rPr>
                <w:t>Templ</w:t>
              </w:r>
            </w:ins>
            <w:ins w:id="149" w:author="Sumeet" w:date="2026-05-24T07:45:00Z" w16du:dateUtc="2026-05-24T12:45:00Z">
              <w:r w:rsidRPr="00AA276B">
                <w:rPr>
                  <w:rFonts w:ascii="Calibri" w:hAnsi="Calibri" w:cs="Calibri"/>
                  <w:b/>
                  <w:bCs/>
                  <w:sz w:val="18"/>
                  <w:szCs w:val="18"/>
                </w:rPr>
                <w:t>ate</w:t>
              </w:r>
            </w:ins>
            <w:r w:rsidR="00A83595" w:rsidRPr="00AA276B">
              <w:rPr>
                <w:rFonts w:ascii="Calibri" w:hAnsi="Calibri" w:cs="Calibri"/>
                <w:b/>
                <w:bCs/>
                <w:sz w:val="18"/>
                <w:szCs w:val="18"/>
              </w:rPr>
              <w:t>GoalID</w:t>
            </w:r>
          </w:p>
        </w:tc>
        <w:tc>
          <w:tcPr>
            <w:tcW w:w="1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116116" w14:textId="77777777" w:rsidR="00A83595" w:rsidRPr="00AA276B" w:rsidRDefault="00A83595">
            <w:pPr>
              <w:pStyle w:val="NormalWeb"/>
              <w:spacing w:before="0" w:beforeAutospacing="0" w:after="0" w:afterAutospacing="0"/>
              <w:jc w:val="right"/>
              <w:rPr>
                <w:rFonts w:ascii="Calibri" w:hAnsi="Calibri" w:cs="Calibri"/>
                <w:sz w:val="18"/>
                <w:szCs w:val="18"/>
              </w:rPr>
            </w:pPr>
            <w:r w:rsidRPr="00AA276B">
              <w:rPr>
                <w:rFonts w:ascii="Calibri" w:hAnsi="Calibri" w:cs="Calibri"/>
                <w:sz w:val="18"/>
                <w:szCs w:val="18"/>
              </w:rPr>
              <w:t>M</w:t>
            </w:r>
          </w:p>
        </w:tc>
        <w:tc>
          <w:tcPr>
            <w:tcW w:w="11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C64ADB"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UUID</w:t>
            </w:r>
          </w:p>
        </w:tc>
        <w:tc>
          <w:tcPr>
            <w:tcW w:w="12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328070"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System</w:t>
            </w:r>
          </w:p>
        </w:tc>
        <w:tc>
          <w:tcPr>
            <w:tcW w:w="50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760A1A"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Unique Goal definition ID within the Goal Template.</w:t>
            </w:r>
          </w:p>
        </w:tc>
      </w:tr>
      <w:tr w:rsidR="00A83595" w:rsidRPr="00AA276B" w14:paraId="01D2768D" w14:textId="77777777">
        <w:tc>
          <w:tcPr>
            <w:tcW w:w="11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217B84"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b/>
                <w:bCs/>
                <w:sz w:val="18"/>
                <w:szCs w:val="18"/>
              </w:rPr>
              <w:t>GoalName</w:t>
            </w:r>
          </w:p>
        </w:tc>
        <w:tc>
          <w:tcPr>
            <w:tcW w:w="1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8C3E24" w14:textId="77777777" w:rsidR="00A83595" w:rsidRPr="00AA276B" w:rsidRDefault="00A83595">
            <w:pPr>
              <w:pStyle w:val="NormalWeb"/>
              <w:spacing w:before="0" w:beforeAutospacing="0" w:after="0" w:afterAutospacing="0"/>
              <w:jc w:val="right"/>
              <w:rPr>
                <w:rFonts w:ascii="Calibri" w:hAnsi="Calibri" w:cs="Calibri"/>
                <w:sz w:val="18"/>
                <w:szCs w:val="18"/>
              </w:rPr>
            </w:pPr>
            <w:r w:rsidRPr="00AA276B">
              <w:rPr>
                <w:rFonts w:ascii="Calibri" w:hAnsi="Calibri" w:cs="Calibri"/>
                <w:sz w:val="18"/>
                <w:szCs w:val="18"/>
              </w:rPr>
              <w:t>M</w:t>
            </w:r>
          </w:p>
        </w:tc>
        <w:tc>
          <w:tcPr>
            <w:tcW w:w="11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388D9F"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String</w:t>
            </w:r>
          </w:p>
        </w:tc>
        <w:tc>
          <w:tcPr>
            <w:tcW w:w="12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9DDC7D"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User</w:t>
            </w:r>
          </w:p>
        </w:tc>
        <w:tc>
          <w:tcPr>
            <w:tcW w:w="46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206513"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Short goal title.</w:t>
            </w:r>
          </w:p>
        </w:tc>
      </w:tr>
      <w:tr w:rsidR="00A83595" w:rsidRPr="00AA276B" w14:paraId="2919C1F4" w14:textId="77777777">
        <w:tc>
          <w:tcPr>
            <w:tcW w:w="11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1AC13D"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b/>
                <w:bCs/>
                <w:sz w:val="18"/>
                <w:szCs w:val="18"/>
              </w:rPr>
              <w:t>GoalDescription</w:t>
            </w:r>
          </w:p>
        </w:tc>
        <w:tc>
          <w:tcPr>
            <w:tcW w:w="1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73F59C" w14:textId="77777777" w:rsidR="00A83595" w:rsidRPr="00AA276B" w:rsidRDefault="00A83595">
            <w:pPr>
              <w:pStyle w:val="NormalWeb"/>
              <w:spacing w:before="0" w:beforeAutospacing="0" w:after="0" w:afterAutospacing="0"/>
              <w:jc w:val="right"/>
              <w:rPr>
                <w:rFonts w:ascii="Calibri" w:hAnsi="Calibri" w:cs="Calibri"/>
                <w:sz w:val="18"/>
                <w:szCs w:val="18"/>
              </w:rPr>
            </w:pPr>
            <w:r w:rsidRPr="00AA276B">
              <w:rPr>
                <w:rFonts w:ascii="Calibri" w:hAnsi="Calibri" w:cs="Calibri"/>
                <w:sz w:val="18"/>
                <w:szCs w:val="18"/>
              </w:rPr>
              <w:t>O</w:t>
            </w:r>
          </w:p>
        </w:tc>
        <w:tc>
          <w:tcPr>
            <w:tcW w:w="11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A25835"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String</w:t>
            </w:r>
          </w:p>
        </w:tc>
        <w:tc>
          <w:tcPr>
            <w:tcW w:w="12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1EA2B9"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User</w:t>
            </w:r>
          </w:p>
        </w:tc>
        <w:tc>
          <w:tcPr>
            <w:tcW w:w="49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557942"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Patient/care-team-friendly explanation of the goal.</w:t>
            </w:r>
          </w:p>
        </w:tc>
      </w:tr>
      <w:tr w:rsidR="00A83595" w:rsidRPr="00AA276B" w14:paraId="2196CDBB" w14:textId="77777777">
        <w:tc>
          <w:tcPr>
            <w:tcW w:w="11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327379"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b/>
                <w:bCs/>
                <w:sz w:val="18"/>
                <w:szCs w:val="18"/>
              </w:rPr>
              <w:t>GoalType</w:t>
            </w:r>
          </w:p>
        </w:tc>
        <w:tc>
          <w:tcPr>
            <w:tcW w:w="1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84CDE3" w14:textId="77777777" w:rsidR="00A83595" w:rsidRPr="00AA276B" w:rsidRDefault="00A83595">
            <w:pPr>
              <w:pStyle w:val="NormalWeb"/>
              <w:spacing w:before="0" w:beforeAutospacing="0" w:after="0" w:afterAutospacing="0"/>
              <w:jc w:val="right"/>
              <w:rPr>
                <w:rFonts w:ascii="Calibri" w:hAnsi="Calibri" w:cs="Calibri"/>
                <w:sz w:val="18"/>
                <w:szCs w:val="18"/>
              </w:rPr>
            </w:pPr>
            <w:r w:rsidRPr="00AA276B">
              <w:rPr>
                <w:rFonts w:ascii="Calibri" w:hAnsi="Calibri" w:cs="Calibri"/>
                <w:sz w:val="18"/>
                <w:szCs w:val="18"/>
              </w:rPr>
              <w:t>M</w:t>
            </w:r>
          </w:p>
        </w:tc>
        <w:tc>
          <w:tcPr>
            <w:tcW w:w="11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DB4AA3"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Enum</w:t>
            </w:r>
          </w:p>
        </w:tc>
        <w:tc>
          <w:tcPr>
            <w:tcW w:w="12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CB52DE"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Metadata Registry</w:t>
            </w:r>
          </w:p>
        </w:tc>
        <w:tc>
          <w:tcPr>
            <w:tcW w:w="52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36C7AC" w14:textId="23A0DCC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Business classification of the goal</w:t>
            </w:r>
            <w:del w:id="150" w:author="Sumeet" w:date="2026-05-24T08:09:00Z" w16du:dateUtc="2026-05-24T13:09:00Z">
              <w:r w:rsidRPr="00AA276B" w:rsidDel="00AA276B">
                <w:rPr>
                  <w:rFonts w:ascii="Calibri" w:hAnsi="Calibri" w:cs="Calibri"/>
                  <w:sz w:val="18"/>
                  <w:szCs w:val="18"/>
                </w:rPr>
                <w:delText>, such as Clinical Outcome, Behavioral / Habit Change, Treatment / Medication Adherence, Engagement, Education / Self-Management, Lifestyle, Functional Improvement, Operational / Onboarding, or Preventive / Risk Reduction.</w:delText>
              </w:r>
            </w:del>
          </w:p>
        </w:tc>
      </w:tr>
      <w:tr w:rsidR="00A83595" w:rsidRPr="00AA276B" w14:paraId="0FDDF658" w14:textId="77777777">
        <w:tc>
          <w:tcPr>
            <w:tcW w:w="11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5F33E9"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b/>
                <w:bCs/>
                <w:sz w:val="18"/>
                <w:szCs w:val="18"/>
              </w:rPr>
              <w:t>MeasurementType</w:t>
            </w:r>
          </w:p>
        </w:tc>
        <w:tc>
          <w:tcPr>
            <w:tcW w:w="1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57353B" w14:textId="77777777" w:rsidR="00A83595" w:rsidRPr="00AA276B" w:rsidRDefault="00A83595">
            <w:pPr>
              <w:pStyle w:val="NormalWeb"/>
              <w:spacing w:before="0" w:beforeAutospacing="0" w:after="0" w:afterAutospacing="0"/>
              <w:jc w:val="right"/>
              <w:rPr>
                <w:rFonts w:ascii="Calibri" w:hAnsi="Calibri" w:cs="Calibri"/>
                <w:sz w:val="18"/>
                <w:szCs w:val="18"/>
              </w:rPr>
            </w:pPr>
            <w:r w:rsidRPr="00AA276B">
              <w:rPr>
                <w:rFonts w:ascii="Calibri" w:hAnsi="Calibri" w:cs="Calibri"/>
                <w:sz w:val="18"/>
                <w:szCs w:val="18"/>
              </w:rPr>
              <w:t>M</w:t>
            </w:r>
          </w:p>
        </w:tc>
        <w:tc>
          <w:tcPr>
            <w:tcW w:w="11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A1EC21"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Enum</w:t>
            </w:r>
          </w:p>
        </w:tc>
        <w:tc>
          <w:tcPr>
            <w:tcW w:w="12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EC83B4"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Metadata Registry</w:t>
            </w:r>
          </w:p>
        </w:tc>
        <w:tc>
          <w:tcPr>
            <w:tcW w:w="513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8588CE" w14:textId="6480C484" w:rsidR="00A83595" w:rsidRPr="00AA276B" w:rsidRDefault="00A83595">
            <w:pPr>
              <w:pStyle w:val="NormalWeb"/>
              <w:spacing w:before="0" w:beforeAutospacing="0" w:after="0" w:afterAutospacing="0"/>
              <w:rPr>
                <w:rFonts w:ascii="Calibri" w:hAnsi="Calibri" w:cs="Calibri"/>
                <w:sz w:val="18"/>
                <w:szCs w:val="18"/>
              </w:rPr>
            </w:pPr>
            <w:del w:id="151" w:author="Sumeet" w:date="2026-05-24T08:09:00Z" w16du:dateUtc="2026-05-24T13:09:00Z">
              <w:r w:rsidRPr="00AA276B" w:rsidDel="00AA276B">
                <w:rPr>
                  <w:rFonts w:ascii="Calibri" w:hAnsi="Calibri" w:cs="Calibri"/>
                  <w:sz w:val="18"/>
                  <w:szCs w:val="18"/>
                </w:rPr>
                <w:delText xml:space="preserve">Metric / Symptom / Engagement / Manual. </w:delText>
              </w:r>
            </w:del>
            <w:r w:rsidRPr="00AA276B">
              <w:rPr>
                <w:rFonts w:ascii="Calibri" w:hAnsi="Calibri" w:cs="Calibri"/>
                <w:sz w:val="18"/>
                <w:szCs w:val="18"/>
              </w:rPr>
              <w:t>Defines how the goal is tracked.</w:t>
            </w:r>
            <w:ins w:id="152" w:author="Sumeet" w:date="2026-05-24T08:16:00Z" w16du:dateUtc="2026-05-24T13:16:00Z">
              <w:r w:rsidR="006224E7" w:rsidRPr="006224E7">
                <w:rPr>
                  <w:rFonts w:ascii="Calibri" w:hAnsi="Calibri" w:cs="Calibri"/>
                  <w:sz w:val="20"/>
                  <w:szCs w:val="20"/>
                </w:rPr>
                <w:t xml:space="preserve"> </w:t>
              </w:r>
            </w:ins>
            <w:ins w:id="153" w:author="Sumeet" w:date="2026-05-24T08:17:00Z" w16du:dateUtc="2026-05-24T13:17:00Z">
              <w:r w:rsidR="00F66D15" w:rsidRPr="006224E7">
                <w:rPr>
                  <w:rFonts w:ascii="Calibri" w:hAnsi="Calibri" w:cs="Calibri"/>
                  <w:sz w:val="18"/>
                  <w:szCs w:val="18"/>
                </w:rPr>
                <w:t>Goal must be compatible with the parent MeasurementType</w:t>
              </w:r>
            </w:ins>
          </w:p>
        </w:tc>
      </w:tr>
      <w:tr w:rsidR="00A83595" w:rsidRPr="00AA276B" w14:paraId="6425B1F2" w14:textId="77777777">
        <w:tc>
          <w:tcPr>
            <w:tcW w:w="11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404796"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b/>
                <w:bCs/>
                <w:sz w:val="18"/>
                <w:szCs w:val="18"/>
              </w:rPr>
              <w:t>GoalDuration</w:t>
            </w:r>
          </w:p>
        </w:tc>
        <w:tc>
          <w:tcPr>
            <w:tcW w:w="1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07397C" w14:textId="77777777" w:rsidR="00A83595" w:rsidRPr="00AA276B" w:rsidRDefault="00A83595">
            <w:pPr>
              <w:pStyle w:val="NormalWeb"/>
              <w:spacing w:before="0" w:beforeAutospacing="0" w:after="0" w:afterAutospacing="0"/>
              <w:jc w:val="right"/>
              <w:rPr>
                <w:rFonts w:ascii="Calibri" w:hAnsi="Calibri" w:cs="Calibri"/>
                <w:sz w:val="18"/>
                <w:szCs w:val="18"/>
              </w:rPr>
            </w:pPr>
            <w:r w:rsidRPr="00AA276B">
              <w:rPr>
                <w:rFonts w:ascii="Calibri" w:hAnsi="Calibri" w:cs="Calibri"/>
                <w:sz w:val="18"/>
                <w:szCs w:val="18"/>
              </w:rPr>
              <w:t>O</w:t>
            </w:r>
          </w:p>
        </w:tc>
        <w:tc>
          <w:tcPr>
            <w:tcW w:w="1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35046A"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Enum / Structured</w:t>
            </w:r>
          </w:p>
        </w:tc>
        <w:tc>
          <w:tcPr>
            <w:tcW w:w="12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F74373" w14:textId="5AC06820"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Metadata Registry</w:t>
            </w:r>
            <w:ins w:id="154" w:author="Sumeet" w:date="2026-05-24T07:31:00Z" w16du:dateUtc="2026-05-24T12:31:00Z">
              <w:r w:rsidR="006D716D" w:rsidRPr="00AA276B">
                <w:rPr>
                  <w:rFonts w:ascii="Calibri" w:hAnsi="Calibri" w:cs="Calibri"/>
                  <w:sz w:val="18"/>
                  <w:szCs w:val="18"/>
                </w:rPr>
                <w:t xml:space="preserve"> - DurationType</w:t>
              </w:r>
            </w:ins>
            <w:del w:id="155" w:author="Sumeet" w:date="2026-05-24T07:31:00Z" w16du:dateUtc="2026-05-24T12:31:00Z">
              <w:r w:rsidRPr="00AA276B" w:rsidDel="006D716D">
                <w:rPr>
                  <w:rFonts w:ascii="Calibri" w:hAnsi="Calibri" w:cs="Calibri"/>
                  <w:sz w:val="18"/>
                  <w:szCs w:val="18"/>
                </w:rPr>
                <w:delText xml:space="preserve"> / User</w:delText>
              </w:r>
            </w:del>
          </w:p>
        </w:tc>
        <w:tc>
          <w:tcPr>
            <w:tcW w:w="513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E39708"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Expected duration or review window for the goal. Must not exceed Care Plan duration where linked.</w:t>
            </w:r>
          </w:p>
        </w:tc>
      </w:tr>
      <w:tr w:rsidR="00A83595" w:rsidRPr="00AA276B" w14:paraId="25D9EB00" w14:textId="77777777">
        <w:tc>
          <w:tcPr>
            <w:tcW w:w="11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2878EB"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b/>
                <w:bCs/>
                <w:sz w:val="18"/>
                <w:szCs w:val="18"/>
              </w:rPr>
              <w:t>BaselineRequired</w:t>
            </w:r>
          </w:p>
        </w:tc>
        <w:tc>
          <w:tcPr>
            <w:tcW w:w="1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B38758" w14:textId="77777777" w:rsidR="00A83595" w:rsidRPr="00AA276B" w:rsidRDefault="00A83595">
            <w:pPr>
              <w:pStyle w:val="NormalWeb"/>
              <w:spacing w:before="0" w:beforeAutospacing="0" w:after="0" w:afterAutospacing="0"/>
              <w:jc w:val="right"/>
              <w:rPr>
                <w:rFonts w:ascii="Calibri" w:hAnsi="Calibri" w:cs="Calibri"/>
                <w:sz w:val="18"/>
                <w:szCs w:val="18"/>
              </w:rPr>
            </w:pPr>
            <w:r w:rsidRPr="00AA276B">
              <w:rPr>
                <w:rFonts w:ascii="Calibri" w:hAnsi="Calibri" w:cs="Calibri"/>
                <w:sz w:val="18"/>
                <w:szCs w:val="18"/>
              </w:rPr>
              <w:t>O</w:t>
            </w:r>
          </w:p>
        </w:tc>
        <w:tc>
          <w:tcPr>
            <w:tcW w:w="11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5C08BF"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Boolean</w:t>
            </w:r>
          </w:p>
        </w:tc>
        <w:tc>
          <w:tcPr>
            <w:tcW w:w="12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C84FB1"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User</w:t>
            </w:r>
          </w:p>
        </w:tc>
        <w:tc>
          <w:tcPr>
            <w:tcW w:w="513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A61E01"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Indicates whether a patient-specific baseline is expected at runtime for measurable goals.</w:t>
            </w:r>
          </w:p>
        </w:tc>
      </w:tr>
      <w:tr w:rsidR="00A83595" w:rsidRPr="00AA276B" w14:paraId="3758CD36" w14:textId="77777777">
        <w:tc>
          <w:tcPr>
            <w:tcW w:w="11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192249"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b/>
                <w:bCs/>
                <w:sz w:val="18"/>
                <w:szCs w:val="18"/>
              </w:rPr>
              <w:t>DisplayToPatient</w:t>
            </w:r>
          </w:p>
        </w:tc>
        <w:tc>
          <w:tcPr>
            <w:tcW w:w="1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4528B4" w14:textId="77777777" w:rsidR="00A83595" w:rsidRPr="00AA276B" w:rsidRDefault="00A83595">
            <w:pPr>
              <w:pStyle w:val="NormalWeb"/>
              <w:spacing w:before="0" w:beforeAutospacing="0" w:after="0" w:afterAutospacing="0"/>
              <w:jc w:val="right"/>
              <w:rPr>
                <w:rFonts w:ascii="Calibri" w:hAnsi="Calibri" w:cs="Calibri"/>
                <w:sz w:val="18"/>
                <w:szCs w:val="18"/>
              </w:rPr>
            </w:pPr>
            <w:r w:rsidRPr="00AA276B">
              <w:rPr>
                <w:rFonts w:ascii="Calibri" w:hAnsi="Calibri" w:cs="Calibri"/>
                <w:sz w:val="18"/>
                <w:szCs w:val="18"/>
              </w:rPr>
              <w:t>O</w:t>
            </w:r>
          </w:p>
        </w:tc>
        <w:tc>
          <w:tcPr>
            <w:tcW w:w="11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376798"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Boolean</w:t>
            </w:r>
          </w:p>
        </w:tc>
        <w:tc>
          <w:tcPr>
            <w:tcW w:w="12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8E02C5"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User</w:t>
            </w:r>
          </w:p>
        </w:tc>
        <w:tc>
          <w:tcPr>
            <w:tcW w:w="513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0CFD29"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Controls whether the goal may be shown in patient-facing experiences.</w:t>
            </w:r>
          </w:p>
        </w:tc>
      </w:tr>
      <w:tr w:rsidR="00A83595" w:rsidRPr="00AA276B" w14:paraId="537DEF1D" w14:textId="77777777">
        <w:tc>
          <w:tcPr>
            <w:tcW w:w="117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C556C0"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b/>
                <w:bCs/>
                <w:sz w:val="18"/>
                <w:szCs w:val="18"/>
              </w:rPr>
              <w:t>SortOrder</w:t>
            </w:r>
          </w:p>
        </w:tc>
        <w:tc>
          <w:tcPr>
            <w:tcW w:w="1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9DDE31" w14:textId="77777777" w:rsidR="00A83595" w:rsidRPr="00AA276B" w:rsidRDefault="00A83595">
            <w:pPr>
              <w:pStyle w:val="NormalWeb"/>
              <w:spacing w:before="0" w:beforeAutospacing="0" w:after="0" w:afterAutospacing="0"/>
              <w:jc w:val="right"/>
              <w:rPr>
                <w:rFonts w:ascii="Calibri" w:hAnsi="Calibri" w:cs="Calibri"/>
                <w:sz w:val="18"/>
                <w:szCs w:val="18"/>
              </w:rPr>
            </w:pPr>
            <w:r w:rsidRPr="00AA276B">
              <w:rPr>
                <w:rFonts w:ascii="Calibri" w:hAnsi="Calibri" w:cs="Calibri"/>
                <w:sz w:val="18"/>
                <w:szCs w:val="18"/>
              </w:rPr>
              <w:t>O</w:t>
            </w:r>
          </w:p>
        </w:tc>
        <w:tc>
          <w:tcPr>
            <w:tcW w:w="11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61BA7F"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Integer</w:t>
            </w:r>
          </w:p>
        </w:tc>
        <w:tc>
          <w:tcPr>
            <w:tcW w:w="12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3C528F"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User</w:t>
            </w:r>
          </w:p>
        </w:tc>
        <w:tc>
          <w:tcPr>
            <w:tcW w:w="47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3814AD" w14:textId="77777777" w:rsidR="00A83595" w:rsidRPr="00AA276B" w:rsidRDefault="00A83595">
            <w:pPr>
              <w:pStyle w:val="NormalWeb"/>
              <w:spacing w:before="0" w:beforeAutospacing="0" w:after="0" w:afterAutospacing="0"/>
              <w:rPr>
                <w:rFonts w:ascii="Calibri" w:hAnsi="Calibri" w:cs="Calibri"/>
                <w:sz w:val="18"/>
                <w:szCs w:val="18"/>
              </w:rPr>
            </w:pPr>
            <w:r w:rsidRPr="00AA276B">
              <w:rPr>
                <w:rFonts w:ascii="Calibri" w:hAnsi="Calibri" w:cs="Calibri"/>
                <w:sz w:val="18"/>
                <w:szCs w:val="18"/>
              </w:rPr>
              <w:t>Display order within the Goal Template.</w:t>
            </w:r>
          </w:p>
        </w:tc>
      </w:tr>
    </w:tbl>
    <w:p w14:paraId="3E691FC0" w14:textId="77777777" w:rsidR="00A83595" w:rsidRDefault="00A83595" w:rsidP="0056062F">
      <w:pPr>
        <w:pStyle w:val="NormalWeb"/>
        <w:spacing w:before="0" w:beforeAutospacing="0" w:after="0" w:afterAutospacing="0"/>
        <w:rPr>
          <w:rFonts w:ascii="Calibri" w:hAnsi="Calibri" w:cs="Calibri"/>
          <w:sz w:val="18"/>
          <w:szCs w:val="18"/>
        </w:rPr>
      </w:pPr>
    </w:p>
    <w:p w14:paraId="711EE30A" w14:textId="2B5DC7BA" w:rsidR="0029206B" w:rsidRPr="000B2097" w:rsidRDefault="0029206B" w:rsidP="000B2097">
      <w:pPr>
        <w:pStyle w:val="Heading2"/>
        <w:numPr>
          <w:ilvl w:val="1"/>
          <w:numId w:val="9"/>
        </w:numPr>
        <w:rPr>
          <w:rFonts w:ascii="Calibri" w:hAnsi="Calibri" w:cs="Calibri"/>
          <w:b/>
          <w:bCs/>
          <w:sz w:val="20"/>
          <w:szCs w:val="20"/>
        </w:rPr>
      </w:pPr>
      <w:r w:rsidRPr="000B2097">
        <w:rPr>
          <w:rFonts w:ascii="Calibri" w:eastAsia="Times New Roman" w:hAnsi="Calibri" w:cs="Calibri"/>
          <w:b/>
          <w:bCs/>
          <w:sz w:val="20"/>
          <w:szCs w:val="20"/>
        </w:rPr>
        <w:t>Goal Measurement Entry Fields</w:t>
      </w:r>
    </w:p>
    <w:p w14:paraId="48F8F0B1" w14:textId="77777777" w:rsidR="0029206B" w:rsidRDefault="0029206B" w:rsidP="0029206B">
      <w:pPr>
        <w:pStyle w:val="NormalWeb"/>
        <w:spacing w:before="0" w:beforeAutospacing="0" w:after="0" w:afterAutospacing="0"/>
        <w:rPr>
          <w:rFonts w:ascii="Calibri" w:hAnsi="Calibri" w:cs="Calibri"/>
          <w:sz w:val="20"/>
          <w:szCs w:val="20"/>
        </w:rPr>
      </w:pPr>
      <w:r>
        <w:rPr>
          <w:rFonts w:ascii="Calibri" w:hAnsi="Calibri" w:cs="Calibri"/>
          <w:sz w:val="20"/>
          <w:szCs w:val="20"/>
        </w:rPr>
        <w:t>Goal Measurement Entries define the measurable tracked entities and target structure for a Goal.</w:t>
      </w:r>
    </w:p>
    <w:p w14:paraId="11368C19" w14:textId="77777777" w:rsidR="0029206B" w:rsidRDefault="0029206B" w:rsidP="0029206B">
      <w:pPr>
        <w:pStyle w:val="NormalWeb"/>
        <w:spacing w:before="0" w:beforeAutospacing="0" w:after="0" w:afterAutospacing="0"/>
        <w:rPr>
          <w:rFonts w:ascii="Calibri" w:hAnsi="Calibri" w:cs="Calibri"/>
          <w:sz w:val="20"/>
          <w:szCs w:val="20"/>
        </w:rPr>
      </w:pPr>
      <w:r>
        <w:rPr>
          <w:rFonts w:ascii="Calibri" w:hAnsi="Calibri" w:cs="Calibri"/>
          <w:sz w:val="20"/>
          <w:szCs w:val="20"/>
        </w:rPr>
        <w:t>Goal Measurement Entries are required when:</w:t>
      </w:r>
    </w:p>
    <w:p w14:paraId="74A94DBB" w14:textId="77777777" w:rsidR="0029206B" w:rsidRDefault="0029206B" w:rsidP="0029206B">
      <w:pPr>
        <w:numPr>
          <w:ilvl w:val="0"/>
          <w:numId w:val="106"/>
        </w:numPr>
        <w:textAlignment w:val="center"/>
        <w:rPr>
          <w:rFonts w:ascii="Calibri" w:hAnsi="Calibri" w:cs="Calibri"/>
          <w:sz w:val="22"/>
          <w:szCs w:val="22"/>
        </w:rPr>
      </w:pPr>
      <w:r>
        <w:rPr>
          <w:rFonts w:ascii="Calibri" w:hAnsi="Calibri" w:cs="Calibri"/>
          <w:sz w:val="20"/>
          <w:szCs w:val="20"/>
        </w:rPr>
        <w:t xml:space="preserve">MeasurementType = Metric </w:t>
      </w:r>
    </w:p>
    <w:p w14:paraId="1E17F70C" w14:textId="77777777" w:rsidR="0029206B" w:rsidRDefault="0029206B" w:rsidP="0029206B">
      <w:pPr>
        <w:numPr>
          <w:ilvl w:val="0"/>
          <w:numId w:val="106"/>
        </w:numPr>
        <w:textAlignment w:val="center"/>
        <w:rPr>
          <w:rFonts w:ascii="Calibri" w:hAnsi="Calibri" w:cs="Calibri"/>
          <w:sz w:val="22"/>
          <w:szCs w:val="22"/>
        </w:rPr>
      </w:pPr>
      <w:r>
        <w:rPr>
          <w:rFonts w:ascii="Calibri" w:hAnsi="Calibri" w:cs="Calibri"/>
          <w:sz w:val="20"/>
          <w:szCs w:val="20"/>
        </w:rPr>
        <w:t xml:space="preserve">MeasurementType = Symptom </w:t>
      </w:r>
    </w:p>
    <w:p w14:paraId="186D416E" w14:textId="77777777" w:rsidR="0029206B" w:rsidRDefault="0029206B" w:rsidP="0029206B">
      <w:pPr>
        <w:numPr>
          <w:ilvl w:val="0"/>
          <w:numId w:val="106"/>
        </w:numPr>
        <w:textAlignment w:val="center"/>
        <w:rPr>
          <w:rFonts w:ascii="Calibri" w:hAnsi="Calibri" w:cs="Calibri"/>
          <w:sz w:val="22"/>
          <w:szCs w:val="22"/>
        </w:rPr>
      </w:pPr>
      <w:r>
        <w:rPr>
          <w:rFonts w:ascii="Calibri" w:hAnsi="Calibri" w:cs="Calibri"/>
          <w:sz w:val="20"/>
          <w:szCs w:val="20"/>
        </w:rPr>
        <w:t xml:space="preserve">MeasurementType = Engagement </w:t>
      </w:r>
    </w:p>
    <w:p w14:paraId="3273EA09" w14:textId="77777777" w:rsidR="0029206B" w:rsidRDefault="0029206B" w:rsidP="0029206B">
      <w:pPr>
        <w:pStyle w:val="NormalWeb"/>
        <w:spacing w:before="0" w:beforeAutospacing="0" w:after="0" w:afterAutospacing="0"/>
        <w:rPr>
          <w:rFonts w:ascii="Calibri" w:hAnsi="Calibri" w:cs="Calibri"/>
          <w:sz w:val="20"/>
          <w:szCs w:val="20"/>
        </w:rPr>
      </w:pPr>
      <w:r>
        <w:rPr>
          <w:rFonts w:ascii="Calibri" w:hAnsi="Calibri" w:cs="Calibri"/>
          <w:sz w:val="20"/>
          <w:szCs w:val="20"/>
        </w:rPr>
        <w:t>Goal Measurement Entries are not required when:</w:t>
      </w:r>
    </w:p>
    <w:p w14:paraId="23E62347" w14:textId="77777777" w:rsidR="0029206B" w:rsidRDefault="0029206B" w:rsidP="0029206B">
      <w:pPr>
        <w:numPr>
          <w:ilvl w:val="0"/>
          <w:numId w:val="107"/>
        </w:numPr>
        <w:textAlignment w:val="center"/>
        <w:rPr>
          <w:rFonts w:ascii="Calibri" w:hAnsi="Calibri" w:cs="Calibri"/>
          <w:sz w:val="22"/>
          <w:szCs w:val="22"/>
        </w:rPr>
      </w:pPr>
      <w:r>
        <w:rPr>
          <w:rFonts w:ascii="Calibri" w:hAnsi="Calibri" w:cs="Calibri"/>
          <w:sz w:val="20"/>
          <w:szCs w:val="20"/>
        </w:rPr>
        <w:t xml:space="preserve">MeasurementType = Manual </w:t>
      </w:r>
    </w:p>
    <w:p w14:paraId="4EE4239F" w14:textId="77777777" w:rsidR="0029206B" w:rsidRDefault="0029206B" w:rsidP="0029206B">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A single Goal may contain </w:t>
      </w:r>
      <w:r>
        <w:rPr>
          <w:rFonts w:ascii="Calibri" w:hAnsi="Calibri" w:cs="Calibri"/>
          <w:b/>
          <w:bCs/>
          <w:sz w:val="20"/>
          <w:szCs w:val="20"/>
        </w:rPr>
        <w:t>one or more Goal Measurement Entries</w:t>
      </w:r>
      <w:r>
        <w:rPr>
          <w:rFonts w:ascii="Calibri" w:hAnsi="Calibri" w:cs="Calibri"/>
          <w:sz w:val="20"/>
          <w:szCs w:val="20"/>
        </w:rPr>
        <w:t>.</w:t>
      </w:r>
    </w:p>
    <w:p w14:paraId="33D5BA8F" w14:textId="77777777" w:rsidR="00B32BE3" w:rsidRDefault="00B32BE3" w:rsidP="0029206B">
      <w:pPr>
        <w:pStyle w:val="NormalWeb"/>
        <w:spacing w:before="0" w:beforeAutospacing="0" w:after="0" w:afterAutospacing="0"/>
        <w:rPr>
          <w:rFonts w:ascii="Calibri" w:hAnsi="Calibri" w:cs="Calibri"/>
          <w:sz w:val="20"/>
          <w:szCs w:val="20"/>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78"/>
        <w:gridCol w:w="1054"/>
        <w:gridCol w:w="1206"/>
        <w:gridCol w:w="1508"/>
        <w:gridCol w:w="3494"/>
      </w:tblGrid>
      <w:tr w:rsidR="0029206B" w14:paraId="17A36902" w14:textId="77777777">
        <w:tc>
          <w:tcPr>
            <w:tcW w:w="17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3779E2"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b/>
                <w:bCs/>
                <w:sz w:val="18"/>
                <w:szCs w:val="18"/>
              </w:rPr>
              <w:t>Field</w:t>
            </w:r>
          </w:p>
        </w:tc>
        <w:tc>
          <w:tcPr>
            <w:tcW w:w="10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4B94E3"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b/>
                <w:bCs/>
                <w:sz w:val="18"/>
                <w:szCs w:val="18"/>
              </w:rPr>
              <w:t>Mandatory</w:t>
            </w:r>
          </w:p>
        </w:tc>
        <w:tc>
          <w:tcPr>
            <w:tcW w:w="13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9BB4BD"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b/>
                <w:bCs/>
                <w:sz w:val="18"/>
                <w:szCs w:val="18"/>
              </w:rPr>
              <w:t>Data Type</w:t>
            </w:r>
          </w:p>
        </w:tc>
        <w:tc>
          <w:tcPr>
            <w:tcW w:w="17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717C32"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b/>
                <w:bCs/>
                <w:sz w:val="18"/>
                <w:szCs w:val="18"/>
              </w:rPr>
              <w:t>Source</w:t>
            </w:r>
          </w:p>
        </w:tc>
        <w:tc>
          <w:tcPr>
            <w:tcW w:w="3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B65338"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b/>
                <w:bCs/>
                <w:sz w:val="18"/>
                <w:szCs w:val="18"/>
              </w:rPr>
              <w:t>Notes</w:t>
            </w:r>
          </w:p>
        </w:tc>
      </w:tr>
      <w:tr w:rsidR="0029206B" w14:paraId="478B61B6" w14:textId="77777777">
        <w:tc>
          <w:tcPr>
            <w:tcW w:w="17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002726"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b/>
                <w:bCs/>
                <w:sz w:val="18"/>
                <w:szCs w:val="18"/>
              </w:rPr>
              <w:t>GoalMeasurementEntryID</w:t>
            </w:r>
          </w:p>
        </w:tc>
        <w:tc>
          <w:tcPr>
            <w:tcW w:w="10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EACA33"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M</w:t>
            </w:r>
          </w:p>
        </w:tc>
        <w:tc>
          <w:tcPr>
            <w:tcW w:w="13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5BE7DC"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UUID</w:t>
            </w:r>
          </w:p>
        </w:tc>
        <w:tc>
          <w:tcPr>
            <w:tcW w:w="17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DABAE4"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System</w:t>
            </w:r>
          </w:p>
        </w:tc>
        <w:tc>
          <w:tcPr>
            <w:tcW w:w="3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4079BE"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Unique measurement-entry ID within the Goal Template.</w:t>
            </w:r>
          </w:p>
        </w:tc>
      </w:tr>
      <w:tr w:rsidR="0029206B" w14:paraId="2398921E" w14:textId="77777777">
        <w:tc>
          <w:tcPr>
            <w:tcW w:w="17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306E57"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b/>
                <w:bCs/>
                <w:sz w:val="18"/>
                <w:szCs w:val="18"/>
              </w:rPr>
              <w:t>GoalID</w:t>
            </w:r>
          </w:p>
        </w:tc>
        <w:tc>
          <w:tcPr>
            <w:tcW w:w="10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05D6AC"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M</w:t>
            </w:r>
          </w:p>
        </w:tc>
        <w:tc>
          <w:tcPr>
            <w:tcW w:w="13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0960E0"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UUID</w:t>
            </w:r>
          </w:p>
        </w:tc>
        <w:tc>
          <w:tcPr>
            <w:tcW w:w="17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D6236E"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System / Parent Reference</w:t>
            </w:r>
          </w:p>
        </w:tc>
        <w:tc>
          <w:tcPr>
            <w:tcW w:w="361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19F352"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Parent Goal definition.</w:t>
            </w:r>
          </w:p>
        </w:tc>
      </w:tr>
      <w:tr w:rsidR="0029206B" w14:paraId="0DB4D35F" w14:textId="77777777">
        <w:tc>
          <w:tcPr>
            <w:tcW w:w="17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2A5002"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b/>
                <w:bCs/>
                <w:sz w:val="18"/>
                <w:szCs w:val="18"/>
              </w:rPr>
              <w:t>AppliesToType</w:t>
            </w:r>
          </w:p>
        </w:tc>
        <w:tc>
          <w:tcPr>
            <w:tcW w:w="10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4C1EAB"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M</w:t>
            </w:r>
          </w:p>
        </w:tc>
        <w:tc>
          <w:tcPr>
            <w:tcW w:w="13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41339A"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Enum</w:t>
            </w:r>
          </w:p>
        </w:tc>
        <w:tc>
          <w:tcPr>
            <w:tcW w:w="17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657E99"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Metadata Registry</w:t>
            </w:r>
          </w:p>
        </w:tc>
        <w:tc>
          <w:tcPr>
            <w:tcW w:w="3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B6A3C0" w14:textId="0B0C6D5C" w:rsidR="0029206B" w:rsidRDefault="0029206B">
            <w:pPr>
              <w:pStyle w:val="NormalWeb"/>
              <w:spacing w:before="0" w:beforeAutospacing="0" w:after="0" w:afterAutospacing="0"/>
              <w:rPr>
                <w:rFonts w:ascii="Calibri" w:hAnsi="Calibri" w:cs="Calibri"/>
                <w:sz w:val="18"/>
                <w:szCs w:val="18"/>
              </w:rPr>
            </w:pPr>
            <w:del w:id="156" w:author="Sumeet" w:date="2026-05-24T07:31:00Z" w16du:dateUtc="2026-05-24T12:31:00Z">
              <w:r w:rsidDel="00650013">
                <w:rPr>
                  <w:rFonts w:ascii="Calibri" w:hAnsi="Calibri" w:cs="Calibri"/>
                  <w:sz w:val="18"/>
                  <w:szCs w:val="18"/>
                </w:rPr>
                <w:delText>Metric / SymptomQuestion / EngagementEvent.</w:delText>
              </w:r>
            </w:del>
          </w:p>
        </w:tc>
      </w:tr>
      <w:tr w:rsidR="0029206B" w14:paraId="14CD665A" w14:textId="77777777">
        <w:tc>
          <w:tcPr>
            <w:tcW w:w="17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1D9616"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b/>
                <w:bCs/>
                <w:sz w:val="18"/>
                <w:szCs w:val="18"/>
              </w:rPr>
              <w:lastRenderedPageBreak/>
              <w:t>LinkedEntityCode</w:t>
            </w:r>
          </w:p>
        </w:tc>
        <w:tc>
          <w:tcPr>
            <w:tcW w:w="10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13BB23"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M</w:t>
            </w:r>
          </w:p>
        </w:tc>
        <w:tc>
          <w:tcPr>
            <w:tcW w:w="13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FEEBD5"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Code / Enum</w:t>
            </w:r>
          </w:p>
        </w:tc>
        <w:tc>
          <w:tcPr>
            <w:tcW w:w="17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AA141C"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Metadata Registry</w:t>
            </w:r>
          </w:p>
        </w:tc>
        <w:tc>
          <w:tcPr>
            <w:tcW w:w="3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D245D2" w14:textId="78CDCF30" w:rsidR="0029206B" w:rsidRDefault="0029206B">
            <w:pPr>
              <w:pStyle w:val="NormalWeb"/>
              <w:spacing w:before="0" w:beforeAutospacing="0" w:after="0" w:afterAutospacing="0"/>
              <w:rPr>
                <w:rFonts w:ascii="Calibri" w:hAnsi="Calibri" w:cs="Calibri"/>
                <w:sz w:val="18"/>
                <w:szCs w:val="18"/>
              </w:rPr>
            </w:pPr>
            <w:del w:id="157" w:author="Sumeet" w:date="2026-05-24T07:32:00Z" w16du:dateUtc="2026-05-24T12:32:00Z">
              <w:r w:rsidDel="00650013">
                <w:rPr>
                  <w:rFonts w:ascii="Calibri" w:hAnsi="Calibri" w:cs="Calibri"/>
                  <w:sz w:val="18"/>
                  <w:szCs w:val="18"/>
                </w:rPr>
                <w:delText xml:space="preserve">MetricCode / QuestionCode / EngagementEventCode, </w:delText>
              </w:r>
            </w:del>
            <w:r>
              <w:rPr>
                <w:rFonts w:ascii="Calibri" w:hAnsi="Calibri" w:cs="Calibri"/>
                <w:sz w:val="18"/>
                <w:szCs w:val="18"/>
              </w:rPr>
              <w:t>based on AppliesToType.</w:t>
            </w:r>
          </w:p>
        </w:tc>
      </w:tr>
      <w:tr w:rsidR="0029206B" w14:paraId="7B544276" w14:textId="77777777">
        <w:tc>
          <w:tcPr>
            <w:tcW w:w="17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6DC551A"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b/>
                <w:bCs/>
                <w:sz w:val="18"/>
                <w:szCs w:val="18"/>
              </w:rPr>
              <w:t>TargetType</w:t>
            </w:r>
          </w:p>
        </w:tc>
        <w:tc>
          <w:tcPr>
            <w:tcW w:w="10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B98814"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M</w:t>
            </w:r>
          </w:p>
        </w:tc>
        <w:tc>
          <w:tcPr>
            <w:tcW w:w="13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A66BF8"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Enum</w:t>
            </w:r>
          </w:p>
        </w:tc>
        <w:tc>
          <w:tcPr>
            <w:tcW w:w="17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88B094"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Metadata Registry</w:t>
            </w:r>
          </w:p>
        </w:tc>
        <w:tc>
          <w:tcPr>
            <w:tcW w:w="404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EB1367" w14:textId="4D39D2ED" w:rsidR="0029206B" w:rsidRDefault="0029206B">
            <w:pPr>
              <w:pStyle w:val="NormalWeb"/>
              <w:spacing w:before="0" w:beforeAutospacing="0" w:after="0" w:afterAutospacing="0"/>
              <w:rPr>
                <w:rFonts w:ascii="Calibri" w:hAnsi="Calibri" w:cs="Calibri"/>
                <w:sz w:val="18"/>
                <w:szCs w:val="18"/>
              </w:rPr>
            </w:pPr>
            <w:del w:id="158" w:author="Sumeet" w:date="2026-05-24T08:09:00Z" w16du:dateUtc="2026-05-24T13:09:00Z">
              <w:r w:rsidDel="00AA276B">
                <w:rPr>
                  <w:rFonts w:ascii="Calibri" w:hAnsi="Calibri" w:cs="Calibri"/>
                  <w:sz w:val="18"/>
                  <w:szCs w:val="18"/>
                </w:rPr>
                <w:delText xml:space="preserve">Numeric / Range / Score / Count / Text, </w:delText>
              </w:r>
            </w:del>
            <w:ins w:id="159" w:author="Sumeet" w:date="2026-05-24T08:09:00Z" w16du:dateUtc="2026-05-24T13:09:00Z">
              <w:r w:rsidR="00AA276B">
                <w:rPr>
                  <w:rFonts w:ascii="Calibri" w:hAnsi="Calibri" w:cs="Calibri"/>
                  <w:sz w:val="18"/>
                  <w:szCs w:val="18"/>
                </w:rPr>
                <w:t>A</w:t>
              </w:r>
            </w:ins>
            <w:del w:id="160" w:author="Sumeet" w:date="2026-05-24T08:09:00Z" w16du:dateUtc="2026-05-24T13:09:00Z">
              <w:r w:rsidDel="00AA276B">
                <w:rPr>
                  <w:rFonts w:ascii="Calibri" w:hAnsi="Calibri" w:cs="Calibri"/>
                  <w:sz w:val="18"/>
                  <w:szCs w:val="18"/>
                </w:rPr>
                <w:delText>a</w:delText>
              </w:r>
            </w:del>
            <w:r>
              <w:rPr>
                <w:rFonts w:ascii="Calibri" w:hAnsi="Calibri" w:cs="Calibri"/>
                <w:sz w:val="18"/>
                <w:szCs w:val="18"/>
              </w:rPr>
              <w:t>s applicable for the measurement entry.</w:t>
            </w:r>
          </w:p>
        </w:tc>
      </w:tr>
      <w:tr w:rsidR="0029206B" w14:paraId="23DE9B98" w14:textId="77777777">
        <w:tc>
          <w:tcPr>
            <w:tcW w:w="17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86A638"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b/>
                <w:bCs/>
                <w:sz w:val="18"/>
                <w:szCs w:val="18"/>
              </w:rPr>
              <w:t>TargetValue</w:t>
            </w:r>
          </w:p>
        </w:tc>
        <w:tc>
          <w:tcPr>
            <w:tcW w:w="10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A3AE33"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Conditional</w:t>
            </w:r>
          </w:p>
        </w:tc>
        <w:tc>
          <w:tcPr>
            <w:tcW w:w="13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45EBE09"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Varies</w:t>
            </w:r>
          </w:p>
        </w:tc>
        <w:tc>
          <w:tcPr>
            <w:tcW w:w="17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AD1B23"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User</w:t>
            </w:r>
          </w:p>
        </w:tc>
        <w:tc>
          <w:tcPr>
            <w:tcW w:w="3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F6EC93"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Required where TargetType requires a structured target value or range.</w:t>
            </w:r>
          </w:p>
        </w:tc>
      </w:tr>
      <w:tr w:rsidR="0029206B" w14:paraId="11C03FE8" w14:textId="77777777">
        <w:tc>
          <w:tcPr>
            <w:tcW w:w="17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03E80B"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b/>
                <w:bCs/>
                <w:sz w:val="18"/>
                <w:szCs w:val="18"/>
              </w:rPr>
              <w:t>TargetUnit</w:t>
            </w:r>
          </w:p>
        </w:tc>
        <w:tc>
          <w:tcPr>
            <w:tcW w:w="10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E9AEF5"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Conditional</w:t>
            </w:r>
          </w:p>
        </w:tc>
        <w:tc>
          <w:tcPr>
            <w:tcW w:w="13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E9D95A"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String / Metadata</w:t>
            </w:r>
          </w:p>
        </w:tc>
        <w:tc>
          <w:tcPr>
            <w:tcW w:w="17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441E32"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User / Metadata Registry</w:t>
            </w:r>
          </w:p>
        </w:tc>
        <w:tc>
          <w:tcPr>
            <w:tcW w:w="3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474F75"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Required where the target value requires a unit.</w:t>
            </w:r>
          </w:p>
        </w:tc>
      </w:tr>
      <w:tr w:rsidR="0029206B" w14:paraId="0E15387B" w14:textId="77777777">
        <w:tc>
          <w:tcPr>
            <w:tcW w:w="17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605943"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b/>
                <w:bCs/>
                <w:sz w:val="18"/>
                <w:szCs w:val="18"/>
              </w:rPr>
              <w:t>SortOrder</w:t>
            </w:r>
          </w:p>
        </w:tc>
        <w:tc>
          <w:tcPr>
            <w:tcW w:w="10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4D18BC"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O</w:t>
            </w:r>
          </w:p>
        </w:tc>
        <w:tc>
          <w:tcPr>
            <w:tcW w:w="13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BAC362"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Integer</w:t>
            </w:r>
          </w:p>
        </w:tc>
        <w:tc>
          <w:tcPr>
            <w:tcW w:w="17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E64D56"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User</w:t>
            </w:r>
          </w:p>
        </w:tc>
        <w:tc>
          <w:tcPr>
            <w:tcW w:w="40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31A1B3" w14:textId="77777777" w:rsidR="0029206B" w:rsidRDefault="0029206B">
            <w:pPr>
              <w:pStyle w:val="NormalWeb"/>
              <w:spacing w:before="0" w:beforeAutospacing="0" w:after="0" w:afterAutospacing="0"/>
              <w:rPr>
                <w:rFonts w:ascii="Calibri" w:hAnsi="Calibri" w:cs="Calibri"/>
                <w:sz w:val="18"/>
                <w:szCs w:val="18"/>
              </w:rPr>
            </w:pPr>
            <w:r>
              <w:rPr>
                <w:rFonts w:ascii="Calibri" w:hAnsi="Calibri" w:cs="Calibri"/>
                <w:sz w:val="18"/>
                <w:szCs w:val="18"/>
              </w:rPr>
              <w:t>Display order of measurement rows under the Goal.</w:t>
            </w:r>
          </w:p>
        </w:tc>
      </w:tr>
    </w:tbl>
    <w:p w14:paraId="169FFADC" w14:textId="735C1999" w:rsidR="0029206B" w:rsidRPr="000B2097" w:rsidRDefault="0029206B" w:rsidP="000B2097">
      <w:pPr>
        <w:pStyle w:val="Heading2"/>
        <w:numPr>
          <w:ilvl w:val="1"/>
          <w:numId w:val="9"/>
        </w:numPr>
        <w:rPr>
          <w:rFonts w:ascii="Calibri" w:hAnsi="Calibri" w:cs="Calibri"/>
          <w:b/>
          <w:bCs/>
          <w:sz w:val="20"/>
          <w:szCs w:val="20"/>
        </w:rPr>
      </w:pPr>
      <w:r>
        <w:rPr>
          <w:rFonts w:ascii="Calibri" w:hAnsi="Calibri" w:cs="Calibri"/>
          <w:sz w:val="20"/>
          <w:szCs w:val="20"/>
        </w:rPr>
        <w:t> </w:t>
      </w:r>
      <w:r w:rsidRPr="000B2097">
        <w:rPr>
          <w:rFonts w:ascii="Calibri" w:eastAsia="Times New Roman" w:hAnsi="Calibri" w:cs="Calibri"/>
          <w:b/>
          <w:bCs/>
          <w:sz w:val="20"/>
          <w:szCs w:val="20"/>
        </w:rPr>
        <w:t>Goal Template Rules</w:t>
      </w:r>
    </w:p>
    <w:p w14:paraId="1267947B" w14:textId="77777777" w:rsidR="0029206B" w:rsidRDefault="0029206B" w:rsidP="0029206B">
      <w:pPr>
        <w:numPr>
          <w:ilvl w:val="0"/>
          <w:numId w:val="108"/>
        </w:numPr>
        <w:textAlignment w:val="center"/>
        <w:rPr>
          <w:rFonts w:ascii="Calibri" w:hAnsi="Calibri" w:cs="Calibri"/>
          <w:sz w:val="22"/>
          <w:szCs w:val="22"/>
        </w:rPr>
      </w:pPr>
      <w:r>
        <w:rPr>
          <w:rFonts w:ascii="Calibri" w:hAnsi="Calibri" w:cs="Calibri"/>
          <w:sz w:val="20"/>
          <w:szCs w:val="20"/>
        </w:rPr>
        <w:t xml:space="preserve">Goal Template owns the reusable </w:t>
      </w:r>
      <w:r>
        <w:rPr>
          <w:rFonts w:ascii="Calibri" w:hAnsi="Calibri" w:cs="Calibri"/>
          <w:b/>
          <w:bCs/>
          <w:sz w:val="20"/>
          <w:szCs w:val="20"/>
        </w:rPr>
        <w:t>goal definition</w:t>
      </w:r>
      <w:r>
        <w:rPr>
          <w:rFonts w:ascii="Calibri" w:hAnsi="Calibri" w:cs="Calibri"/>
          <w:sz w:val="20"/>
          <w:szCs w:val="20"/>
        </w:rPr>
        <w:t xml:space="preserve"> and </w:t>
      </w:r>
      <w:r>
        <w:rPr>
          <w:rFonts w:ascii="Calibri" w:hAnsi="Calibri" w:cs="Calibri"/>
          <w:b/>
          <w:bCs/>
          <w:sz w:val="20"/>
          <w:szCs w:val="20"/>
        </w:rPr>
        <w:t>goal measurement structure</w:t>
      </w:r>
      <w:r>
        <w:rPr>
          <w:rFonts w:ascii="Calibri" w:hAnsi="Calibri" w:cs="Calibri"/>
          <w:sz w:val="20"/>
          <w:szCs w:val="20"/>
        </w:rPr>
        <w:t xml:space="preserve">. </w:t>
      </w:r>
    </w:p>
    <w:p w14:paraId="2AB7DBE5" w14:textId="77777777" w:rsidR="0029206B" w:rsidRDefault="0029206B" w:rsidP="0029206B">
      <w:pPr>
        <w:numPr>
          <w:ilvl w:val="0"/>
          <w:numId w:val="108"/>
        </w:numPr>
        <w:textAlignment w:val="center"/>
        <w:rPr>
          <w:rFonts w:ascii="Calibri" w:hAnsi="Calibri" w:cs="Calibri"/>
          <w:sz w:val="22"/>
          <w:szCs w:val="22"/>
        </w:rPr>
      </w:pPr>
      <w:r>
        <w:rPr>
          <w:rFonts w:ascii="Calibri" w:hAnsi="Calibri" w:cs="Calibri"/>
          <w:sz w:val="20"/>
          <w:szCs w:val="20"/>
        </w:rPr>
        <w:t xml:space="preserve">GoalType and MeasurementType are separate concepts: </w:t>
      </w:r>
    </w:p>
    <w:p w14:paraId="6A7BB648" w14:textId="77777777" w:rsidR="0029206B" w:rsidRDefault="0029206B" w:rsidP="0029206B">
      <w:pPr>
        <w:numPr>
          <w:ilvl w:val="1"/>
          <w:numId w:val="108"/>
        </w:numPr>
        <w:textAlignment w:val="center"/>
        <w:rPr>
          <w:rFonts w:ascii="Calibri" w:hAnsi="Calibri" w:cs="Calibri"/>
          <w:sz w:val="22"/>
          <w:szCs w:val="22"/>
        </w:rPr>
      </w:pPr>
      <w:r>
        <w:rPr>
          <w:rFonts w:ascii="Calibri" w:hAnsi="Calibri" w:cs="Calibri"/>
          <w:sz w:val="20"/>
          <w:szCs w:val="20"/>
        </w:rPr>
        <w:t xml:space="preserve">GoalType defines </w:t>
      </w:r>
      <w:r>
        <w:rPr>
          <w:rFonts w:ascii="Calibri" w:hAnsi="Calibri" w:cs="Calibri"/>
          <w:b/>
          <w:bCs/>
          <w:sz w:val="20"/>
          <w:szCs w:val="20"/>
        </w:rPr>
        <w:t xml:space="preserve">what kind of goal it is </w:t>
      </w:r>
    </w:p>
    <w:p w14:paraId="270CDD0C" w14:textId="77777777" w:rsidR="0029206B" w:rsidRDefault="0029206B" w:rsidP="0029206B">
      <w:pPr>
        <w:numPr>
          <w:ilvl w:val="1"/>
          <w:numId w:val="108"/>
        </w:numPr>
        <w:textAlignment w:val="center"/>
        <w:rPr>
          <w:rFonts w:ascii="Calibri" w:hAnsi="Calibri" w:cs="Calibri"/>
          <w:sz w:val="22"/>
          <w:szCs w:val="22"/>
        </w:rPr>
      </w:pPr>
      <w:r>
        <w:rPr>
          <w:rFonts w:ascii="Calibri" w:hAnsi="Calibri" w:cs="Calibri"/>
          <w:sz w:val="20"/>
          <w:szCs w:val="20"/>
        </w:rPr>
        <w:t xml:space="preserve">MeasurementType defines </w:t>
      </w:r>
      <w:r>
        <w:rPr>
          <w:rFonts w:ascii="Calibri" w:hAnsi="Calibri" w:cs="Calibri"/>
          <w:b/>
          <w:bCs/>
          <w:sz w:val="20"/>
          <w:szCs w:val="20"/>
        </w:rPr>
        <w:t xml:space="preserve">how the goal is tracked </w:t>
      </w:r>
    </w:p>
    <w:p w14:paraId="3388D69F" w14:textId="77777777" w:rsidR="0029206B" w:rsidRDefault="0029206B" w:rsidP="0029206B">
      <w:pPr>
        <w:numPr>
          <w:ilvl w:val="0"/>
          <w:numId w:val="108"/>
        </w:numPr>
        <w:textAlignment w:val="center"/>
        <w:rPr>
          <w:rFonts w:ascii="Calibri" w:hAnsi="Calibri" w:cs="Calibri"/>
          <w:sz w:val="22"/>
          <w:szCs w:val="22"/>
        </w:rPr>
      </w:pPr>
      <w:r>
        <w:rPr>
          <w:rFonts w:ascii="Calibri" w:hAnsi="Calibri" w:cs="Calibri"/>
          <w:sz w:val="20"/>
          <w:szCs w:val="20"/>
        </w:rPr>
        <w:t xml:space="preserve">If MeasurementType = Manual, Goal Measurement Entries are not required. </w:t>
      </w:r>
    </w:p>
    <w:p w14:paraId="239E739F" w14:textId="77777777" w:rsidR="0029206B" w:rsidRDefault="0029206B" w:rsidP="0029206B">
      <w:pPr>
        <w:numPr>
          <w:ilvl w:val="0"/>
          <w:numId w:val="108"/>
        </w:numPr>
        <w:textAlignment w:val="center"/>
        <w:rPr>
          <w:rFonts w:ascii="Calibri" w:hAnsi="Calibri" w:cs="Calibri"/>
          <w:sz w:val="22"/>
          <w:szCs w:val="22"/>
        </w:rPr>
      </w:pPr>
      <w:r>
        <w:rPr>
          <w:rFonts w:ascii="Calibri" w:hAnsi="Calibri" w:cs="Calibri"/>
          <w:sz w:val="20"/>
          <w:szCs w:val="20"/>
        </w:rPr>
        <w:t xml:space="preserve">If MeasurementType = Metric, Symptom, or Engagement, the Goal must define one or more Goal Measurement Entries. </w:t>
      </w:r>
    </w:p>
    <w:p w14:paraId="10C656C8" w14:textId="77777777" w:rsidR="0029206B" w:rsidRDefault="0029206B" w:rsidP="0029206B">
      <w:pPr>
        <w:numPr>
          <w:ilvl w:val="0"/>
          <w:numId w:val="108"/>
        </w:numPr>
        <w:textAlignment w:val="center"/>
        <w:rPr>
          <w:rFonts w:ascii="Calibri" w:hAnsi="Calibri" w:cs="Calibri"/>
          <w:sz w:val="22"/>
          <w:szCs w:val="22"/>
        </w:rPr>
      </w:pPr>
      <w:r>
        <w:rPr>
          <w:rFonts w:ascii="Calibri" w:hAnsi="Calibri" w:cs="Calibri"/>
          <w:sz w:val="20"/>
          <w:szCs w:val="20"/>
        </w:rPr>
        <w:t xml:space="preserve">All Goal Measurement Entries under a Goal must be compatible with the parent MeasurementType: </w:t>
      </w:r>
    </w:p>
    <w:p w14:paraId="23FBFD17" w14:textId="77777777" w:rsidR="0029206B" w:rsidRDefault="0029206B" w:rsidP="0029206B">
      <w:pPr>
        <w:numPr>
          <w:ilvl w:val="1"/>
          <w:numId w:val="108"/>
        </w:numPr>
        <w:textAlignment w:val="center"/>
        <w:rPr>
          <w:rFonts w:ascii="Calibri" w:hAnsi="Calibri" w:cs="Calibri"/>
          <w:sz w:val="22"/>
          <w:szCs w:val="22"/>
        </w:rPr>
      </w:pPr>
      <w:r>
        <w:rPr>
          <w:rFonts w:ascii="Calibri" w:hAnsi="Calibri" w:cs="Calibri"/>
          <w:sz w:val="20"/>
          <w:szCs w:val="20"/>
        </w:rPr>
        <w:t xml:space="preserve">Metric goal → only AppliesToType = Metric </w:t>
      </w:r>
    </w:p>
    <w:p w14:paraId="15292B4F" w14:textId="77777777" w:rsidR="0029206B" w:rsidRDefault="0029206B" w:rsidP="0029206B">
      <w:pPr>
        <w:numPr>
          <w:ilvl w:val="1"/>
          <w:numId w:val="108"/>
        </w:numPr>
        <w:textAlignment w:val="center"/>
        <w:rPr>
          <w:rFonts w:ascii="Calibri" w:hAnsi="Calibri" w:cs="Calibri"/>
          <w:sz w:val="22"/>
          <w:szCs w:val="22"/>
        </w:rPr>
      </w:pPr>
      <w:r>
        <w:rPr>
          <w:rFonts w:ascii="Calibri" w:hAnsi="Calibri" w:cs="Calibri"/>
          <w:sz w:val="20"/>
          <w:szCs w:val="20"/>
        </w:rPr>
        <w:t xml:space="preserve">Symptom goal → only AppliesToType = SymptomQuestion </w:t>
      </w:r>
    </w:p>
    <w:p w14:paraId="676F21E8" w14:textId="77777777" w:rsidR="0029206B" w:rsidRDefault="0029206B" w:rsidP="0029206B">
      <w:pPr>
        <w:numPr>
          <w:ilvl w:val="1"/>
          <w:numId w:val="108"/>
        </w:numPr>
        <w:textAlignment w:val="center"/>
        <w:rPr>
          <w:rFonts w:ascii="Calibri" w:hAnsi="Calibri" w:cs="Calibri"/>
          <w:sz w:val="22"/>
          <w:szCs w:val="22"/>
        </w:rPr>
      </w:pPr>
      <w:r>
        <w:rPr>
          <w:rFonts w:ascii="Calibri" w:hAnsi="Calibri" w:cs="Calibri"/>
          <w:sz w:val="20"/>
          <w:szCs w:val="20"/>
        </w:rPr>
        <w:t xml:space="preserve">Engagement goal → only AppliesToType = EngagementEvent </w:t>
      </w:r>
    </w:p>
    <w:p w14:paraId="2D74A191" w14:textId="77777777" w:rsidR="0029206B" w:rsidRDefault="0029206B" w:rsidP="0029206B">
      <w:pPr>
        <w:numPr>
          <w:ilvl w:val="0"/>
          <w:numId w:val="108"/>
        </w:numPr>
        <w:textAlignment w:val="center"/>
        <w:rPr>
          <w:rFonts w:ascii="Calibri" w:hAnsi="Calibri" w:cs="Calibri"/>
          <w:sz w:val="22"/>
          <w:szCs w:val="22"/>
        </w:rPr>
      </w:pPr>
      <w:r>
        <w:rPr>
          <w:rFonts w:ascii="Calibri" w:hAnsi="Calibri" w:cs="Calibri"/>
          <w:sz w:val="20"/>
          <w:szCs w:val="20"/>
        </w:rPr>
        <w:t xml:space="preserve">A single Goal may include multiple related measurement entries. </w:t>
      </w:r>
    </w:p>
    <w:p w14:paraId="6E66FACF" w14:textId="77777777" w:rsidR="0029206B" w:rsidRDefault="0029206B" w:rsidP="0029206B">
      <w:pPr>
        <w:numPr>
          <w:ilvl w:val="1"/>
          <w:numId w:val="108"/>
        </w:numPr>
        <w:textAlignment w:val="center"/>
        <w:rPr>
          <w:rFonts w:ascii="Calibri" w:hAnsi="Calibri" w:cs="Calibri"/>
          <w:sz w:val="22"/>
          <w:szCs w:val="22"/>
        </w:rPr>
      </w:pPr>
      <w:r>
        <w:rPr>
          <w:rFonts w:ascii="Calibri" w:hAnsi="Calibri" w:cs="Calibri"/>
          <w:sz w:val="20"/>
          <w:szCs w:val="20"/>
        </w:rPr>
        <w:t xml:space="preserve">Example: </w:t>
      </w:r>
      <w:r>
        <w:rPr>
          <w:rFonts w:ascii="Calibri" w:hAnsi="Calibri" w:cs="Calibri"/>
          <w:b/>
          <w:bCs/>
          <w:sz w:val="20"/>
          <w:szCs w:val="20"/>
        </w:rPr>
        <w:t>Control Blood Pressure</w:t>
      </w:r>
      <w:r>
        <w:rPr>
          <w:rFonts w:ascii="Calibri" w:hAnsi="Calibri" w:cs="Calibri"/>
          <w:sz w:val="20"/>
          <w:szCs w:val="20"/>
        </w:rPr>
        <w:t xml:space="preserve"> may include: </w:t>
      </w:r>
    </w:p>
    <w:p w14:paraId="7FB0CDCF" w14:textId="77777777" w:rsidR="0029206B" w:rsidRDefault="0029206B" w:rsidP="0029206B">
      <w:pPr>
        <w:numPr>
          <w:ilvl w:val="2"/>
          <w:numId w:val="108"/>
        </w:numPr>
        <w:textAlignment w:val="center"/>
        <w:rPr>
          <w:rFonts w:ascii="Calibri" w:hAnsi="Calibri" w:cs="Calibri"/>
          <w:sz w:val="22"/>
          <w:szCs w:val="22"/>
        </w:rPr>
      </w:pPr>
      <w:r>
        <w:rPr>
          <w:rFonts w:ascii="Calibri" w:hAnsi="Calibri" w:cs="Calibri"/>
          <w:sz w:val="20"/>
          <w:szCs w:val="20"/>
        </w:rPr>
        <w:t xml:space="preserve">Metric + BP_SYSTOLIC </w:t>
      </w:r>
    </w:p>
    <w:p w14:paraId="3CD46CB8" w14:textId="77777777" w:rsidR="0029206B" w:rsidRDefault="0029206B" w:rsidP="0029206B">
      <w:pPr>
        <w:numPr>
          <w:ilvl w:val="2"/>
          <w:numId w:val="108"/>
        </w:numPr>
        <w:textAlignment w:val="center"/>
        <w:rPr>
          <w:rFonts w:ascii="Calibri" w:hAnsi="Calibri" w:cs="Calibri"/>
          <w:sz w:val="22"/>
          <w:szCs w:val="22"/>
        </w:rPr>
      </w:pPr>
      <w:r>
        <w:rPr>
          <w:rFonts w:ascii="Calibri" w:hAnsi="Calibri" w:cs="Calibri"/>
          <w:sz w:val="20"/>
          <w:szCs w:val="20"/>
        </w:rPr>
        <w:t xml:space="preserve">Metric + BP_DIASTOLIC </w:t>
      </w:r>
    </w:p>
    <w:p w14:paraId="3C5BA5B0" w14:textId="77777777" w:rsidR="0029206B" w:rsidRDefault="0029206B" w:rsidP="0029206B">
      <w:pPr>
        <w:numPr>
          <w:ilvl w:val="0"/>
          <w:numId w:val="108"/>
        </w:numPr>
        <w:textAlignment w:val="center"/>
        <w:rPr>
          <w:rFonts w:ascii="Calibri" w:hAnsi="Calibri" w:cs="Calibri"/>
          <w:sz w:val="22"/>
          <w:szCs w:val="22"/>
        </w:rPr>
      </w:pPr>
      <w:r>
        <w:rPr>
          <w:rFonts w:ascii="Calibri" w:hAnsi="Calibri" w:cs="Calibri"/>
          <w:sz w:val="20"/>
          <w:szCs w:val="20"/>
        </w:rPr>
        <w:t xml:space="preserve">AppliesToType + LinkedEntityCode is stored at the </w:t>
      </w:r>
      <w:r>
        <w:rPr>
          <w:rFonts w:ascii="Calibri" w:hAnsi="Calibri" w:cs="Calibri"/>
          <w:b/>
          <w:bCs/>
          <w:sz w:val="20"/>
          <w:szCs w:val="20"/>
        </w:rPr>
        <w:t>Goal Measurement Entry</w:t>
      </w:r>
      <w:r>
        <w:rPr>
          <w:rFonts w:ascii="Calibri" w:hAnsi="Calibri" w:cs="Calibri"/>
          <w:sz w:val="20"/>
          <w:szCs w:val="20"/>
        </w:rPr>
        <w:t xml:space="preserve"> level, not at the Goal definition level. </w:t>
      </w:r>
    </w:p>
    <w:p w14:paraId="22F0186C" w14:textId="77777777" w:rsidR="0029206B" w:rsidRDefault="0029206B" w:rsidP="0029206B">
      <w:pPr>
        <w:numPr>
          <w:ilvl w:val="0"/>
          <w:numId w:val="108"/>
        </w:numPr>
        <w:textAlignment w:val="center"/>
        <w:rPr>
          <w:rFonts w:ascii="Calibri" w:hAnsi="Calibri" w:cs="Calibri"/>
          <w:sz w:val="22"/>
          <w:szCs w:val="22"/>
        </w:rPr>
      </w:pPr>
      <w:r>
        <w:rPr>
          <w:rFonts w:ascii="Calibri" w:hAnsi="Calibri" w:cs="Calibri"/>
          <w:sz w:val="20"/>
          <w:szCs w:val="20"/>
        </w:rPr>
        <w:t xml:space="preserve">Target configuration is stored per Goal Measurement Entry because each tracked entity may have a different target. </w:t>
      </w:r>
    </w:p>
    <w:p w14:paraId="6FE5A5A6" w14:textId="77777777" w:rsidR="0029206B" w:rsidRDefault="0029206B" w:rsidP="0029206B">
      <w:pPr>
        <w:numPr>
          <w:ilvl w:val="0"/>
          <w:numId w:val="108"/>
        </w:numPr>
        <w:textAlignment w:val="center"/>
        <w:rPr>
          <w:rFonts w:ascii="Calibri" w:hAnsi="Calibri" w:cs="Calibri"/>
          <w:sz w:val="22"/>
          <w:szCs w:val="22"/>
        </w:rPr>
      </w:pPr>
      <w:r>
        <w:rPr>
          <w:rFonts w:ascii="Calibri" w:hAnsi="Calibri" w:cs="Calibri"/>
          <w:sz w:val="20"/>
          <w:szCs w:val="20"/>
        </w:rPr>
        <w:t xml:space="preserve">Patient-specific baseline values, current values, status, progress summary, review notes, and history are handled by Goal Runtime Service. </w:t>
      </w:r>
    </w:p>
    <w:p w14:paraId="5810B6E8" w14:textId="77777777" w:rsidR="0029206B" w:rsidRDefault="0029206B" w:rsidP="0029206B">
      <w:pPr>
        <w:numPr>
          <w:ilvl w:val="0"/>
          <w:numId w:val="108"/>
        </w:numPr>
        <w:textAlignment w:val="center"/>
        <w:rPr>
          <w:rFonts w:ascii="Calibri" w:hAnsi="Calibri" w:cs="Calibri"/>
          <w:sz w:val="22"/>
          <w:szCs w:val="22"/>
        </w:rPr>
      </w:pPr>
      <w:r>
        <w:rPr>
          <w:rFonts w:ascii="Calibri" w:hAnsi="Calibri" w:cs="Calibri"/>
          <w:sz w:val="20"/>
          <w:szCs w:val="20"/>
        </w:rPr>
        <w:t xml:space="preserve">Goal Template does not define monitoring cadence, collection source, thresholds, alerts, tasks, or runtime review workflow. </w:t>
      </w:r>
    </w:p>
    <w:p w14:paraId="1445C7D0" w14:textId="77777777" w:rsidR="0029206B" w:rsidRDefault="0029206B" w:rsidP="0029206B">
      <w:pPr>
        <w:pStyle w:val="NormalWeb"/>
        <w:spacing w:before="0" w:beforeAutospacing="0" w:after="0" w:afterAutospacing="0"/>
        <w:rPr>
          <w:rFonts w:ascii="Calibri" w:hAnsi="Calibri" w:cs="Calibri"/>
          <w:sz w:val="20"/>
          <w:szCs w:val="20"/>
        </w:rPr>
      </w:pPr>
      <w:r>
        <w:rPr>
          <w:rFonts w:ascii="Calibri" w:hAnsi="Calibri" w:cs="Calibri"/>
          <w:sz w:val="20"/>
          <w:szCs w:val="20"/>
        </w:rPr>
        <w:t> </w:t>
      </w:r>
    </w:p>
    <w:p w14:paraId="540F2EC2" w14:textId="77777777" w:rsidR="0029206B" w:rsidRDefault="0029206B" w:rsidP="0029206B">
      <w:pPr>
        <w:pStyle w:val="NormalWeb"/>
        <w:spacing w:before="0" w:beforeAutospacing="0" w:after="0" w:afterAutospacing="0"/>
        <w:rPr>
          <w:rFonts w:ascii="Calibri" w:hAnsi="Calibri" w:cs="Calibri"/>
          <w:sz w:val="20"/>
          <w:szCs w:val="20"/>
        </w:rPr>
      </w:pPr>
      <w:r>
        <w:rPr>
          <w:rFonts w:ascii="Calibri" w:hAnsi="Calibri" w:cs="Calibri"/>
          <w:b/>
          <w:bCs/>
          <w:sz w:val="20"/>
          <w:szCs w:val="20"/>
        </w:rPr>
        <w:t>Example</w:t>
      </w:r>
    </w:p>
    <w:p w14:paraId="6581AB28" w14:textId="77777777" w:rsidR="0029206B" w:rsidRDefault="0029206B" w:rsidP="0029206B">
      <w:pPr>
        <w:pStyle w:val="NormalWeb"/>
        <w:spacing w:before="0" w:beforeAutospacing="0" w:after="0" w:afterAutospacing="0"/>
        <w:rPr>
          <w:rFonts w:ascii="Calibri" w:hAnsi="Calibri" w:cs="Calibri"/>
          <w:sz w:val="20"/>
          <w:szCs w:val="20"/>
        </w:rPr>
      </w:pPr>
      <w:r>
        <w:rPr>
          <w:rFonts w:ascii="Calibri" w:hAnsi="Calibri" w:cs="Calibri"/>
          <w:b/>
          <w:bCs/>
          <w:sz w:val="20"/>
          <w:szCs w:val="20"/>
        </w:rPr>
        <w:t>Goal Definition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Change w:id="161" w:author="Sumeet" w:date="2026-05-24T08:10:00Z" w16du:dateUtc="2026-05-24T13:10:00Z">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PrChange>
      </w:tblPr>
      <w:tblGrid>
        <w:gridCol w:w="1856"/>
        <w:gridCol w:w="2094"/>
        <w:tblGridChange w:id="162">
          <w:tblGrid>
            <w:gridCol w:w="1856"/>
            <w:gridCol w:w="2094"/>
          </w:tblGrid>
        </w:tblGridChange>
      </w:tblGrid>
      <w:tr w:rsidR="0029206B" w14:paraId="3274A71C" w14:textId="77777777" w:rsidTr="009852E6">
        <w:tc>
          <w:tcPr>
            <w:tcW w:w="18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Change w:id="163" w:author="Sumeet" w:date="2026-05-24T08:10:00Z" w16du:dateUtc="2026-05-24T13:10:00Z">
              <w:tcPr>
                <w:tcW w:w="18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tcPrChange>
          </w:tcPr>
          <w:p w14:paraId="3A8FFFD6"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b/>
                <w:bCs/>
                <w:sz w:val="20"/>
                <w:szCs w:val="20"/>
              </w:rPr>
              <w:t>Field</w:t>
            </w:r>
          </w:p>
        </w:tc>
        <w:tc>
          <w:tcPr>
            <w:tcW w:w="20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Change w:id="164" w:author="Sumeet" w:date="2026-05-24T08:10:00Z" w16du:dateUtc="2026-05-24T13:10:00Z">
              <w:tcPr>
                <w:tcW w:w="1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tcPrChange>
          </w:tcPr>
          <w:p w14:paraId="41569A92"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b/>
                <w:bCs/>
                <w:sz w:val="20"/>
                <w:szCs w:val="20"/>
              </w:rPr>
              <w:t>Value</w:t>
            </w:r>
          </w:p>
        </w:tc>
      </w:tr>
      <w:tr w:rsidR="0029206B" w14:paraId="05034463" w14:textId="77777777" w:rsidTr="009852E6">
        <w:tc>
          <w:tcPr>
            <w:tcW w:w="18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Change w:id="165" w:author="Sumeet" w:date="2026-05-24T08:10:00Z" w16du:dateUtc="2026-05-24T13:10:00Z">
              <w:tcPr>
                <w:tcW w:w="18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tcPrChange>
          </w:tcPr>
          <w:p w14:paraId="403BAF5E"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sz w:val="20"/>
                <w:szCs w:val="20"/>
              </w:rPr>
              <w:t>GoalName</w:t>
            </w:r>
          </w:p>
        </w:tc>
        <w:tc>
          <w:tcPr>
            <w:tcW w:w="20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Change w:id="166" w:author="Sumeet" w:date="2026-05-24T08:10:00Z" w16du:dateUtc="2026-05-24T13:10:00Z">
              <w:tcPr>
                <w:tcW w:w="20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tcPrChange>
          </w:tcPr>
          <w:p w14:paraId="4CC38CF4"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sz w:val="20"/>
                <w:szCs w:val="20"/>
              </w:rPr>
              <w:t>Control Blood Pressure</w:t>
            </w:r>
          </w:p>
        </w:tc>
      </w:tr>
      <w:tr w:rsidR="009852E6" w14:paraId="49B75B88" w14:textId="77777777" w:rsidTr="009852E6">
        <w:trPr>
          <w:ins w:id="167" w:author="Sumeet" w:date="2026-05-24T08:10:00Z"/>
        </w:trPr>
        <w:tc>
          <w:tcPr>
            <w:tcW w:w="18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Change w:id="168" w:author="Sumeet" w:date="2026-05-24T08:10:00Z" w16du:dateUtc="2026-05-24T13:10:00Z">
              <w:tcPr>
                <w:tcW w:w="18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tcPrChange>
          </w:tcPr>
          <w:p w14:paraId="6E376133" w14:textId="6A586A18" w:rsidR="009852E6" w:rsidRDefault="009852E6">
            <w:pPr>
              <w:pStyle w:val="NormalWeb"/>
              <w:spacing w:before="0" w:beforeAutospacing="0" w:after="0" w:afterAutospacing="0"/>
              <w:rPr>
                <w:ins w:id="169" w:author="Sumeet" w:date="2026-05-24T08:10:00Z" w16du:dateUtc="2026-05-24T13:10:00Z"/>
                <w:rFonts w:ascii="Calibri" w:hAnsi="Calibri" w:cs="Calibri"/>
                <w:sz w:val="20"/>
                <w:szCs w:val="20"/>
              </w:rPr>
            </w:pPr>
            <w:ins w:id="170" w:author="Sumeet" w:date="2026-05-24T08:10:00Z" w16du:dateUtc="2026-05-24T13:10:00Z">
              <w:r>
                <w:rPr>
                  <w:rFonts w:ascii="Calibri" w:hAnsi="Calibri" w:cs="Calibri"/>
                  <w:sz w:val="20"/>
                  <w:szCs w:val="20"/>
                </w:rPr>
                <w:t>Goal Description</w:t>
              </w:r>
            </w:ins>
          </w:p>
        </w:tc>
        <w:tc>
          <w:tcPr>
            <w:tcW w:w="20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Change w:id="171" w:author="Sumeet" w:date="2026-05-24T08:10:00Z" w16du:dateUtc="2026-05-24T13:10:00Z">
              <w:tcPr>
                <w:tcW w:w="20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tcPrChange>
          </w:tcPr>
          <w:p w14:paraId="5D98CB2D" w14:textId="77777777" w:rsidR="009852E6" w:rsidRDefault="009852E6">
            <w:pPr>
              <w:pStyle w:val="NormalWeb"/>
              <w:spacing w:before="0" w:beforeAutospacing="0" w:after="0" w:afterAutospacing="0"/>
              <w:rPr>
                <w:ins w:id="172" w:author="Sumeet" w:date="2026-05-24T08:10:00Z" w16du:dateUtc="2026-05-24T13:10:00Z"/>
                <w:rFonts w:ascii="Calibri" w:hAnsi="Calibri" w:cs="Calibri"/>
                <w:sz w:val="20"/>
                <w:szCs w:val="20"/>
              </w:rPr>
            </w:pPr>
          </w:p>
        </w:tc>
      </w:tr>
      <w:tr w:rsidR="0094472F" w14:paraId="4A66365B" w14:textId="77777777" w:rsidTr="009852E6">
        <w:trPr>
          <w:ins w:id="173" w:author="Sumeet" w:date="2026-05-24T08:11:00Z"/>
        </w:trPr>
        <w:tc>
          <w:tcPr>
            <w:tcW w:w="18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565A5F45" w14:textId="448A3396" w:rsidR="0094472F" w:rsidRDefault="0094472F">
            <w:pPr>
              <w:pStyle w:val="NormalWeb"/>
              <w:spacing w:before="0" w:beforeAutospacing="0" w:after="0" w:afterAutospacing="0"/>
              <w:rPr>
                <w:ins w:id="174" w:author="Sumeet" w:date="2026-05-24T08:11:00Z" w16du:dateUtc="2026-05-24T13:11:00Z"/>
                <w:rFonts w:ascii="Calibri" w:hAnsi="Calibri" w:cs="Calibri"/>
                <w:sz w:val="20"/>
                <w:szCs w:val="20"/>
              </w:rPr>
            </w:pPr>
            <w:ins w:id="175" w:author="Sumeet" w:date="2026-05-24T08:11:00Z" w16du:dateUtc="2026-05-24T13:11:00Z">
              <w:r>
                <w:rPr>
                  <w:rFonts w:ascii="Calibri" w:hAnsi="Calibri" w:cs="Calibri"/>
                  <w:sz w:val="20"/>
                  <w:szCs w:val="20"/>
                </w:rPr>
                <w:t>Duration</w:t>
              </w:r>
            </w:ins>
          </w:p>
        </w:tc>
        <w:tc>
          <w:tcPr>
            <w:tcW w:w="20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6405B7BA" w14:textId="2E01AAC7" w:rsidR="0094472F" w:rsidRDefault="0094472F">
            <w:pPr>
              <w:pStyle w:val="NormalWeb"/>
              <w:spacing w:before="0" w:beforeAutospacing="0" w:after="0" w:afterAutospacing="0"/>
              <w:rPr>
                <w:ins w:id="176" w:author="Sumeet" w:date="2026-05-24T08:11:00Z" w16du:dateUtc="2026-05-24T13:11:00Z"/>
                <w:rFonts w:ascii="Calibri" w:hAnsi="Calibri" w:cs="Calibri"/>
                <w:sz w:val="20"/>
                <w:szCs w:val="20"/>
              </w:rPr>
            </w:pPr>
            <w:ins w:id="177" w:author="Sumeet" w:date="2026-05-24T08:11:00Z" w16du:dateUtc="2026-05-24T13:11:00Z">
              <w:r>
                <w:rPr>
                  <w:rFonts w:ascii="Calibri" w:hAnsi="Calibri" w:cs="Calibri"/>
                  <w:sz w:val="20"/>
                  <w:szCs w:val="20"/>
                </w:rPr>
                <w:t>30 Days</w:t>
              </w:r>
            </w:ins>
          </w:p>
        </w:tc>
      </w:tr>
      <w:tr w:rsidR="0029206B" w14:paraId="7D55EE52" w14:textId="77777777" w:rsidTr="009852E6">
        <w:tc>
          <w:tcPr>
            <w:tcW w:w="18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Change w:id="178" w:author="Sumeet" w:date="2026-05-24T08:10:00Z" w16du:dateUtc="2026-05-24T13:10:00Z">
              <w:tcPr>
                <w:tcW w:w="18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tcPrChange>
          </w:tcPr>
          <w:p w14:paraId="696331F9"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sz w:val="20"/>
                <w:szCs w:val="20"/>
              </w:rPr>
              <w:t>GoalType</w:t>
            </w:r>
          </w:p>
        </w:tc>
        <w:tc>
          <w:tcPr>
            <w:tcW w:w="20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Change w:id="179" w:author="Sumeet" w:date="2026-05-24T08:10:00Z" w16du:dateUtc="2026-05-24T13:10:00Z">
              <w:tcPr>
                <w:tcW w:w="1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tcPrChange>
          </w:tcPr>
          <w:p w14:paraId="1D811D83"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sz w:val="20"/>
                <w:szCs w:val="20"/>
              </w:rPr>
              <w:t>Clinical Outcome</w:t>
            </w:r>
          </w:p>
        </w:tc>
      </w:tr>
      <w:tr w:rsidR="0029206B" w14:paraId="7E0DB5CD" w14:textId="77777777" w:rsidTr="009852E6">
        <w:tc>
          <w:tcPr>
            <w:tcW w:w="18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Change w:id="180" w:author="Sumeet" w:date="2026-05-24T08:10:00Z" w16du:dateUtc="2026-05-24T13:10:00Z">
              <w:tcPr>
                <w:tcW w:w="18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tcPrChange>
          </w:tcPr>
          <w:p w14:paraId="64A4C7C8"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sz w:val="20"/>
                <w:szCs w:val="20"/>
              </w:rPr>
              <w:t>MeasurementType</w:t>
            </w:r>
          </w:p>
        </w:tc>
        <w:tc>
          <w:tcPr>
            <w:tcW w:w="20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Change w:id="181" w:author="Sumeet" w:date="2026-05-24T08:10:00Z" w16du:dateUtc="2026-05-24T13:10:00Z">
              <w:tcPr>
                <w:tcW w:w="19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tcPrChange>
          </w:tcPr>
          <w:p w14:paraId="20913793"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sz w:val="20"/>
                <w:szCs w:val="20"/>
              </w:rPr>
              <w:t>Metric</w:t>
            </w:r>
          </w:p>
        </w:tc>
      </w:tr>
      <w:tr w:rsidR="0029206B" w14:paraId="73B320BC" w14:textId="77777777" w:rsidTr="009852E6">
        <w:tc>
          <w:tcPr>
            <w:tcW w:w="18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Change w:id="182" w:author="Sumeet" w:date="2026-05-24T08:10:00Z" w16du:dateUtc="2026-05-24T13:10:00Z">
              <w:tcPr>
                <w:tcW w:w="18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tcPrChange>
          </w:tcPr>
          <w:p w14:paraId="6F046A89"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sz w:val="20"/>
                <w:szCs w:val="20"/>
              </w:rPr>
              <w:t>BaselineRequired</w:t>
            </w:r>
          </w:p>
        </w:tc>
        <w:tc>
          <w:tcPr>
            <w:tcW w:w="20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Change w:id="183" w:author="Sumeet" w:date="2026-05-24T08:10:00Z" w16du:dateUtc="2026-05-24T13:10:00Z">
              <w:tcPr>
                <w:tcW w:w="1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tcPrChange>
          </w:tcPr>
          <w:p w14:paraId="17780DB9"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sz w:val="20"/>
                <w:szCs w:val="20"/>
              </w:rPr>
              <w:t>Yes</w:t>
            </w:r>
          </w:p>
        </w:tc>
      </w:tr>
      <w:tr w:rsidR="0029206B" w14:paraId="77AE02A2" w14:textId="77777777" w:rsidTr="009852E6">
        <w:tc>
          <w:tcPr>
            <w:tcW w:w="18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Change w:id="184" w:author="Sumeet" w:date="2026-05-24T08:10:00Z" w16du:dateUtc="2026-05-24T13:10:00Z">
              <w:tcPr>
                <w:tcW w:w="18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tcPrChange>
          </w:tcPr>
          <w:p w14:paraId="39FBC4C8"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sz w:val="20"/>
                <w:szCs w:val="20"/>
              </w:rPr>
              <w:t>DisplayToPatient</w:t>
            </w:r>
          </w:p>
        </w:tc>
        <w:tc>
          <w:tcPr>
            <w:tcW w:w="20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Change w:id="185" w:author="Sumeet" w:date="2026-05-24T08:10:00Z" w16du:dateUtc="2026-05-24T13:10:00Z">
              <w:tcPr>
                <w:tcW w:w="1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tcPrChange>
          </w:tcPr>
          <w:p w14:paraId="0AB9097F"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sz w:val="20"/>
                <w:szCs w:val="20"/>
              </w:rPr>
              <w:t>Yes</w:t>
            </w:r>
          </w:p>
        </w:tc>
      </w:tr>
    </w:tbl>
    <w:p w14:paraId="69A7F537" w14:textId="77777777" w:rsidR="0029206B" w:rsidRDefault="0029206B" w:rsidP="0029206B">
      <w:pPr>
        <w:pStyle w:val="NormalWeb"/>
        <w:spacing w:before="0" w:beforeAutospacing="0" w:after="0" w:afterAutospacing="0"/>
        <w:rPr>
          <w:rFonts w:ascii="Calibri" w:hAnsi="Calibri" w:cs="Calibri"/>
          <w:sz w:val="20"/>
          <w:szCs w:val="20"/>
        </w:rPr>
      </w:pPr>
      <w:r>
        <w:rPr>
          <w:rFonts w:ascii="Calibri" w:hAnsi="Calibri" w:cs="Calibri"/>
          <w:b/>
          <w:bCs/>
          <w:sz w:val="20"/>
          <w:szCs w:val="20"/>
        </w:rPr>
        <w:t>Goal Measurement Entries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36"/>
        <w:gridCol w:w="1767"/>
        <w:gridCol w:w="2130"/>
        <w:gridCol w:w="1885"/>
      </w:tblGrid>
      <w:tr w:rsidR="0029206B" w14:paraId="2BB2C31E" w14:textId="77777777">
        <w:tc>
          <w:tcPr>
            <w:tcW w:w="153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771C44"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b/>
                <w:bCs/>
                <w:sz w:val="20"/>
                <w:szCs w:val="20"/>
              </w:rPr>
              <w:t>AppliesToType</w:t>
            </w:r>
          </w:p>
        </w:tc>
        <w:tc>
          <w:tcPr>
            <w:tcW w:w="176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3843C03"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b/>
                <w:bCs/>
                <w:sz w:val="20"/>
                <w:szCs w:val="20"/>
              </w:rPr>
              <w:t>LinkedEntityCode</w:t>
            </w:r>
          </w:p>
        </w:tc>
        <w:tc>
          <w:tcPr>
            <w:tcW w:w="21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FF1ABB"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b/>
                <w:bCs/>
                <w:sz w:val="20"/>
                <w:szCs w:val="20"/>
              </w:rPr>
              <w:t>TargetType</w:t>
            </w:r>
          </w:p>
        </w:tc>
        <w:tc>
          <w:tcPr>
            <w:tcW w:w="17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B13107"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b/>
                <w:bCs/>
                <w:sz w:val="20"/>
                <w:szCs w:val="20"/>
              </w:rPr>
              <w:t>TargetValue</w:t>
            </w:r>
          </w:p>
        </w:tc>
      </w:tr>
      <w:tr w:rsidR="0029206B" w14:paraId="4006E129" w14:textId="77777777">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F42D1E"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sz w:val="20"/>
                <w:szCs w:val="20"/>
              </w:rPr>
              <w:t>Metric</w:t>
            </w:r>
          </w:p>
        </w:tc>
        <w:tc>
          <w:tcPr>
            <w:tcW w:w="17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739BDC"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sz w:val="20"/>
                <w:szCs w:val="20"/>
              </w:rPr>
              <w:t>BP_SYSTOLIC</w:t>
            </w:r>
          </w:p>
        </w:tc>
        <w:tc>
          <w:tcPr>
            <w:tcW w:w="2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2F1718"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sz w:val="20"/>
                <w:szCs w:val="20"/>
              </w:rPr>
              <w:t>Numeric / Upper Limit</w:t>
            </w:r>
          </w:p>
        </w:tc>
        <w:tc>
          <w:tcPr>
            <w:tcW w:w="18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95DB31"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sz w:val="20"/>
                <w:szCs w:val="20"/>
              </w:rPr>
              <w:t>Less than 140 mmHg</w:t>
            </w:r>
          </w:p>
        </w:tc>
      </w:tr>
      <w:tr w:rsidR="0029206B" w14:paraId="708DE177" w14:textId="77777777">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F8AD32"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sz w:val="20"/>
                <w:szCs w:val="20"/>
              </w:rPr>
              <w:lastRenderedPageBreak/>
              <w:t>Metric</w:t>
            </w:r>
          </w:p>
        </w:tc>
        <w:tc>
          <w:tcPr>
            <w:tcW w:w="17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19460E"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sz w:val="20"/>
                <w:szCs w:val="20"/>
              </w:rPr>
              <w:t>BP_DIASTOLIC</w:t>
            </w:r>
          </w:p>
        </w:tc>
        <w:tc>
          <w:tcPr>
            <w:tcW w:w="2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A180B1"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sz w:val="20"/>
                <w:szCs w:val="20"/>
              </w:rPr>
              <w:t>Numeric / Upper Limit</w:t>
            </w:r>
          </w:p>
        </w:tc>
        <w:tc>
          <w:tcPr>
            <w:tcW w:w="181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D2FF03" w14:textId="77777777" w:rsidR="0029206B" w:rsidRDefault="0029206B">
            <w:pPr>
              <w:pStyle w:val="NormalWeb"/>
              <w:spacing w:before="0" w:beforeAutospacing="0" w:after="0" w:afterAutospacing="0"/>
              <w:rPr>
                <w:rFonts w:ascii="Calibri" w:hAnsi="Calibri" w:cs="Calibri"/>
                <w:sz w:val="20"/>
                <w:szCs w:val="20"/>
              </w:rPr>
            </w:pPr>
            <w:r>
              <w:rPr>
                <w:rFonts w:ascii="Calibri" w:hAnsi="Calibri" w:cs="Calibri"/>
                <w:sz w:val="20"/>
                <w:szCs w:val="20"/>
              </w:rPr>
              <w:t>Less than 90 mmHg</w:t>
            </w:r>
          </w:p>
        </w:tc>
      </w:tr>
    </w:tbl>
    <w:p w14:paraId="17F25921" w14:textId="77777777" w:rsidR="004C52CF" w:rsidRDefault="004C52CF" w:rsidP="004C52CF">
      <w:pPr>
        <w:pStyle w:val="NormalWeb"/>
        <w:spacing w:before="0" w:beforeAutospacing="0" w:after="0" w:afterAutospacing="0"/>
        <w:rPr>
          <w:rFonts w:ascii="Calibri" w:hAnsi="Calibri" w:cs="Calibri"/>
          <w:b/>
          <w:bCs/>
          <w:sz w:val="18"/>
          <w:szCs w:val="18"/>
        </w:rPr>
      </w:pPr>
    </w:p>
    <w:p w14:paraId="73BED50C" w14:textId="66849C3E" w:rsidR="0056062F" w:rsidRPr="000B2097" w:rsidRDefault="004C52CF" w:rsidP="000B2097">
      <w:pPr>
        <w:pStyle w:val="Heading1"/>
        <w:numPr>
          <w:ilvl w:val="0"/>
          <w:numId w:val="9"/>
        </w:numPr>
        <w:rPr>
          <w:rFonts w:ascii="Calibri" w:eastAsia="Times New Roman" w:hAnsi="Calibri" w:cs="Calibri"/>
          <w:b/>
          <w:bCs/>
          <w:sz w:val="18"/>
          <w:szCs w:val="18"/>
        </w:rPr>
      </w:pPr>
      <w:bookmarkStart w:id="186" w:name="_Toc228300259"/>
      <w:r>
        <w:rPr>
          <w:rFonts w:ascii="Calibri" w:eastAsia="Times New Roman" w:hAnsi="Calibri" w:cs="Calibri"/>
          <w:b/>
          <w:bCs/>
          <w:sz w:val="18"/>
          <w:szCs w:val="18"/>
        </w:rPr>
        <w:t>Monitoring Master Template</w:t>
      </w:r>
      <w:r w:rsidR="006F6FC5">
        <w:rPr>
          <w:rFonts w:ascii="Calibri" w:eastAsia="Times New Roman" w:hAnsi="Calibri" w:cs="Calibri"/>
          <w:b/>
          <w:bCs/>
          <w:sz w:val="18"/>
          <w:szCs w:val="18"/>
        </w:rPr>
        <w:t xml:space="preserve"> - Detailed Requirements</w:t>
      </w:r>
      <w:bookmarkEnd w:id="186"/>
    </w:p>
    <w:p w14:paraId="7B00277D" w14:textId="77777777" w:rsidR="0056062F" w:rsidRDefault="0056062F" w:rsidP="0056062F">
      <w:pPr>
        <w:ind w:left="405"/>
        <w:rPr>
          <w:rFonts w:ascii="Calibri" w:hAnsi="Calibri" w:cs="Calibri"/>
          <w:sz w:val="18"/>
          <w:szCs w:val="18"/>
        </w:rPr>
      </w:pPr>
    </w:p>
    <w:p w14:paraId="7BFB67BB" w14:textId="77777777" w:rsidR="004C52CF" w:rsidRPr="004C52CF" w:rsidRDefault="004C52CF" w:rsidP="004C52CF">
      <w:pPr>
        <w:ind w:left="405"/>
        <w:rPr>
          <w:rFonts w:ascii="Calibri" w:hAnsi="Calibri" w:cs="Calibri"/>
          <w:sz w:val="18"/>
          <w:szCs w:val="18"/>
        </w:rPr>
      </w:pPr>
      <w:r w:rsidRPr="004C52CF">
        <w:rPr>
          <w:rFonts w:ascii="Calibri" w:hAnsi="Calibri" w:cs="Calibri"/>
          <w:sz w:val="18"/>
          <w:szCs w:val="18"/>
        </w:rPr>
        <w:t>A Monitoring Template defines reusable monitoring configuration for a care program. It defines what patient data should be collected, how it may be collected, expected frequency, and supported sources.</w:t>
      </w:r>
    </w:p>
    <w:p w14:paraId="76C776D4" w14:textId="77777777" w:rsidR="004C52CF" w:rsidRPr="004C52CF" w:rsidRDefault="004C52CF" w:rsidP="004C52CF">
      <w:pPr>
        <w:ind w:left="405"/>
        <w:rPr>
          <w:rFonts w:ascii="Calibri" w:hAnsi="Calibri" w:cs="Calibri"/>
          <w:sz w:val="18"/>
          <w:szCs w:val="18"/>
        </w:rPr>
      </w:pPr>
    </w:p>
    <w:p w14:paraId="5D2693A2" w14:textId="77777777" w:rsidR="004C52CF" w:rsidRPr="004C52CF" w:rsidRDefault="004C52CF" w:rsidP="004C52CF">
      <w:pPr>
        <w:ind w:left="405"/>
        <w:rPr>
          <w:rFonts w:ascii="Calibri" w:hAnsi="Calibri" w:cs="Calibri"/>
          <w:sz w:val="18"/>
          <w:szCs w:val="18"/>
        </w:rPr>
      </w:pPr>
      <w:r w:rsidRPr="004C52CF">
        <w:rPr>
          <w:rFonts w:ascii="Calibri" w:hAnsi="Calibri" w:cs="Calibri"/>
          <w:sz w:val="18"/>
          <w:szCs w:val="18"/>
        </w:rPr>
        <w:t>Monitoring may include metric monitoring, symptom/questionnaire monitoring, device-supported monitoring, manual entry, integration-based data, or care-team-entered data.</w:t>
      </w:r>
    </w:p>
    <w:p w14:paraId="2BFA87FE" w14:textId="77777777" w:rsidR="004C52CF" w:rsidRPr="004C52CF" w:rsidRDefault="004C52CF" w:rsidP="004C52CF">
      <w:pPr>
        <w:ind w:left="405"/>
        <w:rPr>
          <w:rFonts w:ascii="Calibri" w:hAnsi="Calibri" w:cs="Calibri"/>
          <w:sz w:val="18"/>
          <w:szCs w:val="18"/>
        </w:rPr>
      </w:pPr>
    </w:p>
    <w:p w14:paraId="53054FB6" w14:textId="453FE275" w:rsidR="004C52CF" w:rsidRDefault="004C52CF" w:rsidP="004C52CF">
      <w:pPr>
        <w:ind w:left="405"/>
        <w:rPr>
          <w:rFonts w:ascii="Calibri" w:hAnsi="Calibri" w:cs="Calibri"/>
          <w:sz w:val="18"/>
          <w:szCs w:val="18"/>
        </w:rPr>
      </w:pPr>
      <w:r w:rsidRPr="004C52CF">
        <w:rPr>
          <w:rFonts w:ascii="Calibri" w:hAnsi="Calibri" w:cs="Calibri"/>
          <w:sz w:val="18"/>
          <w:szCs w:val="18"/>
        </w:rPr>
        <w:t>Monitoring Template replaces RPM-specific configuration with a broader reusable monitoring model. Device is treated as one possible monitoring source, not as the monitoring model itself.</w:t>
      </w:r>
    </w:p>
    <w:p w14:paraId="6D30B643" w14:textId="77777777" w:rsidR="0056062F" w:rsidRDefault="0056062F" w:rsidP="0056062F">
      <w:pPr>
        <w:ind w:left="405"/>
        <w:rPr>
          <w:rFonts w:ascii="Calibri" w:hAnsi="Calibri" w:cs="Calibri"/>
          <w:sz w:val="18"/>
          <w:szCs w:val="18"/>
        </w:rPr>
      </w:pPr>
    </w:p>
    <w:p w14:paraId="04639886" w14:textId="77777777" w:rsidR="004C52CF" w:rsidRDefault="004C52CF" w:rsidP="0056062F">
      <w:pPr>
        <w:ind w:left="405"/>
        <w:rPr>
          <w:rFonts w:ascii="Calibri" w:hAnsi="Calibri" w:cs="Calibri"/>
          <w:sz w:val="18"/>
          <w:szCs w:val="18"/>
        </w:rPr>
      </w:pPr>
    </w:p>
    <w:p w14:paraId="4B0AE055" w14:textId="77777777" w:rsidR="004C52CF" w:rsidRDefault="004C52CF" w:rsidP="004C52CF">
      <w:pPr>
        <w:pStyle w:val="NormalWeb"/>
        <w:spacing w:before="0" w:beforeAutospacing="0" w:after="0" w:afterAutospacing="0"/>
        <w:rPr>
          <w:rFonts w:ascii="Calibri" w:hAnsi="Calibri" w:cs="Calibri"/>
          <w:sz w:val="18"/>
          <w:szCs w:val="18"/>
        </w:rPr>
      </w:pPr>
      <w:r>
        <w:rPr>
          <w:rFonts w:ascii="Calibri" w:hAnsi="Calibri" w:cs="Calibri"/>
          <w:b/>
          <w:bCs/>
          <w:sz w:val="18"/>
          <w:szCs w:val="18"/>
        </w:rPr>
        <w:t>Monitoring Structure</w:t>
      </w:r>
    </w:p>
    <w:p w14:paraId="7B4CFFEE" w14:textId="77777777" w:rsidR="004C52CF" w:rsidRDefault="004C52CF" w:rsidP="004C52CF">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5403529C" w14:textId="77777777" w:rsidR="004C52CF" w:rsidRDefault="004C52CF" w:rsidP="000B2097">
      <w:pPr>
        <w:pStyle w:val="NormalWeb"/>
        <w:spacing w:before="0" w:beforeAutospacing="0" w:after="0" w:afterAutospacing="0"/>
        <w:ind w:left="720"/>
        <w:rPr>
          <w:rFonts w:ascii="Calibri" w:hAnsi="Calibri" w:cs="Calibri"/>
          <w:sz w:val="18"/>
          <w:szCs w:val="18"/>
        </w:rPr>
      </w:pPr>
      <w:r>
        <w:rPr>
          <w:rFonts w:ascii="Calibri" w:hAnsi="Calibri" w:cs="Calibri"/>
          <w:sz w:val="18"/>
          <w:szCs w:val="18"/>
        </w:rPr>
        <w:t>Monitoring Template may contain one or more Monitoring definitions.</w:t>
      </w:r>
    </w:p>
    <w:p w14:paraId="1E84FBF9" w14:textId="77777777" w:rsidR="004C52CF" w:rsidRDefault="004C52CF" w:rsidP="000B2097">
      <w:pPr>
        <w:pStyle w:val="NormalWeb"/>
        <w:spacing w:before="0" w:beforeAutospacing="0" w:after="0" w:afterAutospacing="0"/>
        <w:ind w:left="720"/>
        <w:rPr>
          <w:rFonts w:ascii="Calibri" w:hAnsi="Calibri" w:cs="Calibri"/>
          <w:sz w:val="18"/>
          <w:szCs w:val="18"/>
        </w:rPr>
      </w:pPr>
      <w:r>
        <w:rPr>
          <w:rFonts w:ascii="Calibri" w:hAnsi="Calibri" w:cs="Calibri"/>
          <w:sz w:val="18"/>
          <w:szCs w:val="18"/>
        </w:rPr>
        <w:t>Each Monitoring definition is treated as an Entry within the Monitoring Template.</w:t>
      </w:r>
    </w:p>
    <w:p w14:paraId="6EC33601" w14:textId="6B60517F" w:rsidR="004C52CF" w:rsidRDefault="004C52CF" w:rsidP="004C52CF">
      <w:pPr>
        <w:pStyle w:val="NormalWeb"/>
        <w:spacing w:before="0" w:beforeAutospacing="0" w:after="0" w:afterAutospacing="0"/>
        <w:rPr>
          <w:rFonts w:ascii="Calibri" w:hAnsi="Calibri" w:cs="Calibri"/>
          <w:b/>
          <w:bCs/>
          <w:sz w:val="18"/>
          <w:szCs w:val="18"/>
        </w:rPr>
      </w:pPr>
    </w:p>
    <w:p w14:paraId="0B575609" w14:textId="77777777" w:rsidR="004C52CF" w:rsidRDefault="004C52CF" w:rsidP="004C52CF">
      <w:pPr>
        <w:pStyle w:val="NormalWeb"/>
        <w:spacing w:before="0" w:beforeAutospacing="0" w:after="0" w:afterAutospacing="0"/>
        <w:rPr>
          <w:rFonts w:ascii="Calibri" w:hAnsi="Calibri" w:cs="Calibri"/>
          <w:sz w:val="18"/>
          <w:szCs w:val="18"/>
        </w:rPr>
      </w:pPr>
    </w:p>
    <w:tbl>
      <w:tblPr>
        <w:tblW w:w="0" w:type="auto"/>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1880"/>
        <w:gridCol w:w="900"/>
        <w:gridCol w:w="720"/>
        <w:gridCol w:w="900"/>
        <w:gridCol w:w="1080"/>
        <w:gridCol w:w="720"/>
        <w:gridCol w:w="540"/>
        <w:gridCol w:w="2600"/>
      </w:tblGrid>
      <w:tr w:rsidR="00B94F1C" w:rsidRPr="00B94F1C" w14:paraId="2357F266"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487E86"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Field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2ABF28"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Mandatory</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8F4519F"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Data Type</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EC36C6"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Source</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FE26FE"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Allowed Values / Reference</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2AA8AE"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Default</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95DCD9"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Display</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464F2C"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b/>
                <w:bCs/>
                <w:sz w:val="16"/>
                <w:szCs w:val="16"/>
              </w:rPr>
              <w:t>Notes</w:t>
            </w:r>
          </w:p>
        </w:tc>
      </w:tr>
      <w:tr w:rsidR="00B94F1C" w:rsidRPr="00B94F1C" w14:paraId="2F84EBA0"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FAFB5B"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MonitoringID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89DD20"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F4F342"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UUID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2514A0"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System</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951C50"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System-generated</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6BE8E6"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Auto</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3D2B677"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System</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AED742"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Unique ID within template.</w:t>
            </w:r>
          </w:p>
        </w:tc>
      </w:tr>
      <w:tr w:rsidR="00B94F1C" w:rsidRPr="00B94F1C" w14:paraId="65411641"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501B24"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MonitoringName</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2DE887"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3E6294"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String</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5891F1"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User</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E3C402"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Free text</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E36B80"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None</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9FE11F"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Main</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8C3102"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Example: Daily BP Monitoring.</w:t>
            </w:r>
          </w:p>
        </w:tc>
      </w:tr>
      <w:tr w:rsidR="00B94F1C" w:rsidRPr="00B94F1C" w14:paraId="45F5C743"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6FCE27"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AppliesToType</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448C33"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C37F28"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F1FA53"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Metadata Registry</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1CFEFF"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Metric / SymptomQuestion / EngagementEvent</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6F42FF"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None</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69F99E"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Main</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99F916"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Uses common entity targeting model.</w:t>
            </w:r>
          </w:p>
        </w:tc>
      </w:tr>
      <w:tr w:rsidR="00B94F1C" w:rsidRPr="00B94F1C" w14:paraId="34230949"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EA425D"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LinkedEntityCode</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00A847"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447200"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Code / 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6D656DF"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Metadata Registry</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CF7FEF"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MetricCode / QuestionCode / EngagementEventCode</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6B9BE9"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None</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491A4D"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Main</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82E1F4"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Exact monitored item. Example: BP_SYSTOLIC, BP_DIASTOLIC.</w:t>
            </w:r>
          </w:p>
        </w:tc>
      </w:tr>
      <w:tr w:rsidR="00B94F1C" w:rsidRPr="00B94F1C" w14:paraId="1046DA6C"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27FF79"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LinkedSymptomTemplateVersionID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80A982"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Conditional</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F3D749"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UUID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96FD7D"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Template Reference</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876288"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Published Symptom Template Version</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DB9EC7"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None</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66E194"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Main</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4F9F17" w14:textId="77777777" w:rsidR="008C0A85" w:rsidRPr="000B2097" w:rsidRDefault="008C0A85" w:rsidP="008C0A85">
            <w:pPr>
              <w:pStyle w:val="NormalWeb"/>
              <w:rPr>
                <w:rFonts w:ascii="Calibri" w:hAnsi="Calibri" w:cs="Calibri"/>
                <w:sz w:val="18"/>
                <w:szCs w:val="18"/>
              </w:rPr>
            </w:pPr>
            <w:r w:rsidRPr="000B2097">
              <w:rPr>
                <w:rFonts w:ascii="Calibri" w:hAnsi="Calibri" w:cs="Calibri"/>
                <w:sz w:val="18"/>
                <w:szCs w:val="18"/>
              </w:rPr>
              <w:t>Required where the Monitoring Definition is configured for symptom/questionnaire-based monitoring that relies on a published Symptom Template Version.</w:t>
            </w:r>
          </w:p>
          <w:p w14:paraId="2FE8C7D4" w14:textId="77777777" w:rsidR="008C0A85" w:rsidRPr="000B2097" w:rsidRDefault="008C0A85">
            <w:pPr>
              <w:pStyle w:val="NormalWeb"/>
              <w:spacing w:before="0" w:beforeAutospacing="0" w:after="0" w:afterAutospacing="0"/>
              <w:rPr>
                <w:rFonts w:ascii="Calibri" w:hAnsi="Calibri" w:cs="Calibri"/>
                <w:sz w:val="16"/>
                <w:szCs w:val="16"/>
              </w:rPr>
            </w:pPr>
          </w:p>
        </w:tc>
      </w:tr>
      <w:tr w:rsidR="00B94F1C" w:rsidRPr="00B94F1C" w14:paraId="146302AE"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3622E0"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MonitoringFrequency</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E4A358"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5B5B1B"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C3097A"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Metadata Registry</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4F7206"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Shared Frequency metadata values: Once Daily, Twice Daily, Every 3 Days, Weekly, Monthly, Custom</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8D62ED0"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None</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CECB37"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Main</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56B4CE" w14:textId="3A597FF5"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 xml:space="preserve">Expected reading/check-in cadence. Reuses common </w:t>
            </w:r>
            <w:r w:rsidRPr="000B2097">
              <w:rPr>
                <w:rFonts w:ascii="Calibri" w:hAnsi="Calibri" w:cs="Calibri"/>
                <w:sz w:val="16"/>
                <w:szCs w:val="16"/>
                <w:highlight w:val="yellow"/>
              </w:rPr>
              <w:t>reminder frequency metadata.</w:t>
            </w:r>
          </w:p>
        </w:tc>
      </w:tr>
      <w:tr w:rsidR="00B94F1C" w:rsidRPr="00B94F1C" w14:paraId="22CAE42F"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6A7766"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DataSources</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7341A5"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AA3C9E"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Multi-select 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E465E5"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Metadata Registry</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25DCA1"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 xml:space="preserve">Device / Manual / Integration / </w:t>
            </w:r>
            <w:r w:rsidRPr="000B2097">
              <w:rPr>
                <w:rFonts w:ascii="Calibri" w:hAnsi="Calibri" w:cs="Calibri"/>
                <w:sz w:val="16"/>
                <w:szCs w:val="16"/>
              </w:rPr>
              <w:lastRenderedPageBreak/>
              <w:t>PatientMobile / CareTeamEntry / ProviderEntry</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8DEF8C"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lastRenderedPageBreak/>
              <w:t>None</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2B8647"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Main</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8321BB" w14:textId="77777777" w:rsidR="00121FDD" w:rsidRPr="000B2097" w:rsidRDefault="00121FDD" w:rsidP="00121FDD">
            <w:pPr>
              <w:pStyle w:val="NormalWeb"/>
              <w:rPr>
                <w:rFonts w:ascii="Calibri" w:hAnsi="Calibri" w:cs="Calibri"/>
                <w:sz w:val="18"/>
                <w:szCs w:val="18"/>
              </w:rPr>
            </w:pPr>
            <w:r w:rsidRPr="000B2097">
              <w:rPr>
                <w:rFonts w:ascii="Calibri" w:hAnsi="Calibri" w:cs="Calibri"/>
                <w:sz w:val="18"/>
                <w:szCs w:val="18"/>
              </w:rPr>
              <w:t xml:space="preserve">Defines the input sources enabled for this monitored item. These values should drive </w:t>
            </w:r>
            <w:r w:rsidRPr="000B2097">
              <w:rPr>
                <w:rFonts w:ascii="Calibri" w:hAnsi="Calibri" w:cs="Calibri"/>
                <w:sz w:val="18"/>
                <w:szCs w:val="18"/>
              </w:rPr>
              <w:lastRenderedPageBreak/>
              <w:t>downstream patient/mobile, portal, Vitals/Common, and device-enable</w:t>
            </w:r>
            <w:r w:rsidRPr="000B2097">
              <w:rPr>
                <w:rFonts w:ascii="Calibri" w:hAnsi="Calibri" w:cs="Calibri"/>
                <w:sz w:val="18"/>
                <w:szCs w:val="18"/>
              </w:rPr>
              <w:softHyphen/>
              <w:t>ment behavior where applicable.</w:t>
            </w:r>
          </w:p>
          <w:p w14:paraId="45CB4961" w14:textId="77777777" w:rsidR="00121FDD" w:rsidRPr="000B2097" w:rsidRDefault="00121FDD">
            <w:pPr>
              <w:pStyle w:val="NormalWeb"/>
              <w:spacing w:before="0" w:beforeAutospacing="0" w:after="0" w:afterAutospacing="0"/>
              <w:rPr>
                <w:rFonts w:ascii="Calibri" w:hAnsi="Calibri" w:cs="Calibri"/>
                <w:sz w:val="16"/>
                <w:szCs w:val="16"/>
              </w:rPr>
            </w:pPr>
          </w:p>
        </w:tc>
      </w:tr>
      <w:tr w:rsidR="00B94F1C" w:rsidRPr="00B94F1C" w14:paraId="5833FDB8"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A09FA9"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lastRenderedPageBreak/>
              <w:t>AllowedDevices</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1A0644"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Conditional</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6F1973"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Multi-select 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3013D7"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Metadata Registry</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75E863"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Supported device list</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60EA2A"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None</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04430B"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Main</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3D0C6A" w14:textId="77777777" w:rsidR="00B81854" w:rsidRPr="000B2097" w:rsidRDefault="00B81854">
            <w:pPr>
              <w:pStyle w:val="NormalWeb"/>
              <w:spacing w:before="0" w:beforeAutospacing="0" w:after="0" w:afterAutospacing="0"/>
              <w:rPr>
                <w:rFonts w:ascii="Calibri" w:hAnsi="Calibri" w:cs="Calibri"/>
                <w:sz w:val="18"/>
                <w:szCs w:val="18"/>
              </w:rPr>
            </w:pPr>
            <w:r w:rsidRPr="001131DA">
              <w:rPr>
                <w:rFonts w:ascii="Calibri" w:hAnsi="Calibri" w:cs="Calibri"/>
                <w:sz w:val="18"/>
                <w:szCs w:val="18"/>
              </w:rPr>
              <w:t>Required only if DataSources includes Device. Multiple allowed.</w:t>
            </w:r>
          </w:p>
          <w:p w14:paraId="2B8CEB84" w14:textId="6EB4B905" w:rsidR="001131DA" w:rsidRPr="001131DA" w:rsidRDefault="001131DA">
            <w:pPr>
              <w:pStyle w:val="NormalWeb"/>
              <w:spacing w:before="0" w:beforeAutospacing="0" w:after="0" w:afterAutospacing="0"/>
              <w:rPr>
                <w:rFonts w:ascii="Calibri" w:hAnsi="Calibri" w:cs="Calibri"/>
                <w:sz w:val="18"/>
                <w:szCs w:val="18"/>
              </w:rPr>
            </w:pPr>
            <w:r w:rsidRPr="000B2097">
              <w:rPr>
                <w:rFonts w:ascii="Calibri" w:hAnsi="Calibri" w:cs="Calibri"/>
                <w:sz w:val="18"/>
                <w:szCs w:val="18"/>
              </w:rPr>
              <w:t>Defines which device types may be recommended or enabled for this monitoring item.</w:t>
            </w:r>
          </w:p>
        </w:tc>
      </w:tr>
      <w:tr w:rsidR="00B94F1C" w:rsidRPr="00B94F1C" w14:paraId="35C08BCF"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9962B8"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MinimumSourcesRequired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6D15BE"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O</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3E7FF40"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Integer</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38234E"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User</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AF0DC6"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Positive integer</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B045BE"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1</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703137"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Settings</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1CBE62"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Usually 1. Use only if more than one source is required.</w:t>
            </w:r>
          </w:p>
        </w:tc>
      </w:tr>
      <w:tr w:rsidR="00B94F1C" w:rsidRPr="00B94F1C" w14:paraId="2AF4ACB2"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C04A09"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AdherenceTrackingEnabled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E4F9D7"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O</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5153EB"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Boolean</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0D3BA8"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User</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B67B58"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True / False</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A6943E"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True</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91EDFB"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Settings</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639FC3"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Tracks whether patient is following monitoring cadence. Not billing logic.</w:t>
            </w:r>
          </w:p>
        </w:tc>
      </w:tr>
      <w:tr w:rsidR="00B94F1C" w:rsidRPr="00B94F1C" w14:paraId="41E39120"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C254BC"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AdherenceWindow</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398F29"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O</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35C9BA"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889008"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Metadata Registry</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0A43DE"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Daily / Weekly / Monthly</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DA87FE"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Monthly</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A00E23"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Settings</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4B4003"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Window for adherence calculation.</w:t>
            </w:r>
          </w:p>
        </w:tc>
      </w:tr>
      <w:tr w:rsidR="00B94F1C" w:rsidRPr="00B94F1C" w14:paraId="135706E2"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4350E4"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ValidReadingCriteriaEnabled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83139D"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O</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94779A"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Boolean</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BD3BAA"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User</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A6D82E"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True / False</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C01402"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False</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CC6C83"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Settings</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6BCAFD"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Enables additional validity rules before a reading counts for adherence/monitoring.</w:t>
            </w:r>
          </w:p>
        </w:tc>
      </w:tr>
      <w:tr w:rsidR="00B94F1C" w:rsidRPr="00B94F1C" w14:paraId="5798AF8E"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AFBDB5"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AllowedSourcesForValidity</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0D85AC"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Conditional</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CDE4D0"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Multi-select 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CFC46B"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Metadata Registry</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AF3A4E"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Device / Manual / Integration / PatientMobile / CareTeamEntry / ProviderEntry</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5C785B"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Same as DataSources</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8239D7"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Settings</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F1AD78"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Required if ValidReadingCriteriaEnabled = True and source restriction applies.</w:t>
            </w:r>
          </w:p>
        </w:tc>
      </w:tr>
      <w:tr w:rsidR="00B94F1C" w:rsidRPr="00B94F1C" w14:paraId="3E236402"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93C80F"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ValueRangeMin</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6EA964"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O</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650ECE"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Number</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F5FEDA"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User / Metadata Registry</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3EE15E"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Numeric</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588368"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None</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B5DF5D"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Settings</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469733"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Optional lower acceptable value for valid reading.</w:t>
            </w:r>
          </w:p>
        </w:tc>
      </w:tr>
      <w:tr w:rsidR="00B94F1C" w:rsidRPr="00B94F1C" w14:paraId="30474371"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C06A74"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ValueRangeMax</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C0DA27"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O</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7DE74F"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Number</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C1F6CB5"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User / Metadata Registry</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9A3FA3"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Numeric</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8808A4"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None</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C02670"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Settings</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8F6CA2"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Optional upper acceptable value for valid reading.</w:t>
            </w:r>
          </w:p>
        </w:tc>
      </w:tr>
      <w:tr w:rsidR="00B94F1C" w:rsidRPr="00B94F1C" w14:paraId="550282E3"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F30F8E"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RequireTimestamp</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A89BB1"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O</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69BEB9"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Boolean</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C6AEDB"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User</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2EAD66"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True / False</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BEF17B"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True</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42C3D7"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Settings</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5FE5E0"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Reading must have timestamp to count as valid.</w:t>
            </w:r>
          </w:p>
        </w:tc>
      </w:tr>
      <w:tr w:rsidR="00B94F1C" w:rsidRPr="00B94F1C" w14:paraId="038E4AEC"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64275D"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DeduplicationRule</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470004"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O</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D85C25"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539DE2"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Metadata Registry</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DCA18D"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LatestOnly / All / TimeGapBased</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2E456A"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LatestOnly</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29A6E8"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Settings</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F50359" w14:textId="77777777" w:rsidR="00B81854" w:rsidRPr="000B2097" w:rsidRDefault="00B81854">
            <w:pPr>
              <w:pStyle w:val="NormalWeb"/>
              <w:spacing w:before="0" w:beforeAutospacing="0" w:after="0" w:afterAutospacing="0"/>
              <w:rPr>
                <w:rFonts w:ascii="Calibri" w:hAnsi="Calibri" w:cs="Calibri"/>
                <w:sz w:val="16"/>
                <w:szCs w:val="16"/>
                <w:highlight w:val="green"/>
              </w:rPr>
            </w:pPr>
            <w:r w:rsidRPr="000B2097">
              <w:rPr>
                <w:rFonts w:ascii="Calibri" w:hAnsi="Calibri" w:cs="Calibri"/>
                <w:sz w:val="16"/>
                <w:szCs w:val="16"/>
                <w:highlight w:val="green"/>
              </w:rPr>
              <w:t>Determines how duplicate readings are handled.</w:t>
            </w:r>
          </w:p>
        </w:tc>
      </w:tr>
      <w:tr w:rsidR="00B94F1C" w:rsidRPr="00B94F1C" w14:paraId="284BFC4D"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4DCEE32"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ThresholdApplicable</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AA98F5"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O</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BAA998"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Boolean</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092E12"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User</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393A23"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True / False</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782323"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True</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E8C810"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Settings</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B2728F" w14:textId="77777777" w:rsidR="001131DA" w:rsidRPr="001131DA" w:rsidRDefault="001131DA" w:rsidP="000B2097">
            <w:pPr>
              <w:pStyle w:val="NormalWeb"/>
              <w:spacing w:before="0" w:beforeAutospacing="0" w:after="0" w:afterAutospacing="0"/>
              <w:rPr>
                <w:rFonts w:ascii="Calibri" w:hAnsi="Calibri" w:cs="Calibri"/>
                <w:sz w:val="16"/>
                <w:szCs w:val="16"/>
              </w:rPr>
            </w:pPr>
            <w:r w:rsidRPr="001131DA">
              <w:rPr>
                <w:rFonts w:ascii="Calibri" w:hAnsi="Calibri" w:cs="Calibri"/>
                <w:sz w:val="16"/>
                <w:szCs w:val="16"/>
              </w:rPr>
              <w:t>Indicates whether this monitoring item should initiate patient-level Threshold Runtime setup. Threshold resolution uses AppliesToType + LinkedEntityCode; ongoing threshold evaluation is owned by Threshold Runtime Service.</w:t>
            </w:r>
          </w:p>
          <w:p w14:paraId="0E4FD932" w14:textId="77777777" w:rsidR="001131DA" w:rsidRPr="000B2097" w:rsidRDefault="001131DA">
            <w:pPr>
              <w:pStyle w:val="NormalWeb"/>
              <w:spacing w:before="0" w:beforeAutospacing="0" w:after="0" w:afterAutospacing="0"/>
              <w:rPr>
                <w:rFonts w:ascii="Calibri" w:hAnsi="Calibri" w:cs="Calibri"/>
                <w:sz w:val="16"/>
                <w:szCs w:val="16"/>
              </w:rPr>
            </w:pPr>
          </w:p>
        </w:tc>
      </w:tr>
      <w:tr w:rsidR="00B94F1C" w:rsidRPr="00B94F1C" w14:paraId="72BEB925"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1AE51A"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ReminderEnabled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D3C2BA"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O</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E240D2"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Boolean</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DD9DAC"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User</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F679BF"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True / False</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A958F3"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False</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C61D79"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Main</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657176"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Enables reminders for this monitoring item.</w:t>
            </w:r>
          </w:p>
        </w:tc>
      </w:tr>
      <w:tr w:rsidR="00B94F1C" w:rsidRPr="00B94F1C" w14:paraId="74653737"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D1B542"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ReminderFrequency</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235F59"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Conditional</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0D9FE9"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BCB1E5"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Metadata Registry</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016899"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Shared Frequency metadata values</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167738"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None</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E87DAD"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Main</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2A49FC"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Required if ReminderEnabled = True. May match MonitoringFrequency or differ.</w:t>
            </w:r>
          </w:p>
        </w:tc>
      </w:tr>
      <w:tr w:rsidR="00B94F1C" w:rsidRPr="00B94F1C" w14:paraId="501BF32E"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041DAF"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ReminderChannels</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F3A136"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Conditional</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7C57E7"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Multi-select 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45171A"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Metadata Registry</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9426A7"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SMS / Email / Push / InApp</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9B7EDB"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None</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5E5527"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Main</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F5787B"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Required if ReminderEnabled = True.</w:t>
            </w:r>
          </w:p>
        </w:tc>
      </w:tr>
      <w:tr w:rsidR="00B94F1C" w:rsidRPr="00B94F1C" w14:paraId="1A16687C"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4D0626"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lastRenderedPageBreak/>
              <w:t>Active</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F1C2DC"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9CD50B5"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Boolean</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9E00FB"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User</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984CC4"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True / False</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C5BBCB"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True</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C22440"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System</w:t>
            </w: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F58C5B" w14:textId="77777777" w:rsidR="00B81854" w:rsidRPr="000B2097" w:rsidRDefault="00B8185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Controls whether this monitoring definition is active.</w:t>
            </w:r>
          </w:p>
        </w:tc>
      </w:tr>
      <w:tr w:rsidR="00B94F1C" w:rsidRPr="00B94F1C" w14:paraId="5DEE2941" w14:textId="77777777" w:rsidTr="000B2097">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7AACA8C9" w14:textId="4CFC8F9C"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GapDetectionEnabled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4CD42679" w14:textId="101E38AE"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O</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01D4C8C0" w14:textId="727118FD"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Boolean</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5B262A97" w14:textId="77D8A16F"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User</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623CCF94" w14:textId="4CB6255F"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False</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51F440BF" w14:textId="02C485B5"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Settings</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2264D361" w14:textId="466D69B4" w:rsidR="00B94F1C" w:rsidRPr="000B2097" w:rsidRDefault="00B94F1C" w:rsidP="00B94F1C">
            <w:pPr>
              <w:pStyle w:val="NormalWeb"/>
              <w:spacing w:before="0" w:beforeAutospacing="0" w:after="0" w:afterAutospacing="0"/>
              <w:rPr>
                <w:rFonts w:ascii="Calibri" w:hAnsi="Calibri" w:cs="Calibri"/>
                <w:sz w:val="16"/>
                <w:szCs w:val="16"/>
              </w:rPr>
            </w:pP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110DEA9C" w14:textId="7EE9DF2B"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Enables missed monitoring gap detection.</w:t>
            </w:r>
          </w:p>
        </w:tc>
      </w:tr>
      <w:tr w:rsidR="00B94F1C" w:rsidRPr="00B94F1C" w14:paraId="23A71B3E" w14:textId="77777777" w:rsidTr="000B2097">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27D5D5ED" w14:textId="5E292AF2"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GapRuleType</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517CB62B" w14:textId="6C6162E6"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Conditional</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38657DFE" w14:textId="6F1BFB5A"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289F421B" w14:textId="1F8697D2"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Metadata Registry</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00B7CE91" w14:textId="097B0AF7"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None</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267C5277" w14:textId="506057A2"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Settings</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0A746525" w14:textId="2BC5BC7F" w:rsidR="00B94F1C" w:rsidRPr="000B2097" w:rsidRDefault="00B94F1C" w:rsidP="00B94F1C">
            <w:pPr>
              <w:pStyle w:val="NormalWeb"/>
              <w:spacing w:before="0" w:beforeAutospacing="0" w:after="0" w:afterAutospacing="0"/>
              <w:rPr>
                <w:rFonts w:ascii="Calibri" w:hAnsi="Calibri" w:cs="Calibri"/>
                <w:sz w:val="16"/>
                <w:szCs w:val="16"/>
              </w:rPr>
            </w:pP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2E58E71D" w14:textId="1329C108"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Required if GapDetectionEnabled = True. Values: ConsecutiveMissedWindows, MissedCountInPeriod.</w:t>
            </w:r>
          </w:p>
        </w:tc>
      </w:tr>
      <w:tr w:rsidR="00B94F1C" w:rsidRPr="00B94F1C" w14:paraId="5F0B250F" w14:textId="77777777" w:rsidTr="000B2097">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7A5720EB" w14:textId="1F1B08C9"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MissedWindowCountForGap</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7B96E282" w14:textId="6B2CCD60"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Conditional</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667CA144" w14:textId="30CFCB38"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Integer</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56439A46" w14:textId="2EB3FA0A"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User</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7A8250D5" w14:textId="498C0B2D"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None</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746400AC" w14:textId="1C95AA5F"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Settings</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3B7ACC15" w14:textId="5BDD1E04" w:rsidR="00B94F1C" w:rsidRPr="000B2097" w:rsidRDefault="00B94F1C" w:rsidP="00B94F1C">
            <w:pPr>
              <w:pStyle w:val="NormalWeb"/>
              <w:spacing w:before="0" w:beforeAutospacing="0" w:after="0" w:afterAutospacing="0"/>
              <w:rPr>
                <w:rFonts w:ascii="Calibri" w:hAnsi="Calibri" w:cs="Calibri"/>
                <w:sz w:val="16"/>
                <w:szCs w:val="16"/>
              </w:rPr>
            </w:pP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70F4165F" w14:textId="5D217D51"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Number of missed expected windows before gap action. Example: 2.</w:t>
            </w:r>
          </w:p>
        </w:tc>
      </w:tr>
      <w:tr w:rsidR="00B94F1C" w:rsidRPr="00B94F1C" w14:paraId="5F7A3B3C" w14:textId="77777777" w:rsidTr="000B2097">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76728ADA" w14:textId="3B209592"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GapEvaluationPeriod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2345CDED" w14:textId="6C16E372"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Conditional</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47F9B2D2" w14:textId="45206B59"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Duration / Enum</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514E0532" w14:textId="07C31492"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User / Metadata</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392A2003" w14:textId="61F8D358"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None</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201AEC8E" w14:textId="21D0BA8D"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Settings</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43F1D8C8" w14:textId="37388846" w:rsidR="00B94F1C" w:rsidRPr="000B2097" w:rsidRDefault="00B94F1C" w:rsidP="00B94F1C">
            <w:pPr>
              <w:pStyle w:val="NormalWeb"/>
              <w:spacing w:before="0" w:beforeAutospacing="0" w:after="0" w:afterAutospacing="0"/>
              <w:rPr>
                <w:rFonts w:ascii="Calibri" w:hAnsi="Calibri" w:cs="Calibri"/>
                <w:sz w:val="16"/>
                <w:szCs w:val="16"/>
              </w:rPr>
            </w:pP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3016384A" w14:textId="4552A49B"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Required only if GapRuleType = MissedCountInPeriod. Example: 7 days.</w:t>
            </w:r>
          </w:p>
        </w:tc>
      </w:tr>
      <w:tr w:rsidR="00B94F1C" w:rsidRPr="00B94F1C" w14:paraId="15D36510" w14:textId="77777777" w:rsidTr="000B2097">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657F6D29" w14:textId="6A6AF82F"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GapAlertRequired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648B987B" w14:textId="24C02201"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O</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5A6597AD" w14:textId="79E54EA9"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Boolean</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06789E65" w14:textId="6D07A27A"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User</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5C61344C" w14:textId="58F1108A"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False</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18203CE0" w14:textId="33145F77"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Settings</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27CC1B1E" w14:textId="0ED0BDA0" w:rsidR="00B94F1C" w:rsidRPr="000B2097" w:rsidRDefault="00B94F1C" w:rsidP="00B94F1C">
            <w:pPr>
              <w:pStyle w:val="NormalWeb"/>
              <w:spacing w:before="0" w:beforeAutospacing="0" w:after="0" w:afterAutospacing="0"/>
              <w:rPr>
                <w:rFonts w:ascii="Calibri" w:hAnsi="Calibri" w:cs="Calibri"/>
                <w:sz w:val="16"/>
                <w:szCs w:val="16"/>
              </w:rPr>
            </w:pP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5C391B26" w14:textId="2055DD62"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If true, Monitoring Service sends alert-trigger input to Alert Service when gap rule is met.</w:t>
            </w:r>
          </w:p>
        </w:tc>
      </w:tr>
      <w:tr w:rsidR="00B94F1C" w:rsidRPr="00B94F1C" w14:paraId="218913EE" w14:textId="77777777" w:rsidTr="00B94F1C">
        <w:tc>
          <w:tcPr>
            <w:tcW w:w="18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2AAFE139" w14:textId="0908D173"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LinkedGapAlertPolicyTemplateVersionID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38600766" w14:textId="3257CFBE"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Conditional</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5708A50D" w14:textId="6DC970E1"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UUID</w:t>
            </w:r>
          </w:p>
        </w:tc>
        <w:tc>
          <w:tcPr>
            <w:tcW w:w="9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01B0CB21" w14:textId="63FC652B"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Template Reference</w:t>
            </w: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766D5793" w14:textId="64C1FF01"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None</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5BC59126" w14:textId="0160C825"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Settings</w:t>
            </w:r>
          </w:p>
        </w:tc>
        <w:tc>
          <w:tcPr>
            <w:tcW w:w="5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455E3B0B" w14:textId="79074E95" w:rsidR="00B94F1C" w:rsidRPr="000B2097" w:rsidRDefault="00B94F1C" w:rsidP="00B94F1C">
            <w:pPr>
              <w:pStyle w:val="NormalWeb"/>
              <w:spacing w:before="0" w:beforeAutospacing="0" w:after="0" w:afterAutospacing="0"/>
              <w:rPr>
                <w:rFonts w:ascii="Calibri" w:hAnsi="Calibri" w:cs="Calibri"/>
                <w:sz w:val="16"/>
                <w:szCs w:val="16"/>
              </w:rPr>
            </w:pPr>
          </w:p>
        </w:tc>
        <w:tc>
          <w:tcPr>
            <w:tcW w:w="26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tcPr>
          <w:p w14:paraId="4B0BDF79" w14:textId="30E35A72" w:rsidR="00B94F1C" w:rsidRPr="000B2097" w:rsidRDefault="00B94F1C" w:rsidP="00B94F1C">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Required if GapAlertRequired = True. References published Alert Policy Template.</w:t>
            </w:r>
          </w:p>
        </w:tc>
      </w:tr>
    </w:tbl>
    <w:p w14:paraId="1C45D1ED" w14:textId="77777777" w:rsidR="004C52CF" w:rsidRDefault="004C52CF" w:rsidP="004C52CF">
      <w:pPr>
        <w:pStyle w:val="NormalWeb"/>
        <w:spacing w:before="0" w:beforeAutospacing="0" w:after="0" w:afterAutospacing="0"/>
        <w:rPr>
          <w:rFonts w:ascii="Calibri" w:hAnsi="Calibri" w:cs="Calibri"/>
          <w:b/>
          <w:bCs/>
          <w:sz w:val="18"/>
          <w:szCs w:val="18"/>
        </w:rPr>
      </w:pPr>
    </w:p>
    <w:p w14:paraId="1B4DCF8D" w14:textId="506DB857" w:rsidR="004C52CF" w:rsidRDefault="004C52CF" w:rsidP="004C52CF">
      <w:pPr>
        <w:pStyle w:val="NormalWeb"/>
        <w:spacing w:before="0" w:beforeAutospacing="0" w:after="0" w:afterAutospacing="0"/>
        <w:rPr>
          <w:rFonts w:ascii="Calibri" w:hAnsi="Calibri" w:cs="Calibri"/>
          <w:sz w:val="18"/>
          <w:szCs w:val="18"/>
        </w:rPr>
      </w:pPr>
      <w:r>
        <w:rPr>
          <w:rFonts w:ascii="Calibri" w:hAnsi="Calibri" w:cs="Calibri"/>
          <w:b/>
          <w:bCs/>
          <w:sz w:val="18"/>
          <w:szCs w:val="18"/>
        </w:rPr>
        <w:t>Key Rules</w:t>
      </w:r>
    </w:p>
    <w:p w14:paraId="13200395" w14:textId="77777777" w:rsidR="004C52CF" w:rsidRDefault="004C52CF" w:rsidP="004C52CF">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32570B05" w14:textId="77777777" w:rsidR="00EE6605" w:rsidRDefault="00EE6605" w:rsidP="000B2097">
      <w:pPr>
        <w:numPr>
          <w:ilvl w:val="0"/>
          <w:numId w:val="101"/>
        </w:numPr>
        <w:textAlignment w:val="center"/>
        <w:rPr>
          <w:rFonts w:ascii="Calibri" w:hAnsi="Calibri" w:cs="Calibri"/>
          <w:sz w:val="22"/>
          <w:szCs w:val="22"/>
        </w:rPr>
      </w:pPr>
      <w:r>
        <w:rPr>
          <w:rFonts w:ascii="Calibri" w:hAnsi="Calibri" w:cs="Calibri"/>
          <w:sz w:val="18"/>
          <w:szCs w:val="18"/>
        </w:rPr>
        <w:t xml:space="preserve">Monitoring Template owns monitoring configuration only. </w:t>
      </w:r>
    </w:p>
    <w:p w14:paraId="504E7AAF" w14:textId="77777777" w:rsidR="00EE6605" w:rsidRDefault="00EE6605" w:rsidP="000B2097">
      <w:pPr>
        <w:numPr>
          <w:ilvl w:val="0"/>
          <w:numId w:val="101"/>
        </w:numPr>
        <w:textAlignment w:val="center"/>
        <w:rPr>
          <w:rFonts w:ascii="Calibri" w:hAnsi="Calibri" w:cs="Calibri"/>
          <w:sz w:val="22"/>
          <w:szCs w:val="22"/>
        </w:rPr>
      </w:pPr>
      <w:r>
        <w:rPr>
          <w:rFonts w:ascii="Calibri" w:hAnsi="Calibri" w:cs="Calibri"/>
          <w:sz w:val="18"/>
          <w:szCs w:val="18"/>
        </w:rPr>
        <w:t xml:space="preserve">Monitoring Template identifies monitored entities using AppliesToType + LinkedEntityCode. </w:t>
      </w:r>
    </w:p>
    <w:p w14:paraId="6DC575EF" w14:textId="77777777" w:rsidR="00EE6605" w:rsidRDefault="00EE6605" w:rsidP="000B2097">
      <w:pPr>
        <w:numPr>
          <w:ilvl w:val="0"/>
          <w:numId w:val="101"/>
        </w:numPr>
        <w:textAlignment w:val="center"/>
        <w:rPr>
          <w:rFonts w:ascii="Calibri" w:hAnsi="Calibri" w:cs="Calibri"/>
          <w:sz w:val="22"/>
          <w:szCs w:val="22"/>
        </w:rPr>
      </w:pPr>
      <w:r>
        <w:rPr>
          <w:rFonts w:ascii="Calibri" w:hAnsi="Calibri" w:cs="Calibri"/>
          <w:sz w:val="18"/>
          <w:szCs w:val="18"/>
        </w:rPr>
        <w:t xml:space="preserve">Monitoring Template may reference a Symptom Template where the monitoring configuration requires questionnaire/form context. </w:t>
      </w:r>
    </w:p>
    <w:p w14:paraId="4B4A38B3" w14:textId="77777777" w:rsidR="00EE6605" w:rsidRDefault="00EE6605" w:rsidP="000B2097">
      <w:pPr>
        <w:numPr>
          <w:ilvl w:val="0"/>
          <w:numId w:val="101"/>
        </w:numPr>
        <w:textAlignment w:val="center"/>
        <w:rPr>
          <w:rFonts w:ascii="Calibri" w:hAnsi="Calibri" w:cs="Calibri"/>
          <w:sz w:val="22"/>
          <w:szCs w:val="22"/>
        </w:rPr>
      </w:pPr>
      <w:r>
        <w:rPr>
          <w:rFonts w:ascii="Calibri" w:hAnsi="Calibri" w:cs="Calibri"/>
          <w:sz w:val="18"/>
          <w:szCs w:val="18"/>
        </w:rPr>
        <w:t xml:space="preserve">DataSources defines which source types are enabled for the monitored item and should drive downstream input/device enablement behavior where applicable. </w:t>
      </w:r>
    </w:p>
    <w:p w14:paraId="796E1400" w14:textId="77777777" w:rsidR="00EE6605" w:rsidRDefault="00EE6605" w:rsidP="000B2097">
      <w:pPr>
        <w:numPr>
          <w:ilvl w:val="0"/>
          <w:numId w:val="101"/>
        </w:numPr>
        <w:textAlignment w:val="center"/>
        <w:rPr>
          <w:rFonts w:ascii="Calibri" w:hAnsi="Calibri" w:cs="Calibri"/>
          <w:sz w:val="22"/>
          <w:szCs w:val="22"/>
        </w:rPr>
      </w:pPr>
      <w:r>
        <w:rPr>
          <w:rFonts w:ascii="Calibri" w:hAnsi="Calibri" w:cs="Calibri"/>
          <w:sz w:val="18"/>
          <w:szCs w:val="18"/>
        </w:rPr>
        <w:t xml:space="preserve">AllowedDevices defines which device types may be recommended or enabled when device-based monitoring is supported. </w:t>
      </w:r>
    </w:p>
    <w:p w14:paraId="0F023033" w14:textId="77777777" w:rsidR="00EE6605" w:rsidRDefault="00EE6605" w:rsidP="000B2097">
      <w:pPr>
        <w:numPr>
          <w:ilvl w:val="0"/>
          <w:numId w:val="101"/>
        </w:numPr>
        <w:textAlignment w:val="center"/>
        <w:rPr>
          <w:rFonts w:ascii="Calibri" w:hAnsi="Calibri" w:cs="Calibri"/>
          <w:sz w:val="22"/>
          <w:szCs w:val="22"/>
        </w:rPr>
      </w:pPr>
      <w:r>
        <w:rPr>
          <w:rFonts w:ascii="Calibri" w:hAnsi="Calibri" w:cs="Calibri"/>
          <w:sz w:val="18"/>
          <w:szCs w:val="18"/>
        </w:rPr>
        <w:t xml:space="preserve">Monitoring Template does not define threshold ranges, alert policy for threshold breaches, runtime task creation, or billing calculation. </w:t>
      </w:r>
    </w:p>
    <w:p w14:paraId="61FFD317" w14:textId="77777777" w:rsidR="00EE6605" w:rsidRDefault="00EE6605" w:rsidP="000B2097">
      <w:pPr>
        <w:numPr>
          <w:ilvl w:val="0"/>
          <w:numId w:val="101"/>
        </w:numPr>
        <w:textAlignment w:val="center"/>
        <w:rPr>
          <w:rFonts w:ascii="Calibri" w:hAnsi="Calibri" w:cs="Calibri"/>
          <w:sz w:val="22"/>
          <w:szCs w:val="22"/>
        </w:rPr>
      </w:pPr>
      <w:r>
        <w:rPr>
          <w:rFonts w:ascii="Calibri" w:hAnsi="Calibri" w:cs="Calibri"/>
          <w:sz w:val="18"/>
          <w:szCs w:val="18"/>
        </w:rPr>
        <w:t xml:space="preserve">Where ThresholdApplicable = True, threshold runtime setup is initiated using the monitored entity context; ongoing threshold evaluation is owned by Threshold Runtime Service. </w:t>
      </w:r>
    </w:p>
    <w:p w14:paraId="2E520CE5" w14:textId="77777777" w:rsidR="00EE6605" w:rsidRDefault="00EE6605" w:rsidP="000B2097">
      <w:pPr>
        <w:numPr>
          <w:ilvl w:val="0"/>
          <w:numId w:val="101"/>
        </w:numPr>
        <w:textAlignment w:val="center"/>
        <w:rPr>
          <w:rFonts w:ascii="Calibri" w:hAnsi="Calibri" w:cs="Calibri"/>
          <w:sz w:val="22"/>
          <w:szCs w:val="22"/>
        </w:rPr>
      </w:pPr>
      <w:r>
        <w:rPr>
          <w:rFonts w:ascii="Calibri" w:hAnsi="Calibri" w:cs="Calibri"/>
          <w:sz w:val="18"/>
          <w:szCs w:val="18"/>
        </w:rPr>
        <w:t xml:space="preserve">Monitoring gap detection and gap-alert configuration remain part of Monitoring Template. </w:t>
      </w:r>
    </w:p>
    <w:p w14:paraId="1CC58A7B" w14:textId="77777777" w:rsidR="00EE6605" w:rsidRDefault="00EE6605" w:rsidP="000B2097">
      <w:pPr>
        <w:numPr>
          <w:ilvl w:val="0"/>
          <w:numId w:val="101"/>
        </w:numPr>
        <w:textAlignment w:val="center"/>
        <w:rPr>
          <w:rFonts w:ascii="Calibri" w:hAnsi="Calibri" w:cs="Calibri"/>
          <w:sz w:val="22"/>
          <w:szCs w:val="22"/>
        </w:rPr>
      </w:pPr>
      <w:r>
        <w:rPr>
          <w:rFonts w:ascii="Calibri" w:hAnsi="Calibri" w:cs="Calibri"/>
          <w:sz w:val="18"/>
          <w:szCs w:val="18"/>
        </w:rPr>
        <w:t xml:space="preserve">Monitoring frequency may support downstream patient check-ins and reminders. </w:t>
      </w:r>
    </w:p>
    <w:p w14:paraId="2D1E4ADB" w14:textId="7771C5FD" w:rsidR="00EE6605" w:rsidRPr="000B2097" w:rsidRDefault="00EE6605" w:rsidP="000B2097">
      <w:pPr>
        <w:numPr>
          <w:ilvl w:val="0"/>
          <w:numId w:val="101"/>
        </w:numPr>
        <w:textAlignment w:val="center"/>
        <w:rPr>
          <w:rFonts w:ascii="Calibri" w:hAnsi="Calibri" w:cs="Calibri"/>
          <w:sz w:val="22"/>
          <w:szCs w:val="22"/>
        </w:rPr>
      </w:pPr>
      <w:r>
        <w:rPr>
          <w:rFonts w:ascii="Calibri" w:hAnsi="Calibri" w:cs="Calibri"/>
          <w:sz w:val="18"/>
          <w:szCs w:val="18"/>
        </w:rPr>
        <w:t>Device is one supported monitoring source, not a required monitoring model</w:t>
      </w:r>
    </w:p>
    <w:p w14:paraId="1DA86931" w14:textId="64025740" w:rsidR="006932D8" w:rsidRPr="009B037E" w:rsidRDefault="006932D8" w:rsidP="00F45909">
      <w:pPr>
        <w:pStyle w:val="Heading1"/>
        <w:numPr>
          <w:ilvl w:val="0"/>
          <w:numId w:val="9"/>
        </w:numPr>
        <w:rPr>
          <w:rFonts w:ascii="Calibri" w:eastAsia="Times New Roman" w:hAnsi="Calibri" w:cs="Calibri"/>
          <w:b/>
          <w:bCs/>
          <w:sz w:val="18"/>
          <w:szCs w:val="18"/>
        </w:rPr>
      </w:pPr>
      <w:bookmarkStart w:id="187" w:name="_Toc228300260"/>
      <w:r w:rsidRPr="009B037E">
        <w:rPr>
          <w:rFonts w:ascii="Calibri" w:eastAsia="Times New Roman" w:hAnsi="Calibri" w:cs="Calibri"/>
          <w:b/>
          <w:bCs/>
          <w:sz w:val="18"/>
          <w:szCs w:val="18"/>
        </w:rPr>
        <w:t>OKR MASTER TEMPLATE – DETAILED REQUIREMENTS</w:t>
      </w:r>
      <w:bookmarkEnd w:id="187"/>
    </w:p>
    <w:p w14:paraId="60D83179"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188" w:name="_Toc228300261"/>
      <w:r w:rsidRPr="009B037E">
        <w:rPr>
          <w:rFonts w:ascii="Calibri" w:eastAsia="Times New Roman" w:hAnsi="Calibri" w:cs="Calibri"/>
          <w:b/>
          <w:bCs/>
          <w:sz w:val="20"/>
          <w:szCs w:val="20"/>
        </w:rPr>
        <w:t>OKR Structure</w:t>
      </w:r>
      <w:bookmarkEnd w:id="188"/>
    </w:p>
    <w:p w14:paraId="63B13FFF" w14:textId="38DDAF53" w:rsidR="00ED6DED" w:rsidRDefault="00ED6DED" w:rsidP="000B2097">
      <w:pPr>
        <w:pStyle w:val="NormalWeb"/>
        <w:ind w:left="720"/>
        <w:rPr>
          <w:rFonts w:ascii="Calibri" w:hAnsi="Calibri" w:cs="Calibri"/>
          <w:sz w:val="18"/>
          <w:szCs w:val="18"/>
        </w:rPr>
      </w:pPr>
      <w:r w:rsidRPr="00ED6DED">
        <w:rPr>
          <w:rFonts w:ascii="Calibri" w:hAnsi="Calibri" w:cs="Calibri"/>
          <w:sz w:val="18"/>
          <w:szCs w:val="18"/>
        </w:rPr>
        <w:t>An OKR Template defines an optional structured goal framework used by Care Plan templates where advanced outcome tracking, care team execution structure, or analytics are required.</w:t>
      </w:r>
      <w:r>
        <w:rPr>
          <w:rFonts w:ascii="Calibri" w:hAnsi="Calibri" w:cs="Calibri"/>
          <w:sz w:val="18"/>
          <w:szCs w:val="18"/>
        </w:rPr>
        <w:t xml:space="preserve"> </w:t>
      </w:r>
      <w:r w:rsidRPr="00ED6DED">
        <w:rPr>
          <w:rFonts w:ascii="Calibri" w:hAnsi="Calibri" w:cs="Calibri"/>
          <w:sz w:val="18"/>
          <w:szCs w:val="18"/>
        </w:rPr>
        <w:t>OKR Template is not required for all Care Plans. A Care Plan links to an OKR Template only when OKREnabled = True.</w:t>
      </w:r>
    </w:p>
    <w:p w14:paraId="638781DD" w14:textId="77777777" w:rsidR="008D0C5C" w:rsidRPr="008D0C5C" w:rsidRDefault="008D0C5C" w:rsidP="00AB346B">
      <w:pPr>
        <w:pStyle w:val="NormalWeb"/>
        <w:spacing w:before="0" w:beforeAutospacing="0" w:after="0" w:afterAutospacing="0"/>
        <w:ind w:left="720"/>
        <w:rPr>
          <w:rFonts w:ascii="Calibri" w:hAnsi="Calibri" w:cs="Calibri"/>
          <w:sz w:val="18"/>
          <w:szCs w:val="18"/>
        </w:rPr>
      </w:pPr>
      <w:r w:rsidRPr="008D0C5C">
        <w:rPr>
          <w:rFonts w:ascii="Calibri" w:hAnsi="Calibri" w:cs="Calibri"/>
          <w:sz w:val="18"/>
          <w:szCs w:val="18"/>
        </w:rPr>
        <w:t>An OKR Template must define the following entities:</w:t>
      </w:r>
    </w:p>
    <w:p w14:paraId="608DE83B" w14:textId="77777777" w:rsidR="008D0C5C" w:rsidRPr="008D0C5C" w:rsidRDefault="008D0C5C" w:rsidP="007725E1">
      <w:pPr>
        <w:pStyle w:val="NormalWeb"/>
        <w:numPr>
          <w:ilvl w:val="0"/>
          <w:numId w:val="46"/>
        </w:numPr>
        <w:spacing w:before="0" w:beforeAutospacing="0" w:after="0" w:afterAutospacing="0"/>
        <w:rPr>
          <w:rFonts w:ascii="Calibri" w:hAnsi="Calibri" w:cs="Calibri"/>
          <w:sz w:val="18"/>
          <w:szCs w:val="18"/>
        </w:rPr>
      </w:pPr>
      <w:r w:rsidRPr="008D0C5C">
        <w:rPr>
          <w:rFonts w:ascii="Calibri" w:hAnsi="Calibri" w:cs="Calibri"/>
          <w:sz w:val="18"/>
          <w:szCs w:val="18"/>
        </w:rPr>
        <w:t xml:space="preserve">Objective </w:t>
      </w:r>
    </w:p>
    <w:p w14:paraId="3F12FD52" w14:textId="77777777" w:rsidR="008D0C5C" w:rsidRPr="008D0C5C" w:rsidRDefault="008D0C5C" w:rsidP="007725E1">
      <w:pPr>
        <w:pStyle w:val="NormalWeb"/>
        <w:numPr>
          <w:ilvl w:val="0"/>
          <w:numId w:val="46"/>
        </w:numPr>
        <w:spacing w:before="0" w:beforeAutospacing="0" w:after="0" w:afterAutospacing="0"/>
        <w:rPr>
          <w:rFonts w:ascii="Calibri" w:hAnsi="Calibri" w:cs="Calibri"/>
          <w:sz w:val="18"/>
          <w:szCs w:val="18"/>
        </w:rPr>
      </w:pPr>
      <w:r w:rsidRPr="008D0C5C">
        <w:rPr>
          <w:rFonts w:ascii="Calibri" w:hAnsi="Calibri" w:cs="Calibri"/>
          <w:sz w:val="18"/>
          <w:szCs w:val="18"/>
        </w:rPr>
        <w:t xml:space="preserve">Key Result (KR) </w:t>
      </w:r>
    </w:p>
    <w:p w14:paraId="568CFD1E" w14:textId="77777777" w:rsidR="008D0C5C" w:rsidRPr="009B037E" w:rsidRDefault="008D0C5C" w:rsidP="007725E1">
      <w:pPr>
        <w:pStyle w:val="NormalWeb"/>
        <w:numPr>
          <w:ilvl w:val="0"/>
          <w:numId w:val="46"/>
        </w:numPr>
        <w:spacing w:before="0" w:beforeAutospacing="0" w:after="0" w:afterAutospacing="0"/>
        <w:rPr>
          <w:rFonts w:ascii="Calibri" w:hAnsi="Calibri" w:cs="Calibri"/>
          <w:sz w:val="18"/>
          <w:szCs w:val="18"/>
        </w:rPr>
      </w:pPr>
      <w:r w:rsidRPr="008D0C5C">
        <w:rPr>
          <w:rFonts w:ascii="Calibri" w:hAnsi="Calibri" w:cs="Calibri"/>
          <w:sz w:val="18"/>
          <w:szCs w:val="18"/>
        </w:rPr>
        <w:t xml:space="preserve">Metric Linkage </w:t>
      </w:r>
    </w:p>
    <w:p w14:paraId="1317B51E" w14:textId="5786575B" w:rsidR="006E3721" w:rsidRPr="008D0C5C" w:rsidRDefault="006E3721" w:rsidP="007725E1">
      <w:pPr>
        <w:pStyle w:val="NormalWeb"/>
        <w:numPr>
          <w:ilvl w:val="0"/>
          <w:numId w:val="46"/>
        </w:numPr>
        <w:spacing w:before="0" w:beforeAutospacing="0" w:after="0" w:afterAutospacing="0"/>
        <w:rPr>
          <w:rFonts w:ascii="Calibri" w:hAnsi="Calibri" w:cs="Calibri"/>
          <w:sz w:val="18"/>
          <w:szCs w:val="18"/>
        </w:rPr>
      </w:pPr>
      <w:r w:rsidRPr="009B037E">
        <w:rPr>
          <w:rFonts w:ascii="Calibri" w:hAnsi="Calibri" w:cs="Calibri"/>
          <w:sz w:val="18"/>
          <w:szCs w:val="18"/>
        </w:rPr>
        <w:t>Symptom Linka</w:t>
      </w:r>
      <w:r w:rsidR="00FA6FCC" w:rsidRPr="009B037E">
        <w:rPr>
          <w:rFonts w:ascii="Calibri" w:hAnsi="Calibri" w:cs="Calibri"/>
          <w:sz w:val="18"/>
          <w:szCs w:val="18"/>
        </w:rPr>
        <w:t>ge</w:t>
      </w:r>
    </w:p>
    <w:p w14:paraId="79D748ED" w14:textId="77777777" w:rsidR="008D0C5C" w:rsidRPr="008D0C5C" w:rsidRDefault="008D0C5C" w:rsidP="007725E1">
      <w:pPr>
        <w:pStyle w:val="NormalWeb"/>
        <w:numPr>
          <w:ilvl w:val="0"/>
          <w:numId w:val="46"/>
        </w:numPr>
        <w:spacing w:before="0" w:beforeAutospacing="0" w:after="0" w:afterAutospacing="0"/>
        <w:rPr>
          <w:rFonts w:ascii="Calibri" w:hAnsi="Calibri" w:cs="Calibri"/>
          <w:sz w:val="18"/>
          <w:szCs w:val="18"/>
        </w:rPr>
      </w:pPr>
      <w:r w:rsidRPr="008D0C5C">
        <w:rPr>
          <w:rFonts w:ascii="Calibri" w:hAnsi="Calibri" w:cs="Calibri"/>
          <w:sz w:val="18"/>
          <w:szCs w:val="18"/>
        </w:rPr>
        <w:t xml:space="preserve">Progress Evaluation </w:t>
      </w:r>
    </w:p>
    <w:p w14:paraId="5315B4EA" w14:textId="77777777" w:rsidR="008D0C5C" w:rsidRPr="008D0C5C" w:rsidRDefault="008D0C5C" w:rsidP="007725E1">
      <w:pPr>
        <w:pStyle w:val="NormalWeb"/>
        <w:numPr>
          <w:ilvl w:val="0"/>
          <w:numId w:val="46"/>
        </w:numPr>
        <w:spacing w:before="0" w:beforeAutospacing="0" w:after="0" w:afterAutospacing="0"/>
        <w:rPr>
          <w:rFonts w:ascii="Calibri" w:hAnsi="Calibri" w:cs="Calibri"/>
          <w:sz w:val="18"/>
          <w:szCs w:val="18"/>
        </w:rPr>
      </w:pPr>
      <w:r w:rsidRPr="008D0C5C">
        <w:rPr>
          <w:rFonts w:ascii="Calibri" w:hAnsi="Calibri" w:cs="Calibri"/>
          <w:sz w:val="18"/>
          <w:szCs w:val="18"/>
        </w:rPr>
        <w:t>Task Linkage</w:t>
      </w:r>
    </w:p>
    <w:p w14:paraId="245344E4"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189" w:name="_Toc225800117"/>
      <w:bookmarkStart w:id="190" w:name="_Toc225800801"/>
      <w:bookmarkStart w:id="191" w:name="_Toc225800980"/>
      <w:bookmarkStart w:id="192" w:name="_Toc225800118"/>
      <w:bookmarkStart w:id="193" w:name="_Toc225800802"/>
      <w:bookmarkStart w:id="194" w:name="_Toc225800981"/>
      <w:bookmarkStart w:id="195" w:name="_Toc225800119"/>
      <w:bookmarkStart w:id="196" w:name="_Toc225800803"/>
      <w:bookmarkStart w:id="197" w:name="_Toc225800982"/>
      <w:bookmarkStart w:id="198" w:name="_Toc225800120"/>
      <w:bookmarkStart w:id="199" w:name="_Toc225800804"/>
      <w:bookmarkStart w:id="200" w:name="_Toc225800983"/>
      <w:bookmarkStart w:id="201" w:name="_Toc225800121"/>
      <w:bookmarkStart w:id="202" w:name="_Toc225800805"/>
      <w:bookmarkStart w:id="203" w:name="_Toc225800984"/>
      <w:bookmarkStart w:id="204" w:name="_Toc225800122"/>
      <w:bookmarkStart w:id="205" w:name="_Toc225800806"/>
      <w:bookmarkStart w:id="206" w:name="_Toc225800985"/>
      <w:bookmarkStart w:id="207" w:name="_Toc225800123"/>
      <w:bookmarkStart w:id="208" w:name="_Toc225800807"/>
      <w:bookmarkStart w:id="209" w:name="_Toc225800986"/>
      <w:bookmarkStart w:id="210" w:name="_Toc225800124"/>
      <w:bookmarkStart w:id="211" w:name="_Toc225800808"/>
      <w:bookmarkStart w:id="212" w:name="_Toc225800987"/>
      <w:bookmarkStart w:id="213" w:name="_Toc225800125"/>
      <w:bookmarkStart w:id="214" w:name="_Toc225800809"/>
      <w:bookmarkStart w:id="215" w:name="_Toc225800988"/>
      <w:bookmarkStart w:id="216" w:name="_Toc225800126"/>
      <w:bookmarkStart w:id="217" w:name="_Toc225800810"/>
      <w:bookmarkStart w:id="218" w:name="_Toc225800989"/>
      <w:bookmarkStart w:id="219" w:name="_Toc225800127"/>
      <w:bookmarkStart w:id="220" w:name="_Toc225800811"/>
      <w:bookmarkStart w:id="221" w:name="_Toc225800990"/>
      <w:bookmarkStart w:id="222" w:name="_Toc225800128"/>
      <w:bookmarkStart w:id="223" w:name="_Toc225800812"/>
      <w:bookmarkStart w:id="224" w:name="_Toc225800991"/>
      <w:bookmarkStart w:id="225" w:name="_Toc228300262"/>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r w:rsidRPr="009B037E">
        <w:rPr>
          <w:rFonts w:ascii="Calibri" w:eastAsia="Times New Roman" w:hAnsi="Calibri" w:cs="Calibri"/>
          <w:b/>
          <w:bCs/>
          <w:sz w:val="20"/>
          <w:szCs w:val="20"/>
        </w:rPr>
        <w:lastRenderedPageBreak/>
        <w:t>Objective Definition Fields</w:t>
      </w:r>
      <w:bookmarkEnd w:id="225"/>
    </w:p>
    <w:tbl>
      <w:tblPr>
        <w:tblW w:w="0" w:type="auto"/>
        <w:tblInd w:w="65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84"/>
        <w:gridCol w:w="1088"/>
        <w:gridCol w:w="1541"/>
        <w:gridCol w:w="1444"/>
        <w:gridCol w:w="2033"/>
      </w:tblGrid>
      <w:tr w:rsidR="00EF04CE" w:rsidRPr="009B037E" w14:paraId="46806D77" w14:textId="77777777" w:rsidTr="00D203C4">
        <w:tc>
          <w:tcPr>
            <w:tcW w:w="178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86B60C" w14:textId="77777777" w:rsidR="006A1331" w:rsidRPr="009B037E" w:rsidRDefault="006A1331">
            <w:pPr>
              <w:rPr>
                <w:rFonts w:ascii="Calibri" w:hAnsi="Calibri" w:cs="Calibri"/>
                <w:sz w:val="18"/>
                <w:szCs w:val="18"/>
              </w:rPr>
            </w:pPr>
            <w:r w:rsidRPr="009B037E">
              <w:rPr>
                <w:rFonts w:ascii="Calibri" w:hAnsi="Calibri" w:cs="Calibri"/>
                <w:b/>
                <w:bCs/>
                <w:sz w:val="18"/>
                <w:szCs w:val="18"/>
              </w:rPr>
              <w:t>Field</w:t>
            </w:r>
          </w:p>
        </w:tc>
        <w:tc>
          <w:tcPr>
            <w:tcW w:w="10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02AE52" w14:textId="77777777" w:rsidR="006A1331" w:rsidRPr="009B037E" w:rsidRDefault="006A1331">
            <w:pPr>
              <w:rPr>
                <w:rFonts w:ascii="Calibri" w:hAnsi="Calibri" w:cs="Calibri"/>
                <w:sz w:val="18"/>
                <w:szCs w:val="18"/>
              </w:rPr>
            </w:pPr>
            <w:r w:rsidRPr="009B037E">
              <w:rPr>
                <w:rFonts w:ascii="Calibri" w:hAnsi="Calibri" w:cs="Calibri"/>
                <w:b/>
                <w:bCs/>
                <w:sz w:val="18"/>
                <w:szCs w:val="18"/>
              </w:rPr>
              <w:t>Mandatory</w:t>
            </w:r>
          </w:p>
        </w:tc>
        <w:tc>
          <w:tcPr>
            <w:tcW w:w="1541" w:type="dxa"/>
            <w:tcBorders>
              <w:top w:val="single" w:sz="8" w:space="0" w:color="A3A3A3"/>
              <w:left w:val="single" w:sz="8" w:space="0" w:color="A3A3A3"/>
              <w:bottom w:val="single" w:sz="8" w:space="0" w:color="A3A3A3"/>
              <w:right w:val="single" w:sz="8" w:space="0" w:color="A3A3A3"/>
            </w:tcBorders>
          </w:tcPr>
          <w:p w14:paraId="71E64FF6" w14:textId="6897CB74" w:rsidR="006A1331" w:rsidRPr="009B037E" w:rsidRDefault="006A1331">
            <w:pPr>
              <w:rPr>
                <w:rFonts w:ascii="Calibri" w:hAnsi="Calibri" w:cs="Calibri"/>
                <w:b/>
                <w:bCs/>
                <w:sz w:val="18"/>
                <w:szCs w:val="18"/>
              </w:rPr>
            </w:pPr>
            <w:r w:rsidRPr="009B037E">
              <w:rPr>
                <w:rFonts w:ascii="Calibri" w:hAnsi="Calibri" w:cs="Calibri"/>
                <w:b/>
                <w:bCs/>
                <w:sz w:val="18"/>
                <w:szCs w:val="18"/>
              </w:rPr>
              <w:t>Data Type</w:t>
            </w:r>
          </w:p>
        </w:tc>
        <w:tc>
          <w:tcPr>
            <w:tcW w:w="1444" w:type="dxa"/>
            <w:tcBorders>
              <w:top w:val="single" w:sz="8" w:space="0" w:color="A3A3A3"/>
              <w:left w:val="single" w:sz="8" w:space="0" w:color="A3A3A3"/>
              <w:bottom w:val="single" w:sz="8" w:space="0" w:color="A3A3A3"/>
              <w:right w:val="single" w:sz="8" w:space="0" w:color="A3A3A3"/>
            </w:tcBorders>
          </w:tcPr>
          <w:p w14:paraId="1A7438A0" w14:textId="69D67985" w:rsidR="006A1331" w:rsidRPr="009B037E" w:rsidRDefault="006A1331">
            <w:pPr>
              <w:rPr>
                <w:rFonts w:ascii="Calibri" w:hAnsi="Calibri" w:cs="Calibri"/>
                <w:b/>
                <w:bCs/>
                <w:sz w:val="18"/>
                <w:szCs w:val="18"/>
              </w:rPr>
            </w:pPr>
            <w:r w:rsidRPr="009B037E">
              <w:rPr>
                <w:rFonts w:ascii="Calibri" w:hAnsi="Calibri" w:cs="Calibri"/>
                <w:b/>
                <w:bCs/>
                <w:sz w:val="18"/>
                <w:szCs w:val="18"/>
              </w:rPr>
              <w:t>Display</w:t>
            </w:r>
          </w:p>
        </w:tc>
        <w:tc>
          <w:tcPr>
            <w:tcW w:w="20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9677D8" w14:textId="0E422438" w:rsidR="006A1331" w:rsidRPr="009B037E" w:rsidRDefault="006A1331">
            <w:pPr>
              <w:rPr>
                <w:rFonts w:ascii="Calibri" w:hAnsi="Calibri" w:cs="Calibri"/>
                <w:sz w:val="18"/>
                <w:szCs w:val="18"/>
              </w:rPr>
            </w:pPr>
            <w:r w:rsidRPr="009B037E">
              <w:rPr>
                <w:rFonts w:ascii="Calibri" w:hAnsi="Calibri" w:cs="Calibri"/>
                <w:b/>
                <w:bCs/>
                <w:sz w:val="18"/>
                <w:szCs w:val="18"/>
              </w:rPr>
              <w:t>Constraints</w:t>
            </w:r>
          </w:p>
        </w:tc>
      </w:tr>
      <w:tr w:rsidR="00EF04CE" w:rsidRPr="009B037E" w14:paraId="567E5670" w14:textId="77777777" w:rsidTr="00D203C4">
        <w:tc>
          <w:tcPr>
            <w:tcW w:w="178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F43975" w14:textId="77777777" w:rsidR="006A1331" w:rsidRPr="009B037E" w:rsidRDefault="006A1331">
            <w:pPr>
              <w:rPr>
                <w:rFonts w:ascii="Calibri" w:hAnsi="Calibri" w:cs="Calibri"/>
                <w:sz w:val="18"/>
                <w:szCs w:val="18"/>
              </w:rPr>
            </w:pPr>
            <w:r w:rsidRPr="009B037E">
              <w:rPr>
                <w:rFonts w:ascii="Calibri" w:hAnsi="Calibri" w:cs="Calibri"/>
                <w:sz w:val="18"/>
                <w:szCs w:val="18"/>
              </w:rPr>
              <w:t>Objective ID</w:t>
            </w:r>
          </w:p>
        </w:tc>
        <w:tc>
          <w:tcPr>
            <w:tcW w:w="10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4D256D" w14:textId="77777777" w:rsidR="006A1331" w:rsidRPr="009B037E" w:rsidRDefault="006A1331">
            <w:pPr>
              <w:rPr>
                <w:rFonts w:ascii="Calibri" w:hAnsi="Calibri" w:cs="Calibri"/>
                <w:sz w:val="18"/>
                <w:szCs w:val="18"/>
              </w:rPr>
            </w:pPr>
            <w:r w:rsidRPr="009B037E">
              <w:rPr>
                <w:rFonts w:ascii="Calibri" w:hAnsi="Calibri" w:cs="Calibri"/>
                <w:sz w:val="18"/>
                <w:szCs w:val="18"/>
              </w:rPr>
              <w:t>Yes</w:t>
            </w:r>
          </w:p>
        </w:tc>
        <w:tc>
          <w:tcPr>
            <w:tcW w:w="1541" w:type="dxa"/>
            <w:tcBorders>
              <w:top w:val="single" w:sz="8" w:space="0" w:color="A3A3A3"/>
              <w:left w:val="single" w:sz="8" w:space="0" w:color="A3A3A3"/>
              <w:bottom w:val="single" w:sz="8" w:space="0" w:color="A3A3A3"/>
              <w:right w:val="single" w:sz="8" w:space="0" w:color="A3A3A3"/>
            </w:tcBorders>
          </w:tcPr>
          <w:p w14:paraId="4DA1C454" w14:textId="0DFDA17E" w:rsidR="006A1331" w:rsidRPr="009B037E" w:rsidRDefault="006A1331">
            <w:pPr>
              <w:rPr>
                <w:rFonts w:ascii="Calibri" w:hAnsi="Calibri" w:cs="Calibri"/>
                <w:sz w:val="18"/>
                <w:szCs w:val="18"/>
              </w:rPr>
            </w:pPr>
            <w:r w:rsidRPr="009B037E">
              <w:rPr>
                <w:rFonts w:ascii="Calibri" w:hAnsi="Calibri" w:cs="Calibri"/>
                <w:sz w:val="18"/>
                <w:szCs w:val="18"/>
              </w:rPr>
              <w:t>UUID</w:t>
            </w:r>
          </w:p>
        </w:tc>
        <w:tc>
          <w:tcPr>
            <w:tcW w:w="1444" w:type="dxa"/>
            <w:tcBorders>
              <w:top w:val="single" w:sz="8" w:space="0" w:color="A3A3A3"/>
              <w:left w:val="single" w:sz="8" w:space="0" w:color="A3A3A3"/>
              <w:bottom w:val="single" w:sz="8" w:space="0" w:color="A3A3A3"/>
              <w:right w:val="single" w:sz="8" w:space="0" w:color="A3A3A3"/>
            </w:tcBorders>
          </w:tcPr>
          <w:p w14:paraId="67116E69" w14:textId="2802951D" w:rsidR="006A1331" w:rsidRPr="009B037E" w:rsidRDefault="006A1331">
            <w:pPr>
              <w:rPr>
                <w:rFonts w:ascii="Calibri" w:hAnsi="Calibri" w:cs="Calibri"/>
                <w:sz w:val="18"/>
                <w:szCs w:val="18"/>
              </w:rPr>
            </w:pPr>
            <w:r w:rsidRPr="009B037E">
              <w:rPr>
                <w:rFonts w:ascii="Calibri" w:hAnsi="Calibri" w:cs="Calibri"/>
                <w:sz w:val="18"/>
                <w:szCs w:val="18"/>
              </w:rPr>
              <w:t>System</w:t>
            </w:r>
          </w:p>
        </w:tc>
        <w:tc>
          <w:tcPr>
            <w:tcW w:w="20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F59C69" w14:textId="041CFC8D" w:rsidR="006A1331" w:rsidRPr="009B037E" w:rsidRDefault="006A1331">
            <w:pPr>
              <w:rPr>
                <w:rFonts w:ascii="Calibri" w:hAnsi="Calibri" w:cs="Calibri"/>
                <w:sz w:val="18"/>
                <w:szCs w:val="18"/>
              </w:rPr>
            </w:pPr>
            <w:r w:rsidRPr="009B037E">
              <w:rPr>
                <w:rFonts w:ascii="Calibri" w:hAnsi="Calibri" w:cs="Calibri"/>
                <w:sz w:val="18"/>
                <w:szCs w:val="18"/>
              </w:rPr>
              <w:t>Unique within template</w:t>
            </w:r>
          </w:p>
        </w:tc>
      </w:tr>
      <w:tr w:rsidR="00EF04CE" w:rsidRPr="009B037E" w14:paraId="330974C3" w14:textId="77777777" w:rsidTr="00D203C4">
        <w:tc>
          <w:tcPr>
            <w:tcW w:w="178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C6EEEA" w14:textId="77777777" w:rsidR="006A1331" w:rsidRPr="009B037E" w:rsidRDefault="006A1331">
            <w:pPr>
              <w:rPr>
                <w:rFonts w:ascii="Calibri" w:hAnsi="Calibri" w:cs="Calibri"/>
                <w:sz w:val="18"/>
                <w:szCs w:val="18"/>
              </w:rPr>
            </w:pPr>
            <w:r w:rsidRPr="009B037E">
              <w:rPr>
                <w:rFonts w:ascii="Calibri" w:hAnsi="Calibri" w:cs="Calibri"/>
                <w:sz w:val="18"/>
                <w:szCs w:val="18"/>
              </w:rPr>
              <w:t>Objective Text</w:t>
            </w:r>
          </w:p>
        </w:tc>
        <w:tc>
          <w:tcPr>
            <w:tcW w:w="10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C853E3" w14:textId="77777777" w:rsidR="006A1331" w:rsidRPr="009B037E" w:rsidRDefault="006A1331">
            <w:pPr>
              <w:rPr>
                <w:rFonts w:ascii="Calibri" w:hAnsi="Calibri" w:cs="Calibri"/>
                <w:sz w:val="18"/>
                <w:szCs w:val="18"/>
              </w:rPr>
            </w:pPr>
            <w:r w:rsidRPr="009B037E">
              <w:rPr>
                <w:rFonts w:ascii="Calibri" w:hAnsi="Calibri" w:cs="Calibri"/>
                <w:sz w:val="18"/>
                <w:szCs w:val="18"/>
              </w:rPr>
              <w:t>Yes</w:t>
            </w:r>
          </w:p>
        </w:tc>
        <w:tc>
          <w:tcPr>
            <w:tcW w:w="1541" w:type="dxa"/>
            <w:tcBorders>
              <w:top w:val="single" w:sz="8" w:space="0" w:color="A3A3A3"/>
              <w:left w:val="single" w:sz="8" w:space="0" w:color="A3A3A3"/>
              <w:bottom w:val="single" w:sz="8" w:space="0" w:color="A3A3A3"/>
              <w:right w:val="single" w:sz="8" w:space="0" w:color="A3A3A3"/>
            </w:tcBorders>
          </w:tcPr>
          <w:p w14:paraId="6146ECE0" w14:textId="4F710102" w:rsidR="006A1331" w:rsidRPr="009B037E" w:rsidRDefault="006A1331">
            <w:pPr>
              <w:rPr>
                <w:rFonts w:ascii="Calibri" w:hAnsi="Calibri" w:cs="Calibri"/>
                <w:sz w:val="18"/>
                <w:szCs w:val="18"/>
              </w:rPr>
            </w:pPr>
            <w:r w:rsidRPr="009B037E">
              <w:rPr>
                <w:rFonts w:ascii="Calibri" w:hAnsi="Calibri" w:cs="Calibri"/>
                <w:sz w:val="18"/>
                <w:szCs w:val="18"/>
              </w:rPr>
              <w:t>String(1-300)</w:t>
            </w:r>
          </w:p>
        </w:tc>
        <w:tc>
          <w:tcPr>
            <w:tcW w:w="1444" w:type="dxa"/>
            <w:tcBorders>
              <w:top w:val="single" w:sz="8" w:space="0" w:color="A3A3A3"/>
              <w:left w:val="single" w:sz="8" w:space="0" w:color="A3A3A3"/>
              <w:bottom w:val="single" w:sz="8" w:space="0" w:color="A3A3A3"/>
              <w:right w:val="single" w:sz="8" w:space="0" w:color="A3A3A3"/>
            </w:tcBorders>
          </w:tcPr>
          <w:p w14:paraId="38463A5D" w14:textId="406F5E2C" w:rsidR="006A1331" w:rsidRPr="009B037E" w:rsidRDefault="006A1331">
            <w:pPr>
              <w:rPr>
                <w:rFonts w:ascii="Calibri" w:hAnsi="Calibri" w:cs="Calibri"/>
                <w:sz w:val="18"/>
                <w:szCs w:val="18"/>
              </w:rPr>
            </w:pPr>
            <w:r w:rsidRPr="009B037E">
              <w:rPr>
                <w:rFonts w:ascii="Calibri" w:hAnsi="Calibri" w:cs="Calibri"/>
                <w:sz w:val="18"/>
                <w:szCs w:val="18"/>
              </w:rPr>
              <w:t>Main</w:t>
            </w:r>
          </w:p>
        </w:tc>
        <w:tc>
          <w:tcPr>
            <w:tcW w:w="20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FA3D2A" w14:textId="60264C33" w:rsidR="006A1331" w:rsidRPr="009B037E" w:rsidRDefault="006A1331">
            <w:pPr>
              <w:rPr>
                <w:rFonts w:ascii="Calibri" w:hAnsi="Calibri" w:cs="Calibri"/>
                <w:sz w:val="18"/>
                <w:szCs w:val="18"/>
              </w:rPr>
            </w:pPr>
            <w:r w:rsidRPr="009B037E">
              <w:rPr>
                <w:rFonts w:ascii="Calibri" w:hAnsi="Calibri" w:cs="Calibri"/>
                <w:sz w:val="18"/>
                <w:szCs w:val="18"/>
              </w:rPr>
              <w:t>1-300 chars</w:t>
            </w:r>
          </w:p>
        </w:tc>
      </w:tr>
      <w:tr w:rsidR="00EF04CE" w:rsidRPr="009B037E" w14:paraId="5511513E" w14:textId="77777777" w:rsidTr="00D203C4">
        <w:tc>
          <w:tcPr>
            <w:tcW w:w="178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D1241A" w14:textId="50EBA433" w:rsidR="006A1331" w:rsidRPr="009B037E" w:rsidRDefault="006A1331">
            <w:pPr>
              <w:rPr>
                <w:rFonts w:ascii="Calibri" w:hAnsi="Calibri" w:cs="Calibri"/>
                <w:sz w:val="18"/>
                <w:szCs w:val="18"/>
              </w:rPr>
            </w:pPr>
            <w:r w:rsidRPr="009B037E">
              <w:rPr>
                <w:rFonts w:ascii="Calibri" w:hAnsi="Calibri" w:cs="Calibri"/>
                <w:sz w:val="18"/>
                <w:szCs w:val="18"/>
              </w:rPr>
              <w:t>Objective Category</w:t>
            </w:r>
          </w:p>
        </w:tc>
        <w:tc>
          <w:tcPr>
            <w:tcW w:w="10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62A2F4" w14:textId="3B427FB9" w:rsidR="006A1331" w:rsidRPr="009B037E" w:rsidRDefault="006A1331">
            <w:pPr>
              <w:rPr>
                <w:rFonts w:ascii="Calibri" w:hAnsi="Calibri" w:cs="Calibri"/>
                <w:sz w:val="18"/>
                <w:szCs w:val="18"/>
              </w:rPr>
            </w:pPr>
            <w:r w:rsidRPr="009B037E">
              <w:rPr>
                <w:rFonts w:ascii="Calibri" w:hAnsi="Calibri" w:cs="Calibri"/>
                <w:sz w:val="18"/>
                <w:szCs w:val="18"/>
              </w:rPr>
              <w:t>No</w:t>
            </w:r>
          </w:p>
        </w:tc>
        <w:tc>
          <w:tcPr>
            <w:tcW w:w="1541" w:type="dxa"/>
            <w:tcBorders>
              <w:top w:val="single" w:sz="8" w:space="0" w:color="A3A3A3"/>
              <w:left w:val="single" w:sz="8" w:space="0" w:color="A3A3A3"/>
              <w:bottom w:val="single" w:sz="8" w:space="0" w:color="A3A3A3"/>
              <w:right w:val="single" w:sz="8" w:space="0" w:color="A3A3A3"/>
            </w:tcBorders>
          </w:tcPr>
          <w:p w14:paraId="39125C9B" w14:textId="3F5ABE10" w:rsidR="006A1331" w:rsidRPr="009B037E" w:rsidRDefault="006A1331">
            <w:pPr>
              <w:rPr>
                <w:rFonts w:ascii="Calibri" w:hAnsi="Calibri" w:cs="Calibri"/>
                <w:color w:val="000000" w:themeColor="text1"/>
                <w:sz w:val="18"/>
                <w:szCs w:val="18"/>
              </w:rPr>
            </w:pPr>
            <w:r w:rsidRPr="009B037E">
              <w:rPr>
                <w:rFonts w:ascii="Calibri" w:hAnsi="Calibri" w:cs="Calibri"/>
                <w:color w:val="000000" w:themeColor="text1"/>
                <w:sz w:val="18"/>
                <w:szCs w:val="18"/>
              </w:rPr>
              <w:t>Enum</w:t>
            </w:r>
          </w:p>
        </w:tc>
        <w:tc>
          <w:tcPr>
            <w:tcW w:w="1444" w:type="dxa"/>
            <w:tcBorders>
              <w:top w:val="single" w:sz="8" w:space="0" w:color="A3A3A3"/>
              <w:left w:val="single" w:sz="8" w:space="0" w:color="A3A3A3"/>
              <w:bottom w:val="single" w:sz="8" w:space="0" w:color="A3A3A3"/>
              <w:right w:val="single" w:sz="8" w:space="0" w:color="A3A3A3"/>
            </w:tcBorders>
          </w:tcPr>
          <w:p w14:paraId="1F32E201" w14:textId="745AE308" w:rsidR="006A1331" w:rsidRPr="009B037E" w:rsidRDefault="006A1331">
            <w:pPr>
              <w:rPr>
                <w:rFonts w:ascii="Calibri" w:hAnsi="Calibri" w:cs="Calibri"/>
                <w:color w:val="000000" w:themeColor="text1"/>
                <w:sz w:val="18"/>
                <w:szCs w:val="18"/>
              </w:rPr>
            </w:pPr>
            <w:r w:rsidRPr="009B037E">
              <w:rPr>
                <w:rFonts w:ascii="Calibri" w:hAnsi="Calibri" w:cs="Calibri"/>
                <w:color w:val="000000" w:themeColor="text1"/>
                <w:sz w:val="18"/>
                <w:szCs w:val="18"/>
              </w:rPr>
              <w:t>Main</w:t>
            </w:r>
          </w:p>
        </w:tc>
        <w:tc>
          <w:tcPr>
            <w:tcW w:w="20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778AB7" w14:textId="57E8F604" w:rsidR="006A1331" w:rsidRPr="009B037E" w:rsidRDefault="006A1331">
            <w:pPr>
              <w:rPr>
                <w:rFonts w:ascii="Calibri" w:hAnsi="Calibri" w:cs="Calibri"/>
                <w:sz w:val="18"/>
                <w:szCs w:val="18"/>
              </w:rPr>
            </w:pPr>
            <w:r w:rsidRPr="009B037E">
              <w:rPr>
                <w:rFonts w:ascii="Calibri" w:hAnsi="Calibri" w:cs="Calibri"/>
                <w:color w:val="000000" w:themeColor="text1"/>
                <w:sz w:val="18"/>
                <w:szCs w:val="18"/>
              </w:rPr>
              <w:t>Enum Metadata</w:t>
            </w:r>
          </w:p>
        </w:tc>
      </w:tr>
      <w:tr w:rsidR="00EF04CE" w:rsidRPr="009B037E" w14:paraId="05C941D0" w14:textId="77777777" w:rsidTr="00D203C4">
        <w:tc>
          <w:tcPr>
            <w:tcW w:w="178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668B4C" w14:textId="77777777" w:rsidR="006A1331" w:rsidRPr="009B037E" w:rsidRDefault="006A1331">
            <w:pPr>
              <w:rPr>
                <w:rFonts w:ascii="Calibri" w:hAnsi="Calibri" w:cs="Calibri"/>
                <w:sz w:val="18"/>
                <w:szCs w:val="18"/>
              </w:rPr>
            </w:pPr>
            <w:r w:rsidRPr="009B037E">
              <w:rPr>
                <w:rFonts w:ascii="Calibri" w:hAnsi="Calibri" w:cs="Calibri"/>
                <w:sz w:val="18"/>
                <w:szCs w:val="18"/>
              </w:rPr>
              <w:t>Max KR Allowed</w:t>
            </w:r>
          </w:p>
        </w:tc>
        <w:tc>
          <w:tcPr>
            <w:tcW w:w="10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FA98EF" w14:textId="77777777" w:rsidR="006A1331" w:rsidRPr="009B037E" w:rsidRDefault="006A1331">
            <w:pPr>
              <w:rPr>
                <w:rFonts w:ascii="Calibri" w:hAnsi="Calibri" w:cs="Calibri"/>
                <w:sz w:val="18"/>
                <w:szCs w:val="18"/>
              </w:rPr>
            </w:pPr>
            <w:r w:rsidRPr="009B037E">
              <w:rPr>
                <w:rFonts w:ascii="Calibri" w:hAnsi="Calibri" w:cs="Calibri"/>
                <w:sz w:val="18"/>
                <w:szCs w:val="18"/>
              </w:rPr>
              <w:t>Yes</w:t>
            </w:r>
          </w:p>
        </w:tc>
        <w:tc>
          <w:tcPr>
            <w:tcW w:w="1541" w:type="dxa"/>
            <w:tcBorders>
              <w:top w:val="single" w:sz="8" w:space="0" w:color="A3A3A3"/>
              <w:left w:val="single" w:sz="8" w:space="0" w:color="A3A3A3"/>
              <w:bottom w:val="single" w:sz="8" w:space="0" w:color="A3A3A3"/>
              <w:right w:val="single" w:sz="8" w:space="0" w:color="A3A3A3"/>
            </w:tcBorders>
          </w:tcPr>
          <w:p w14:paraId="74C9D6BF" w14:textId="7534A749" w:rsidR="006A1331" w:rsidRPr="009B037E" w:rsidRDefault="006A1331">
            <w:pPr>
              <w:rPr>
                <w:rFonts w:ascii="Calibri" w:hAnsi="Calibri" w:cs="Calibri"/>
                <w:sz w:val="18"/>
                <w:szCs w:val="18"/>
              </w:rPr>
            </w:pPr>
            <w:r w:rsidRPr="009B037E">
              <w:rPr>
                <w:rFonts w:ascii="Calibri" w:hAnsi="Calibri" w:cs="Calibri"/>
                <w:sz w:val="18"/>
                <w:szCs w:val="18"/>
              </w:rPr>
              <w:t>Integer</w:t>
            </w:r>
          </w:p>
        </w:tc>
        <w:tc>
          <w:tcPr>
            <w:tcW w:w="1444" w:type="dxa"/>
            <w:tcBorders>
              <w:top w:val="single" w:sz="8" w:space="0" w:color="A3A3A3"/>
              <w:left w:val="single" w:sz="8" w:space="0" w:color="A3A3A3"/>
              <w:bottom w:val="single" w:sz="8" w:space="0" w:color="A3A3A3"/>
              <w:right w:val="single" w:sz="8" w:space="0" w:color="A3A3A3"/>
            </w:tcBorders>
          </w:tcPr>
          <w:p w14:paraId="2801F537" w14:textId="207683DB" w:rsidR="006A1331" w:rsidRPr="009B037E" w:rsidRDefault="006A1331">
            <w:pPr>
              <w:rPr>
                <w:rFonts w:ascii="Calibri" w:hAnsi="Calibri" w:cs="Calibri"/>
                <w:sz w:val="18"/>
                <w:szCs w:val="18"/>
              </w:rPr>
            </w:pPr>
            <w:r w:rsidRPr="009B037E">
              <w:rPr>
                <w:rFonts w:ascii="Calibri" w:hAnsi="Calibri" w:cs="Calibri"/>
                <w:sz w:val="18"/>
                <w:szCs w:val="18"/>
              </w:rPr>
              <w:t>Settings</w:t>
            </w:r>
          </w:p>
        </w:tc>
        <w:tc>
          <w:tcPr>
            <w:tcW w:w="20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4059FD" w14:textId="09F8C749" w:rsidR="006A1331" w:rsidRPr="009B037E" w:rsidRDefault="006A1331">
            <w:pPr>
              <w:rPr>
                <w:rFonts w:ascii="Calibri" w:hAnsi="Calibri" w:cs="Calibri"/>
                <w:sz w:val="18"/>
                <w:szCs w:val="18"/>
              </w:rPr>
            </w:pPr>
            <w:r w:rsidRPr="009B037E">
              <w:rPr>
                <w:rFonts w:ascii="Calibri" w:hAnsi="Calibri" w:cs="Calibri"/>
                <w:sz w:val="18"/>
                <w:szCs w:val="18"/>
              </w:rPr>
              <w:t>Default = 10, Cannot exceed PlatformMax (20)</w:t>
            </w:r>
          </w:p>
        </w:tc>
      </w:tr>
      <w:tr w:rsidR="00EF04CE" w:rsidRPr="009B037E" w14:paraId="532D7EDB" w14:textId="77777777" w:rsidTr="00D203C4">
        <w:tc>
          <w:tcPr>
            <w:tcW w:w="178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4EEDDF5E" w14:textId="2DB5F2D0" w:rsidR="006A1331" w:rsidRPr="009B037E" w:rsidRDefault="006A1331">
            <w:pPr>
              <w:rPr>
                <w:rFonts w:ascii="Calibri" w:hAnsi="Calibri" w:cs="Calibri"/>
                <w:sz w:val="18"/>
                <w:szCs w:val="18"/>
              </w:rPr>
            </w:pPr>
            <w:r w:rsidRPr="009B037E">
              <w:rPr>
                <w:rFonts w:ascii="Calibri" w:hAnsi="Calibri" w:cs="Calibri"/>
                <w:sz w:val="18"/>
                <w:szCs w:val="18"/>
              </w:rPr>
              <w:t>MinKRRequired</w:t>
            </w:r>
          </w:p>
        </w:tc>
        <w:tc>
          <w:tcPr>
            <w:tcW w:w="10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169EE5CE" w14:textId="150D0E1A" w:rsidR="006A1331" w:rsidRPr="009B037E" w:rsidRDefault="006A1331">
            <w:pPr>
              <w:rPr>
                <w:rFonts w:ascii="Calibri" w:hAnsi="Calibri" w:cs="Calibri"/>
                <w:sz w:val="18"/>
                <w:szCs w:val="18"/>
              </w:rPr>
            </w:pPr>
            <w:r w:rsidRPr="009B037E">
              <w:rPr>
                <w:rFonts w:ascii="Calibri" w:hAnsi="Calibri" w:cs="Calibri"/>
                <w:sz w:val="18"/>
                <w:szCs w:val="18"/>
              </w:rPr>
              <w:t>Yes</w:t>
            </w:r>
          </w:p>
        </w:tc>
        <w:tc>
          <w:tcPr>
            <w:tcW w:w="1541" w:type="dxa"/>
            <w:tcBorders>
              <w:top w:val="single" w:sz="8" w:space="0" w:color="A3A3A3"/>
              <w:left w:val="single" w:sz="8" w:space="0" w:color="A3A3A3"/>
              <w:bottom w:val="single" w:sz="8" w:space="0" w:color="A3A3A3"/>
              <w:right w:val="single" w:sz="8" w:space="0" w:color="A3A3A3"/>
            </w:tcBorders>
          </w:tcPr>
          <w:p w14:paraId="68E2BC57" w14:textId="01A10566" w:rsidR="006A1331" w:rsidRPr="009B037E" w:rsidRDefault="006A1331">
            <w:pPr>
              <w:rPr>
                <w:rFonts w:ascii="Calibri" w:hAnsi="Calibri" w:cs="Calibri"/>
                <w:sz w:val="18"/>
                <w:szCs w:val="18"/>
              </w:rPr>
            </w:pPr>
            <w:r w:rsidRPr="009B037E">
              <w:rPr>
                <w:rFonts w:ascii="Calibri" w:hAnsi="Calibri" w:cs="Calibri"/>
                <w:sz w:val="18"/>
                <w:szCs w:val="18"/>
              </w:rPr>
              <w:t>Integer</w:t>
            </w:r>
          </w:p>
        </w:tc>
        <w:tc>
          <w:tcPr>
            <w:tcW w:w="1444" w:type="dxa"/>
            <w:tcBorders>
              <w:top w:val="single" w:sz="8" w:space="0" w:color="A3A3A3"/>
              <w:left w:val="single" w:sz="8" w:space="0" w:color="A3A3A3"/>
              <w:bottom w:val="single" w:sz="8" w:space="0" w:color="A3A3A3"/>
              <w:right w:val="single" w:sz="8" w:space="0" w:color="A3A3A3"/>
            </w:tcBorders>
          </w:tcPr>
          <w:p w14:paraId="7E96D981" w14:textId="4A18BC0C" w:rsidR="006A1331" w:rsidRPr="009B037E" w:rsidRDefault="006A1331">
            <w:pPr>
              <w:rPr>
                <w:rFonts w:ascii="Calibri" w:hAnsi="Calibri" w:cs="Calibri"/>
                <w:sz w:val="18"/>
                <w:szCs w:val="18"/>
              </w:rPr>
            </w:pPr>
            <w:r w:rsidRPr="009B037E">
              <w:rPr>
                <w:rFonts w:ascii="Calibri" w:hAnsi="Calibri" w:cs="Calibri"/>
                <w:sz w:val="18"/>
                <w:szCs w:val="18"/>
              </w:rPr>
              <w:t>Settings</w:t>
            </w:r>
          </w:p>
        </w:tc>
        <w:tc>
          <w:tcPr>
            <w:tcW w:w="20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5D6051C3" w14:textId="22D91F6A" w:rsidR="006A1331" w:rsidRPr="009B037E" w:rsidRDefault="006A1331">
            <w:pPr>
              <w:rPr>
                <w:rFonts w:ascii="Calibri" w:hAnsi="Calibri" w:cs="Calibri"/>
                <w:sz w:val="18"/>
                <w:szCs w:val="18"/>
              </w:rPr>
            </w:pPr>
            <w:r w:rsidRPr="009B037E">
              <w:rPr>
                <w:rFonts w:ascii="Calibri" w:hAnsi="Calibri" w:cs="Calibri"/>
                <w:sz w:val="18"/>
                <w:szCs w:val="18"/>
              </w:rPr>
              <w:t>Default =1</w:t>
            </w:r>
          </w:p>
        </w:tc>
      </w:tr>
      <w:tr w:rsidR="00EF04CE" w:rsidRPr="009B037E" w14:paraId="553395A1" w14:textId="77777777" w:rsidTr="00D203C4">
        <w:tc>
          <w:tcPr>
            <w:tcW w:w="178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0BC71D93" w14:textId="004C72F6" w:rsidR="006A1331" w:rsidRPr="009B037E" w:rsidRDefault="006A1331">
            <w:pPr>
              <w:rPr>
                <w:rFonts w:ascii="Calibri" w:hAnsi="Calibri" w:cs="Calibri"/>
                <w:sz w:val="18"/>
                <w:szCs w:val="18"/>
              </w:rPr>
            </w:pPr>
            <w:r w:rsidRPr="009B037E">
              <w:rPr>
                <w:rFonts w:ascii="Calibri" w:hAnsi="Calibri" w:cs="Calibri"/>
                <w:sz w:val="18"/>
                <w:szCs w:val="18"/>
              </w:rPr>
              <w:t>ObjectiveDuration</w:t>
            </w:r>
          </w:p>
        </w:tc>
        <w:tc>
          <w:tcPr>
            <w:tcW w:w="10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70C63D82" w14:textId="5A071D67" w:rsidR="006A1331" w:rsidRPr="009B037E" w:rsidRDefault="006A1331">
            <w:pPr>
              <w:rPr>
                <w:rFonts w:ascii="Calibri" w:hAnsi="Calibri" w:cs="Calibri"/>
                <w:sz w:val="18"/>
                <w:szCs w:val="18"/>
              </w:rPr>
            </w:pPr>
            <w:r w:rsidRPr="009B037E">
              <w:rPr>
                <w:rFonts w:ascii="Calibri" w:hAnsi="Calibri" w:cs="Calibri"/>
                <w:sz w:val="18"/>
                <w:szCs w:val="18"/>
              </w:rPr>
              <w:t>Yes</w:t>
            </w:r>
          </w:p>
        </w:tc>
        <w:tc>
          <w:tcPr>
            <w:tcW w:w="1541" w:type="dxa"/>
            <w:tcBorders>
              <w:top w:val="single" w:sz="8" w:space="0" w:color="A3A3A3"/>
              <w:left w:val="single" w:sz="8" w:space="0" w:color="A3A3A3"/>
              <w:bottom w:val="single" w:sz="8" w:space="0" w:color="A3A3A3"/>
              <w:right w:val="single" w:sz="8" w:space="0" w:color="A3A3A3"/>
            </w:tcBorders>
          </w:tcPr>
          <w:p w14:paraId="00328B68" w14:textId="2153BDDC" w:rsidR="006A1331" w:rsidRPr="009B037E" w:rsidRDefault="006A1331">
            <w:pPr>
              <w:rPr>
                <w:rFonts w:ascii="Calibri" w:hAnsi="Calibri" w:cs="Calibri"/>
                <w:sz w:val="18"/>
                <w:szCs w:val="18"/>
              </w:rPr>
            </w:pPr>
            <w:r w:rsidRPr="009B037E">
              <w:rPr>
                <w:rFonts w:ascii="Calibri" w:hAnsi="Calibri" w:cs="Calibri"/>
                <w:sz w:val="18"/>
                <w:szCs w:val="18"/>
              </w:rPr>
              <w:t>Enum</w:t>
            </w:r>
          </w:p>
        </w:tc>
        <w:tc>
          <w:tcPr>
            <w:tcW w:w="1444" w:type="dxa"/>
            <w:tcBorders>
              <w:top w:val="single" w:sz="8" w:space="0" w:color="A3A3A3"/>
              <w:left w:val="single" w:sz="8" w:space="0" w:color="A3A3A3"/>
              <w:bottom w:val="single" w:sz="8" w:space="0" w:color="A3A3A3"/>
              <w:right w:val="single" w:sz="8" w:space="0" w:color="A3A3A3"/>
            </w:tcBorders>
          </w:tcPr>
          <w:p w14:paraId="04F805DB" w14:textId="4F090989" w:rsidR="006A1331" w:rsidRPr="009B037E" w:rsidRDefault="00F5601E">
            <w:pPr>
              <w:rPr>
                <w:rFonts w:ascii="Calibri" w:hAnsi="Calibri" w:cs="Calibri"/>
                <w:sz w:val="18"/>
                <w:szCs w:val="18"/>
              </w:rPr>
            </w:pPr>
            <w:r w:rsidRPr="009B037E">
              <w:rPr>
                <w:rFonts w:ascii="Calibri" w:hAnsi="Calibri" w:cs="Calibri"/>
                <w:sz w:val="18"/>
                <w:szCs w:val="18"/>
              </w:rPr>
              <w:t>System</w:t>
            </w:r>
          </w:p>
        </w:tc>
        <w:tc>
          <w:tcPr>
            <w:tcW w:w="20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2E1ACCE7" w14:textId="3F50525B" w:rsidR="006A1331" w:rsidRPr="009B037E" w:rsidRDefault="006A1331">
            <w:pPr>
              <w:rPr>
                <w:rFonts w:ascii="Calibri" w:hAnsi="Calibri" w:cs="Calibri"/>
                <w:sz w:val="18"/>
                <w:szCs w:val="18"/>
              </w:rPr>
            </w:pPr>
            <w:r w:rsidRPr="009B037E">
              <w:rPr>
                <w:rFonts w:ascii="Calibri" w:hAnsi="Calibri" w:cs="Calibri"/>
                <w:sz w:val="18"/>
                <w:szCs w:val="18"/>
              </w:rPr>
              <w:t>Derived from KR duration</w:t>
            </w:r>
            <w:r w:rsidR="00626830" w:rsidRPr="009B037E">
              <w:rPr>
                <w:rFonts w:ascii="Calibri" w:hAnsi="Calibri" w:cs="Calibri"/>
                <w:sz w:val="18"/>
                <w:szCs w:val="18"/>
              </w:rPr>
              <w:t xml:space="preserve"> </w:t>
            </w:r>
            <w:r w:rsidR="00EB05D4" w:rsidRPr="009B037E">
              <w:rPr>
                <w:rFonts w:ascii="Calibri" w:hAnsi="Calibri" w:cs="Calibri"/>
                <w:sz w:val="18"/>
                <w:szCs w:val="18"/>
              </w:rPr>
              <w:t>(Max KR duration)</w:t>
            </w:r>
          </w:p>
        </w:tc>
      </w:tr>
      <w:tr w:rsidR="00EF04CE" w:rsidRPr="009B037E" w14:paraId="4087EC3A" w14:textId="77777777" w:rsidTr="00D203C4">
        <w:tc>
          <w:tcPr>
            <w:tcW w:w="178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1A610957" w14:textId="0C05AC25" w:rsidR="00336C56" w:rsidRPr="009B037E" w:rsidRDefault="00336C56">
            <w:pPr>
              <w:rPr>
                <w:rFonts w:ascii="Calibri" w:hAnsi="Calibri" w:cs="Calibri"/>
                <w:sz w:val="18"/>
                <w:szCs w:val="18"/>
              </w:rPr>
            </w:pPr>
            <w:r w:rsidRPr="009B037E">
              <w:rPr>
                <w:rFonts w:ascii="Calibri" w:hAnsi="Calibri" w:cs="Calibri"/>
                <w:sz w:val="18"/>
                <w:szCs w:val="18"/>
              </w:rPr>
              <w:t>ObjectiveProgress</w:t>
            </w:r>
          </w:p>
        </w:tc>
        <w:tc>
          <w:tcPr>
            <w:tcW w:w="10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17B01F9B" w14:textId="1C3266D7" w:rsidR="00336C56" w:rsidRPr="009B037E" w:rsidRDefault="00336C56">
            <w:pPr>
              <w:rPr>
                <w:rFonts w:ascii="Calibri" w:hAnsi="Calibri" w:cs="Calibri"/>
                <w:sz w:val="18"/>
                <w:szCs w:val="18"/>
              </w:rPr>
            </w:pPr>
            <w:r w:rsidRPr="009B037E">
              <w:rPr>
                <w:rFonts w:ascii="Calibri" w:hAnsi="Calibri" w:cs="Calibri"/>
                <w:sz w:val="18"/>
                <w:szCs w:val="18"/>
              </w:rPr>
              <w:t>Yes</w:t>
            </w:r>
          </w:p>
        </w:tc>
        <w:tc>
          <w:tcPr>
            <w:tcW w:w="1541" w:type="dxa"/>
            <w:tcBorders>
              <w:top w:val="single" w:sz="8" w:space="0" w:color="A3A3A3"/>
              <w:left w:val="single" w:sz="8" w:space="0" w:color="A3A3A3"/>
              <w:bottom w:val="single" w:sz="8" w:space="0" w:color="A3A3A3"/>
              <w:right w:val="single" w:sz="8" w:space="0" w:color="A3A3A3"/>
            </w:tcBorders>
          </w:tcPr>
          <w:p w14:paraId="5AB93E58" w14:textId="1C93EE2F" w:rsidR="00336C56" w:rsidRPr="009B037E" w:rsidRDefault="00336C56">
            <w:pPr>
              <w:rPr>
                <w:rFonts w:ascii="Calibri" w:hAnsi="Calibri" w:cs="Calibri"/>
                <w:sz w:val="18"/>
                <w:szCs w:val="18"/>
              </w:rPr>
            </w:pPr>
            <w:r w:rsidRPr="009B037E">
              <w:rPr>
                <w:rFonts w:ascii="Calibri" w:hAnsi="Calibri" w:cs="Calibri"/>
                <w:sz w:val="18"/>
                <w:szCs w:val="18"/>
              </w:rPr>
              <w:t>Percentage</w:t>
            </w:r>
            <w:r w:rsidR="00C83C93" w:rsidRPr="009B037E">
              <w:rPr>
                <w:rFonts w:ascii="Calibri" w:hAnsi="Calibri" w:cs="Calibri"/>
                <w:sz w:val="18"/>
                <w:szCs w:val="18"/>
              </w:rPr>
              <w:t>/Numeric</w:t>
            </w:r>
          </w:p>
        </w:tc>
        <w:tc>
          <w:tcPr>
            <w:tcW w:w="1444" w:type="dxa"/>
            <w:tcBorders>
              <w:top w:val="single" w:sz="8" w:space="0" w:color="A3A3A3"/>
              <w:left w:val="single" w:sz="8" w:space="0" w:color="A3A3A3"/>
              <w:bottom w:val="single" w:sz="8" w:space="0" w:color="A3A3A3"/>
              <w:right w:val="single" w:sz="8" w:space="0" w:color="A3A3A3"/>
            </w:tcBorders>
          </w:tcPr>
          <w:p w14:paraId="0F99A949" w14:textId="24A2692F" w:rsidR="00336C56" w:rsidRPr="009B037E" w:rsidRDefault="00336C56">
            <w:pPr>
              <w:rPr>
                <w:rFonts w:ascii="Calibri" w:hAnsi="Calibri" w:cs="Calibri"/>
                <w:sz w:val="18"/>
                <w:szCs w:val="18"/>
              </w:rPr>
            </w:pPr>
            <w:r w:rsidRPr="009B037E">
              <w:rPr>
                <w:rFonts w:ascii="Calibri" w:hAnsi="Calibri" w:cs="Calibri"/>
                <w:sz w:val="18"/>
                <w:szCs w:val="18"/>
              </w:rPr>
              <w:t>System</w:t>
            </w:r>
          </w:p>
        </w:tc>
        <w:tc>
          <w:tcPr>
            <w:tcW w:w="20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15001DE7" w14:textId="2CDB7D79" w:rsidR="00336C56" w:rsidRPr="009B037E" w:rsidRDefault="00E20147">
            <w:pPr>
              <w:rPr>
                <w:rFonts w:ascii="Calibri" w:hAnsi="Calibri" w:cs="Calibri"/>
                <w:sz w:val="18"/>
                <w:szCs w:val="18"/>
                <w:highlight w:val="yellow"/>
              </w:rPr>
            </w:pPr>
            <w:r w:rsidRPr="009B037E">
              <w:rPr>
                <w:rFonts w:ascii="Calibri" w:hAnsi="Calibri" w:cs="Calibri"/>
                <w:sz w:val="18"/>
                <w:szCs w:val="18"/>
              </w:rPr>
              <w:t xml:space="preserve">Derived from KR </w:t>
            </w:r>
            <w:r w:rsidR="00B12131" w:rsidRPr="009B037E">
              <w:rPr>
                <w:rFonts w:ascii="Calibri" w:hAnsi="Calibri" w:cs="Calibri"/>
                <w:sz w:val="16"/>
                <w:szCs w:val="16"/>
              </w:rPr>
              <w:t>ProgressValue</w:t>
            </w:r>
            <w:r w:rsidR="00B12131" w:rsidRPr="009B037E">
              <w:rPr>
                <w:rFonts w:ascii="Calibri" w:hAnsi="Calibri" w:cs="Calibri"/>
                <w:sz w:val="18"/>
                <w:szCs w:val="18"/>
              </w:rPr>
              <w:t xml:space="preserve"> </w:t>
            </w:r>
            <w:r w:rsidR="00EB05D4" w:rsidRPr="009B037E">
              <w:rPr>
                <w:rFonts w:ascii="Calibri" w:hAnsi="Calibri" w:cs="Calibri"/>
                <w:sz w:val="18"/>
                <w:szCs w:val="18"/>
              </w:rPr>
              <w:t>(</w:t>
            </w:r>
            <w:r w:rsidR="00256299" w:rsidRPr="009B037E">
              <w:rPr>
                <w:rFonts w:ascii="Calibri" w:hAnsi="Calibri" w:cs="Calibri"/>
                <w:sz w:val="18"/>
                <w:szCs w:val="18"/>
              </w:rPr>
              <w:t>calculated</w:t>
            </w:r>
            <w:r w:rsidR="00EB05D4" w:rsidRPr="009B037E">
              <w:rPr>
                <w:rFonts w:ascii="Calibri" w:hAnsi="Calibri" w:cs="Calibri"/>
                <w:sz w:val="18"/>
                <w:szCs w:val="18"/>
              </w:rPr>
              <w:t xml:space="preserve"> as </w:t>
            </w:r>
            <w:r w:rsidR="00341CF8" w:rsidRPr="009B037E">
              <w:rPr>
                <w:rFonts w:ascii="Calibri" w:hAnsi="Calibri" w:cs="Calibri"/>
                <w:sz w:val="18"/>
                <w:szCs w:val="18"/>
              </w:rPr>
              <w:t>S</w:t>
            </w:r>
            <w:r w:rsidR="00EB05D4" w:rsidRPr="009B037E">
              <w:rPr>
                <w:rFonts w:ascii="Calibri" w:hAnsi="Calibri" w:cs="Calibri"/>
                <w:sz w:val="18"/>
                <w:szCs w:val="18"/>
              </w:rPr>
              <w:t>imple Average)</w:t>
            </w:r>
          </w:p>
        </w:tc>
      </w:tr>
      <w:tr w:rsidR="00EF04CE" w:rsidRPr="009B037E" w14:paraId="7955FE7A" w14:textId="77777777" w:rsidTr="00D203C4">
        <w:tc>
          <w:tcPr>
            <w:tcW w:w="178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3CE95252" w14:textId="7D09664B" w:rsidR="001462E5" w:rsidRPr="009B037E" w:rsidRDefault="001462E5">
            <w:pPr>
              <w:rPr>
                <w:rFonts w:ascii="Calibri" w:hAnsi="Calibri" w:cs="Calibri"/>
                <w:sz w:val="18"/>
                <w:szCs w:val="18"/>
                <w:highlight w:val="yellow"/>
              </w:rPr>
            </w:pPr>
            <w:r w:rsidRPr="009B037E">
              <w:rPr>
                <w:rFonts w:ascii="Calibri" w:hAnsi="Calibri" w:cs="Calibri"/>
                <w:sz w:val="18"/>
                <w:szCs w:val="18"/>
              </w:rPr>
              <w:t>ObjectiveStatus</w:t>
            </w:r>
          </w:p>
        </w:tc>
        <w:tc>
          <w:tcPr>
            <w:tcW w:w="10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5E07F438" w14:textId="7CBC6643" w:rsidR="001462E5" w:rsidRPr="009B037E" w:rsidRDefault="00C83C93">
            <w:pPr>
              <w:rPr>
                <w:rFonts w:ascii="Calibri" w:hAnsi="Calibri" w:cs="Calibri"/>
                <w:sz w:val="18"/>
                <w:szCs w:val="18"/>
                <w:highlight w:val="yellow"/>
              </w:rPr>
            </w:pPr>
            <w:r w:rsidRPr="009B037E">
              <w:rPr>
                <w:rFonts w:ascii="Calibri" w:hAnsi="Calibri" w:cs="Calibri"/>
                <w:sz w:val="18"/>
                <w:szCs w:val="18"/>
              </w:rPr>
              <w:t>Yes</w:t>
            </w:r>
          </w:p>
        </w:tc>
        <w:tc>
          <w:tcPr>
            <w:tcW w:w="1541" w:type="dxa"/>
            <w:tcBorders>
              <w:top w:val="single" w:sz="8" w:space="0" w:color="A3A3A3"/>
              <w:left w:val="single" w:sz="8" w:space="0" w:color="A3A3A3"/>
              <w:bottom w:val="single" w:sz="8" w:space="0" w:color="A3A3A3"/>
              <w:right w:val="single" w:sz="8" w:space="0" w:color="A3A3A3"/>
            </w:tcBorders>
          </w:tcPr>
          <w:p w14:paraId="7230FFC7" w14:textId="01265669" w:rsidR="001462E5" w:rsidRPr="009B037E" w:rsidRDefault="00C83C93">
            <w:pPr>
              <w:rPr>
                <w:rFonts w:ascii="Calibri" w:hAnsi="Calibri" w:cs="Calibri"/>
                <w:sz w:val="18"/>
                <w:szCs w:val="18"/>
                <w:highlight w:val="yellow"/>
              </w:rPr>
            </w:pPr>
            <w:r w:rsidRPr="009B037E">
              <w:rPr>
                <w:rFonts w:ascii="Calibri" w:hAnsi="Calibri" w:cs="Calibri"/>
                <w:sz w:val="18"/>
                <w:szCs w:val="18"/>
              </w:rPr>
              <w:t>Enum</w:t>
            </w:r>
            <w:r w:rsidR="00D95E03" w:rsidRPr="009B037E">
              <w:rPr>
                <w:rFonts w:ascii="Calibri" w:hAnsi="Calibri" w:cs="Calibri"/>
                <w:sz w:val="18"/>
                <w:szCs w:val="18"/>
              </w:rPr>
              <w:t>/ Refer ReviewStatus</w:t>
            </w:r>
          </w:p>
        </w:tc>
        <w:tc>
          <w:tcPr>
            <w:tcW w:w="1444" w:type="dxa"/>
            <w:tcBorders>
              <w:top w:val="single" w:sz="8" w:space="0" w:color="A3A3A3"/>
              <w:left w:val="single" w:sz="8" w:space="0" w:color="A3A3A3"/>
              <w:bottom w:val="single" w:sz="8" w:space="0" w:color="A3A3A3"/>
              <w:right w:val="single" w:sz="8" w:space="0" w:color="A3A3A3"/>
            </w:tcBorders>
          </w:tcPr>
          <w:p w14:paraId="5CD163A9" w14:textId="7A5EF942" w:rsidR="001462E5" w:rsidRPr="009B037E" w:rsidRDefault="00C83C93">
            <w:pPr>
              <w:rPr>
                <w:rFonts w:ascii="Calibri" w:hAnsi="Calibri" w:cs="Calibri"/>
                <w:sz w:val="18"/>
                <w:szCs w:val="18"/>
                <w:highlight w:val="yellow"/>
              </w:rPr>
            </w:pPr>
            <w:r w:rsidRPr="009B037E">
              <w:rPr>
                <w:rFonts w:ascii="Calibri" w:hAnsi="Calibri" w:cs="Calibri"/>
                <w:sz w:val="18"/>
                <w:szCs w:val="18"/>
              </w:rPr>
              <w:t>System</w:t>
            </w:r>
          </w:p>
        </w:tc>
        <w:tc>
          <w:tcPr>
            <w:tcW w:w="20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2E1793B0" w14:textId="77777777" w:rsidR="00F86115" w:rsidRPr="009B037E" w:rsidRDefault="00E20147">
            <w:pPr>
              <w:rPr>
                <w:rFonts w:ascii="Calibri" w:hAnsi="Calibri" w:cs="Calibri"/>
                <w:sz w:val="18"/>
                <w:szCs w:val="18"/>
              </w:rPr>
            </w:pPr>
            <w:r w:rsidRPr="009B037E">
              <w:rPr>
                <w:rFonts w:ascii="Calibri" w:hAnsi="Calibri" w:cs="Calibri"/>
                <w:sz w:val="18"/>
                <w:szCs w:val="18"/>
              </w:rPr>
              <w:t xml:space="preserve">Derived from KR </w:t>
            </w:r>
            <w:r w:rsidR="00BF27BE" w:rsidRPr="009B037E">
              <w:rPr>
                <w:rFonts w:ascii="Calibri" w:hAnsi="Calibri" w:cs="Calibri"/>
                <w:sz w:val="18"/>
                <w:szCs w:val="18"/>
              </w:rPr>
              <w:t>Status</w:t>
            </w:r>
            <w:r w:rsidR="00C83C93" w:rsidRPr="009B037E">
              <w:rPr>
                <w:rFonts w:ascii="Calibri" w:hAnsi="Calibri" w:cs="Calibri"/>
                <w:sz w:val="18"/>
                <w:szCs w:val="18"/>
              </w:rPr>
              <w:t xml:space="preserve"> </w:t>
            </w:r>
          </w:p>
          <w:p w14:paraId="12964EB9" w14:textId="77777777" w:rsidR="00F86115" w:rsidRPr="009B037E" w:rsidRDefault="00F86115" w:rsidP="007725E1">
            <w:pPr>
              <w:pStyle w:val="ListParagraph"/>
              <w:numPr>
                <w:ilvl w:val="0"/>
                <w:numId w:val="83"/>
              </w:numPr>
              <w:tabs>
                <w:tab w:val="clear" w:pos="720"/>
                <w:tab w:val="num" w:pos="261"/>
              </w:tabs>
              <w:ind w:left="351" w:hanging="270"/>
              <w:rPr>
                <w:rFonts w:ascii="Calibri" w:hAnsi="Calibri" w:cs="Calibri"/>
                <w:sz w:val="18"/>
                <w:szCs w:val="18"/>
              </w:rPr>
            </w:pPr>
            <w:r w:rsidRPr="009B037E">
              <w:rPr>
                <w:rFonts w:ascii="Calibri" w:hAnsi="Calibri" w:cs="Calibri"/>
                <w:sz w:val="18"/>
                <w:szCs w:val="18"/>
              </w:rPr>
              <w:t>If all Not Started - Not Started</w:t>
            </w:r>
          </w:p>
          <w:p w14:paraId="3FA684FA" w14:textId="0673F1B9" w:rsidR="00F86115" w:rsidRPr="009B037E" w:rsidRDefault="00F86115" w:rsidP="007725E1">
            <w:pPr>
              <w:pStyle w:val="ListParagraph"/>
              <w:numPr>
                <w:ilvl w:val="0"/>
                <w:numId w:val="83"/>
              </w:numPr>
              <w:tabs>
                <w:tab w:val="clear" w:pos="720"/>
                <w:tab w:val="num" w:pos="261"/>
              </w:tabs>
              <w:ind w:left="351" w:hanging="270"/>
              <w:rPr>
                <w:rFonts w:ascii="Calibri" w:hAnsi="Calibri" w:cs="Calibri"/>
                <w:sz w:val="18"/>
                <w:szCs w:val="18"/>
              </w:rPr>
            </w:pPr>
            <w:r w:rsidRPr="009B037E">
              <w:rPr>
                <w:rFonts w:ascii="Calibri" w:hAnsi="Calibri" w:cs="Calibri"/>
                <w:sz w:val="18"/>
                <w:szCs w:val="18"/>
              </w:rPr>
              <w:t xml:space="preserve">If </w:t>
            </w:r>
            <w:r w:rsidR="00D203C4" w:rsidRPr="009B037E">
              <w:rPr>
                <w:rFonts w:ascii="Calibri" w:hAnsi="Calibri" w:cs="Calibri"/>
                <w:sz w:val="18"/>
                <w:szCs w:val="18"/>
              </w:rPr>
              <w:t xml:space="preserve">atleast </w:t>
            </w:r>
            <w:r w:rsidRPr="009B037E">
              <w:rPr>
                <w:rFonts w:ascii="Calibri" w:hAnsi="Calibri" w:cs="Calibri"/>
                <w:sz w:val="18"/>
                <w:szCs w:val="18"/>
              </w:rPr>
              <w:t>one</w:t>
            </w:r>
            <w:r w:rsidR="00D203C4" w:rsidRPr="009B037E">
              <w:rPr>
                <w:rFonts w:ascii="Calibri" w:hAnsi="Calibri" w:cs="Calibri"/>
                <w:sz w:val="18"/>
                <w:szCs w:val="18"/>
              </w:rPr>
              <w:t xml:space="preserve"> KR</w:t>
            </w:r>
            <w:r w:rsidRPr="009B037E">
              <w:rPr>
                <w:rFonts w:ascii="Calibri" w:hAnsi="Calibri" w:cs="Calibri"/>
                <w:sz w:val="18"/>
                <w:szCs w:val="18"/>
              </w:rPr>
              <w:t xml:space="preserve"> is in Progress- Th</w:t>
            </w:r>
            <w:r w:rsidR="00D203C4" w:rsidRPr="009B037E">
              <w:rPr>
                <w:rFonts w:ascii="Calibri" w:hAnsi="Calibri" w:cs="Calibri"/>
                <w:sz w:val="18"/>
                <w:szCs w:val="18"/>
              </w:rPr>
              <w:t>en</w:t>
            </w:r>
            <w:r w:rsidRPr="009B037E">
              <w:rPr>
                <w:rFonts w:ascii="Calibri" w:hAnsi="Calibri" w:cs="Calibri"/>
                <w:sz w:val="18"/>
                <w:szCs w:val="18"/>
              </w:rPr>
              <w:t xml:space="preserve"> In Progress</w:t>
            </w:r>
          </w:p>
          <w:p w14:paraId="4C2F0039" w14:textId="7855BDF8" w:rsidR="00F86115" w:rsidRPr="009B037E" w:rsidRDefault="00F86115" w:rsidP="007725E1">
            <w:pPr>
              <w:pStyle w:val="ListParagraph"/>
              <w:numPr>
                <w:ilvl w:val="0"/>
                <w:numId w:val="83"/>
              </w:numPr>
              <w:tabs>
                <w:tab w:val="clear" w:pos="720"/>
                <w:tab w:val="num" w:pos="261"/>
              </w:tabs>
              <w:ind w:left="351" w:hanging="270"/>
              <w:rPr>
                <w:rFonts w:ascii="Calibri" w:hAnsi="Calibri" w:cs="Calibri"/>
                <w:sz w:val="18"/>
                <w:szCs w:val="18"/>
              </w:rPr>
            </w:pPr>
            <w:r w:rsidRPr="009B037E">
              <w:rPr>
                <w:rFonts w:ascii="Calibri" w:hAnsi="Calibri" w:cs="Calibri"/>
                <w:sz w:val="18"/>
                <w:szCs w:val="18"/>
              </w:rPr>
              <w:t xml:space="preserve">In </w:t>
            </w:r>
            <w:r w:rsidR="00D203C4" w:rsidRPr="009B037E">
              <w:rPr>
                <w:rFonts w:ascii="Calibri" w:hAnsi="Calibri" w:cs="Calibri"/>
                <w:sz w:val="18"/>
                <w:szCs w:val="18"/>
              </w:rPr>
              <w:t xml:space="preserve">atleast </w:t>
            </w:r>
            <w:r w:rsidRPr="009B037E">
              <w:rPr>
                <w:rFonts w:ascii="Calibri" w:hAnsi="Calibri" w:cs="Calibri"/>
                <w:sz w:val="18"/>
                <w:szCs w:val="18"/>
              </w:rPr>
              <w:t>one in R</w:t>
            </w:r>
            <w:r w:rsidR="00D203C4" w:rsidRPr="009B037E">
              <w:rPr>
                <w:rFonts w:ascii="Calibri" w:hAnsi="Calibri" w:cs="Calibri"/>
                <w:sz w:val="18"/>
                <w:szCs w:val="18"/>
              </w:rPr>
              <w:t>is</w:t>
            </w:r>
            <w:r w:rsidRPr="009B037E">
              <w:rPr>
                <w:rFonts w:ascii="Calibri" w:hAnsi="Calibri" w:cs="Calibri"/>
                <w:sz w:val="18"/>
                <w:szCs w:val="18"/>
              </w:rPr>
              <w:t>k - Th</w:t>
            </w:r>
            <w:r w:rsidR="00D203C4" w:rsidRPr="009B037E">
              <w:rPr>
                <w:rFonts w:ascii="Calibri" w:hAnsi="Calibri" w:cs="Calibri"/>
                <w:sz w:val="18"/>
                <w:szCs w:val="18"/>
              </w:rPr>
              <w:t>e</w:t>
            </w:r>
            <w:r w:rsidRPr="009B037E">
              <w:rPr>
                <w:rFonts w:ascii="Calibri" w:hAnsi="Calibri" w:cs="Calibri"/>
                <w:sz w:val="18"/>
                <w:szCs w:val="18"/>
              </w:rPr>
              <w:t>n in Risk</w:t>
            </w:r>
          </w:p>
          <w:p w14:paraId="67E939A9" w14:textId="345E3655" w:rsidR="001462E5" w:rsidRPr="009B037E" w:rsidRDefault="00F86115" w:rsidP="007725E1">
            <w:pPr>
              <w:pStyle w:val="ListParagraph"/>
              <w:numPr>
                <w:ilvl w:val="0"/>
                <w:numId w:val="83"/>
              </w:numPr>
              <w:tabs>
                <w:tab w:val="clear" w:pos="720"/>
                <w:tab w:val="num" w:pos="261"/>
              </w:tabs>
              <w:ind w:left="351" w:hanging="270"/>
              <w:rPr>
                <w:rFonts w:ascii="Calibri" w:hAnsi="Calibri" w:cs="Calibri"/>
                <w:sz w:val="18"/>
                <w:szCs w:val="18"/>
              </w:rPr>
            </w:pPr>
            <w:r w:rsidRPr="009B037E">
              <w:rPr>
                <w:rFonts w:ascii="Calibri" w:hAnsi="Calibri" w:cs="Calibri"/>
                <w:sz w:val="18"/>
                <w:szCs w:val="18"/>
              </w:rPr>
              <w:t>if all completed - Completed else in Progress</w:t>
            </w:r>
          </w:p>
        </w:tc>
      </w:tr>
    </w:tbl>
    <w:p w14:paraId="244861AE" w14:textId="77777777" w:rsidR="00A42DAE" w:rsidRPr="009B037E" w:rsidRDefault="00A42DAE" w:rsidP="00A559B7">
      <w:pPr>
        <w:ind w:left="720"/>
        <w:rPr>
          <w:rFonts w:ascii="Calibri" w:hAnsi="Calibri" w:cs="Calibri"/>
          <w:sz w:val="18"/>
          <w:szCs w:val="18"/>
        </w:rPr>
      </w:pPr>
    </w:p>
    <w:p w14:paraId="2F585EFB" w14:textId="77777777" w:rsidR="00A42DAE" w:rsidRPr="00A42DAE" w:rsidRDefault="00A42DAE" w:rsidP="00251F1D">
      <w:pPr>
        <w:ind w:left="315"/>
        <w:rPr>
          <w:rFonts w:ascii="Calibri" w:hAnsi="Calibri" w:cs="Calibri"/>
          <w:b/>
          <w:bCs/>
          <w:sz w:val="18"/>
          <w:szCs w:val="18"/>
        </w:rPr>
      </w:pPr>
      <w:r w:rsidRPr="00A42DAE">
        <w:rPr>
          <w:rFonts w:ascii="Calibri" w:hAnsi="Calibri" w:cs="Calibri"/>
          <w:b/>
          <w:bCs/>
          <w:sz w:val="18"/>
          <w:szCs w:val="18"/>
        </w:rPr>
        <w:t>Relationship Rules</w:t>
      </w:r>
    </w:p>
    <w:p w14:paraId="02AA2553" w14:textId="77777777" w:rsidR="00A42DAE" w:rsidRPr="00A42DAE" w:rsidRDefault="00A42DAE" w:rsidP="007725E1">
      <w:pPr>
        <w:numPr>
          <w:ilvl w:val="0"/>
          <w:numId w:val="47"/>
        </w:numPr>
        <w:tabs>
          <w:tab w:val="num" w:pos="630"/>
        </w:tabs>
        <w:ind w:left="990"/>
        <w:rPr>
          <w:rFonts w:ascii="Calibri" w:hAnsi="Calibri" w:cs="Calibri"/>
          <w:sz w:val="18"/>
          <w:szCs w:val="18"/>
        </w:rPr>
      </w:pPr>
      <w:r w:rsidRPr="00A42DAE">
        <w:rPr>
          <w:rFonts w:ascii="Calibri" w:hAnsi="Calibri" w:cs="Calibri"/>
          <w:sz w:val="18"/>
          <w:szCs w:val="18"/>
        </w:rPr>
        <w:t xml:space="preserve">Each KR must belong to exactly one Objective. </w:t>
      </w:r>
    </w:p>
    <w:p w14:paraId="54669F6B" w14:textId="77777777" w:rsidR="00A42DAE" w:rsidRPr="00A42DAE" w:rsidRDefault="00A42DAE" w:rsidP="007725E1">
      <w:pPr>
        <w:numPr>
          <w:ilvl w:val="0"/>
          <w:numId w:val="47"/>
        </w:numPr>
        <w:tabs>
          <w:tab w:val="num" w:pos="630"/>
        </w:tabs>
        <w:ind w:left="990"/>
        <w:rPr>
          <w:rFonts w:ascii="Calibri" w:hAnsi="Calibri" w:cs="Calibri"/>
          <w:sz w:val="18"/>
          <w:szCs w:val="18"/>
        </w:rPr>
      </w:pPr>
      <w:r w:rsidRPr="00A42DAE">
        <w:rPr>
          <w:rFonts w:ascii="Calibri" w:hAnsi="Calibri" w:cs="Calibri"/>
          <w:sz w:val="18"/>
          <w:szCs w:val="18"/>
        </w:rPr>
        <w:t xml:space="preserve">An Objective must contain at least MinKRRequired KRs. </w:t>
      </w:r>
    </w:p>
    <w:p w14:paraId="7FFEA389" w14:textId="77777777" w:rsidR="00A42DAE" w:rsidRPr="00A42DAE" w:rsidRDefault="00A42DAE" w:rsidP="007725E1">
      <w:pPr>
        <w:numPr>
          <w:ilvl w:val="0"/>
          <w:numId w:val="47"/>
        </w:numPr>
        <w:tabs>
          <w:tab w:val="num" w:pos="630"/>
        </w:tabs>
        <w:ind w:left="990"/>
        <w:rPr>
          <w:rFonts w:ascii="Calibri" w:hAnsi="Calibri" w:cs="Calibri"/>
          <w:sz w:val="18"/>
          <w:szCs w:val="18"/>
        </w:rPr>
      </w:pPr>
      <w:r w:rsidRPr="00A42DAE">
        <w:rPr>
          <w:rFonts w:ascii="Calibri" w:hAnsi="Calibri" w:cs="Calibri"/>
          <w:sz w:val="18"/>
          <w:szCs w:val="18"/>
        </w:rPr>
        <w:t xml:space="preserve">MaxKRAllowed defines the maximum number of KRs that may be linked to the Objective. </w:t>
      </w:r>
    </w:p>
    <w:p w14:paraId="66D4C38A" w14:textId="77777777" w:rsidR="00A42DAE" w:rsidRPr="00A42DAE" w:rsidRDefault="00A42DAE" w:rsidP="00251F1D">
      <w:pPr>
        <w:ind w:left="315"/>
        <w:rPr>
          <w:rFonts w:ascii="Calibri" w:hAnsi="Calibri" w:cs="Calibri"/>
          <w:b/>
          <w:bCs/>
          <w:sz w:val="18"/>
          <w:szCs w:val="18"/>
        </w:rPr>
      </w:pPr>
      <w:r w:rsidRPr="00A42DAE">
        <w:rPr>
          <w:rFonts w:ascii="Calibri" w:hAnsi="Calibri" w:cs="Calibri"/>
          <w:b/>
          <w:bCs/>
          <w:sz w:val="18"/>
          <w:szCs w:val="18"/>
        </w:rPr>
        <w:t>Duration, Progress, and Status Rules</w:t>
      </w:r>
    </w:p>
    <w:p w14:paraId="0B5E803E" w14:textId="77777777" w:rsidR="00A42DAE" w:rsidRPr="00A42DAE" w:rsidRDefault="00A42DAE" w:rsidP="007725E1">
      <w:pPr>
        <w:numPr>
          <w:ilvl w:val="0"/>
          <w:numId w:val="48"/>
        </w:numPr>
        <w:tabs>
          <w:tab w:val="clear" w:pos="1080"/>
          <w:tab w:val="num" w:pos="990"/>
        </w:tabs>
        <w:ind w:left="990"/>
        <w:rPr>
          <w:rFonts w:ascii="Calibri" w:hAnsi="Calibri" w:cs="Calibri"/>
          <w:sz w:val="18"/>
          <w:szCs w:val="18"/>
        </w:rPr>
      </w:pPr>
      <w:r w:rsidRPr="00A42DAE">
        <w:rPr>
          <w:rFonts w:ascii="Calibri" w:hAnsi="Calibri" w:cs="Calibri"/>
          <w:sz w:val="18"/>
          <w:szCs w:val="18"/>
        </w:rPr>
        <w:t xml:space="preserve">Objective does not store absolute start date or end date at template level. </w:t>
      </w:r>
    </w:p>
    <w:p w14:paraId="132B8ED2" w14:textId="3820F7C2" w:rsidR="00A42DAE" w:rsidRPr="00A42DAE" w:rsidRDefault="3F390C6B" w:rsidP="007725E1">
      <w:pPr>
        <w:numPr>
          <w:ilvl w:val="0"/>
          <w:numId w:val="48"/>
        </w:numPr>
        <w:tabs>
          <w:tab w:val="clear" w:pos="1080"/>
          <w:tab w:val="num" w:pos="990"/>
        </w:tabs>
        <w:ind w:left="990"/>
        <w:rPr>
          <w:rFonts w:ascii="Calibri" w:hAnsi="Calibri" w:cs="Calibri"/>
          <w:sz w:val="18"/>
          <w:szCs w:val="18"/>
        </w:rPr>
      </w:pPr>
      <w:r w:rsidRPr="3F390C6B">
        <w:rPr>
          <w:rFonts w:ascii="Calibri" w:hAnsi="Calibri" w:cs="Calibri"/>
          <w:sz w:val="18"/>
          <w:szCs w:val="18"/>
        </w:rPr>
        <w:t xml:space="preserve">Objectives cannot be marked complete unless all linked KRs are complete, unless downstream override is explicitly supported. </w:t>
      </w:r>
    </w:p>
    <w:p w14:paraId="0912C810" w14:textId="77777777" w:rsidR="00A42DAE" w:rsidRPr="00A42DAE" w:rsidRDefault="00A42DAE" w:rsidP="00251F1D">
      <w:pPr>
        <w:ind w:left="315"/>
        <w:rPr>
          <w:rFonts w:ascii="Calibri" w:hAnsi="Calibri" w:cs="Calibri"/>
          <w:b/>
          <w:bCs/>
          <w:sz w:val="18"/>
          <w:szCs w:val="18"/>
        </w:rPr>
      </w:pPr>
      <w:r w:rsidRPr="00A42DAE">
        <w:rPr>
          <w:rFonts w:ascii="Calibri" w:hAnsi="Calibri" w:cs="Calibri"/>
          <w:b/>
          <w:bCs/>
          <w:sz w:val="18"/>
          <w:szCs w:val="18"/>
        </w:rPr>
        <w:t>Downstream Behavior</w:t>
      </w:r>
    </w:p>
    <w:p w14:paraId="3091C303" w14:textId="77777777" w:rsidR="00A42DAE" w:rsidRPr="00A42DAE" w:rsidRDefault="00A42DAE" w:rsidP="007725E1">
      <w:pPr>
        <w:numPr>
          <w:ilvl w:val="0"/>
          <w:numId w:val="49"/>
        </w:numPr>
        <w:tabs>
          <w:tab w:val="clear" w:pos="1080"/>
          <w:tab w:val="num" w:pos="990"/>
        </w:tabs>
        <w:ind w:left="990"/>
        <w:rPr>
          <w:rFonts w:ascii="Calibri" w:hAnsi="Calibri" w:cs="Calibri"/>
          <w:sz w:val="18"/>
          <w:szCs w:val="18"/>
        </w:rPr>
      </w:pPr>
      <w:r w:rsidRPr="00A42DAE">
        <w:rPr>
          <w:rFonts w:ascii="Calibri" w:hAnsi="Calibri" w:cs="Calibri"/>
          <w:sz w:val="18"/>
          <w:szCs w:val="18"/>
        </w:rPr>
        <w:t xml:space="preserve">Objective is treated as an </w:t>
      </w:r>
      <w:r w:rsidRPr="00A42DAE">
        <w:rPr>
          <w:rFonts w:ascii="Calibri" w:hAnsi="Calibri" w:cs="Calibri"/>
          <w:b/>
          <w:bCs/>
          <w:sz w:val="18"/>
          <w:szCs w:val="18"/>
        </w:rPr>
        <w:t>Entry</w:t>
      </w:r>
      <w:r w:rsidRPr="00A42DAE">
        <w:rPr>
          <w:rFonts w:ascii="Calibri" w:hAnsi="Calibri" w:cs="Calibri"/>
          <w:sz w:val="18"/>
          <w:szCs w:val="18"/>
        </w:rPr>
        <w:t xml:space="preserve"> within the OKR Template for downstream control purposes. </w:t>
      </w:r>
    </w:p>
    <w:p w14:paraId="3D541264" w14:textId="7EC0620A" w:rsidR="00A42DAE" w:rsidRPr="009B037E" w:rsidRDefault="00A42DAE" w:rsidP="007725E1">
      <w:pPr>
        <w:numPr>
          <w:ilvl w:val="0"/>
          <w:numId w:val="49"/>
        </w:numPr>
        <w:tabs>
          <w:tab w:val="clear" w:pos="1080"/>
          <w:tab w:val="num" w:pos="990"/>
        </w:tabs>
        <w:ind w:left="990"/>
        <w:rPr>
          <w:rFonts w:ascii="Calibri" w:hAnsi="Calibri" w:cs="Calibri"/>
          <w:sz w:val="18"/>
          <w:szCs w:val="18"/>
        </w:rPr>
      </w:pPr>
      <w:r w:rsidRPr="00A42DAE">
        <w:rPr>
          <w:rFonts w:ascii="Calibri" w:hAnsi="Calibri" w:cs="Calibri"/>
          <w:sz w:val="18"/>
          <w:szCs w:val="18"/>
        </w:rPr>
        <w:t xml:space="preserve">Addition, removal, and update of Objectives at downstream levels are governed by the common control mechanism defined in </w:t>
      </w:r>
      <w:r w:rsidRPr="00A42DAE">
        <w:rPr>
          <w:rFonts w:ascii="Calibri" w:hAnsi="Calibri" w:cs="Calibri"/>
          <w:b/>
          <w:bCs/>
          <w:sz w:val="18"/>
          <w:szCs w:val="18"/>
        </w:rPr>
        <w:t>3</w:t>
      </w:r>
      <w:r w:rsidR="002E608B" w:rsidRPr="009B037E">
        <w:rPr>
          <w:rFonts w:ascii="Calibri" w:hAnsi="Calibri" w:cs="Calibri"/>
          <w:b/>
          <w:bCs/>
          <w:sz w:val="18"/>
          <w:szCs w:val="18"/>
        </w:rPr>
        <w:t>.1</w:t>
      </w:r>
      <w:r w:rsidRPr="00A42DAE">
        <w:rPr>
          <w:rFonts w:ascii="Calibri" w:hAnsi="Calibri" w:cs="Calibri"/>
          <w:sz w:val="18"/>
          <w:szCs w:val="18"/>
        </w:rPr>
        <w:t>.</w:t>
      </w:r>
    </w:p>
    <w:p w14:paraId="795A3511"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226" w:name="_Toc225800130"/>
      <w:bookmarkStart w:id="227" w:name="_Toc225800814"/>
      <w:bookmarkStart w:id="228" w:name="_Toc225800993"/>
      <w:bookmarkStart w:id="229" w:name="_Toc225800131"/>
      <w:bookmarkStart w:id="230" w:name="_Toc225800815"/>
      <w:bookmarkStart w:id="231" w:name="_Toc225800994"/>
      <w:bookmarkStart w:id="232" w:name="_Toc225800132"/>
      <w:bookmarkStart w:id="233" w:name="_Toc225800816"/>
      <w:bookmarkStart w:id="234" w:name="_Toc225800995"/>
      <w:bookmarkStart w:id="235" w:name="_Toc225800133"/>
      <w:bookmarkStart w:id="236" w:name="_Toc225800817"/>
      <w:bookmarkStart w:id="237" w:name="_Toc225800996"/>
      <w:bookmarkStart w:id="238" w:name="_Toc225800134"/>
      <w:bookmarkStart w:id="239" w:name="_Toc225800818"/>
      <w:bookmarkStart w:id="240" w:name="_Toc225800997"/>
      <w:bookmarkStart w:id="241" w:name="_Toc225800135"/>
      <w:bookmarkStart w:id="242" w:name="_Toc225800819"/>
      <w:bookmarkStart w:id="243" w:name="_Toc225800998"/>
      <w:bookmarkStart w:id="244" w:name="_Toc225800136"/>
      <w:bookmarkStart w:id="245" w:name="_Toc225800820"/>
      <w:bookmarkStart w:id="246" w:name="_Toc225800999"/>
      <w:bookmarkStart w:id="247" w:name="_Toc225461296"/>
      <w:bookmarkStart w:id="248" w:name="_Toc228300263"/>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r w:rsidRPr="009B037E">
        <w:rPr>
          <w:rFonts w:ascii="Calibri" w:eastAsia="Times New Roman" w:hAnsi="Calibri" w:cs="Calibri"/>
          <w:b/>
          <w:bCs/>
          <w:sz w:val="20"/>
          <w:szCs w:val="20"/>
        </w:rPr>
        <w:t>KR Definition Fields</w:t>
      </w:r>
      <w:bookmarkEnd w:id="248"/>
    </w:p>
    <w:tbl>
      <w:tblPr>
        <w:tblW w:w="962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1700"/>
        <w:gridCol w:w="1260"/>
        <w:gridCol w:w="1452"/>
        <w:gridCol w:w="1003"/>
        <w:gridCol w:w="1377"/>
        <w:gridCol w:w="829"/>
        <w:gridCol w:w="644"/>
        <w:gridCol w:w="1355"/>
      </w:tblGrid>
      <w:tr w:rsidR="007E2CD1" w:rsidRPr="009B037E" w14:paraId="2013EA81" w14:textId="77777777" w:rsidTr="20065E15">
        <w:tc>
          <w:tcPr>
            <w:tcW w:w="1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5A1895"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Field</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6E01D7"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Mandatory</w:t>
            </w:r>
          </w:p>
        </w:tc>
        <w:tc>
          <w:tcPr>
            <w:tcW w:w="14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497CBB"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Data Type</w:t>
            </w:r>
          </w:p>
        </w:tc>
        <w:tc>
          <w:tcPr>
            <w:tcW w:w="10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42F3C9"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Source</w:t>
            </w:r>
          </w:p>
        </w:tc>
        <w:tc>
          <w:tcPr>
            <w:tcW w:w="13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8F6EC3"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Allowed Values / Reference</w:t>
            </w:r>
          </w:p>
        </w:tc>
        <w:tc>
          <w:tcPr>
            <w:tcW w:w="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991BB7"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Default Value</w:t>
            </w:r>
          </w:p>
        </w:tc>
        <w:tc>
          <w:tcPr>
            <w:tcW w:w="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C8EC09"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Display</w:t>
            </w:r>
          </w:p>
        </w:tc>
        <w:tc>
          <w:tcPr>
            <w:tcW w:w="13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13E3B9"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Notes / Constraints</w:t>
            </w:r>
          </w:p>
        </w:tc>
      </w:tr>
      <w:tr w:rsidR="007E2CD1" w:rsidRPr="009B037E" w14:paraId="68EDF842" w14:textId="77777777" w:rsidTr="20065E15">
        <w:tc>
          <w:tcPr>
            <w:tcW w:w="1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18167A"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KR ID</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232854"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4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CEE879"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UUID</w:t>
            </w:r>
          </w:p>
        </w:tc>
        <w:tc>
          <w:tcPr>
            <w:tcW w:w="10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B92825"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13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460A81"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 Only</w:t>
            </w:r>
          </w:p>
        </w:tc>
        <w:tc>
          <w:tcPr>
            <w:tcW w:w="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0DC263"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System-generated</w:t>
            </w:r>
          </w:p>
        </w:tc>
        <w:tc>
          <w:tcPr>
            <w:tcW w:w="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E753C4"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13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854D29"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Unique within template</w:t>
            </w:r>
          </w:p>
        </w:tc>
      </w:tr>
      <w:tr w:rsidR="007E2CD1" w:rsidRPr="009B037E" w14:paraId="46E4C5C8" w14:textId="77777777" w:rsidTr="20065E15">
        <w:tc>
          <w:tcPr>
            <w:tcW w:w="1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59D811"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KR Text</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C2C0B7"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4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6823B1"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String(1-300)</w:t>
            </w:r>
          </w:p>
        </w:tc>
        <w:tc>
          <w:tcPr>
            <w:tcW w:w="10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2E16D7"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3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2F1244"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Free</w:t>
            </w:r>
          </w:p>
        </w:tc>
        <w:tc>
          <w:tcPr>
            <w:tcW w:w="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DCA494"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A28E7D"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3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41519D"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Required; Max 300 characters</w:t>
            </w:r>
          </w:p>
        </w:tc>
      </w:tr>
      <w:tr w:rsidR="007E2CD1" w:rsidRPr="009B037E" w14:paraId="25F997C9" w14:textId="77777777" w:rsidTr="20065E15">
        <w:tc>
          <w:tcPr>
            <w:tcW w:w="1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846A03"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KR Type</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E3E58E"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4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EA6B14"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w:t>
            </w:r>
          </w:p>
        </w:tc>
        <w:tc>
          <w:tcPr>
            <w:tcW w:w="10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1AA6B8"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3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7AD37C"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Qualitative / Quantitative</w:t>
            </w:r>
          </w:p>
        </w:tc>
        <w:tc>
          <w:tcPr>
            <w:tcW w:w="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101271"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A03D15"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3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544C21" w14:textId="77777777" w:rsidR="00E3587E" w:rsidRPr="009B037E" w:rsidRDefault="00E3587E">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Metadata-backed field</w:t>
            </w:r>
          </w:p>
        </w:tc>
      </w:tr>
      <w:tr w:rsidR="009B037E" w:rsidRPr="009B037E" w14:paraId="380A6025" w14:textId="77777777" w:rsidTr="20065E15">
        <w:tc>
          <w:tcPr>
            <w:tcW w:w="1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C023FEE" w14:textId="1D829558" w:rsidR="00113B5F" w:rsidRPr="009B037E" w:rsidRDefault="00113B5F" w:rsidP="00113B5F">
            <w:pPr>
              <w:pStyle w:val="NormalWeb"/>
              <w:rPr>
                <w:rFonts w:ascii="Calibri" w:hAnsi="Calibri" w:cs="Calibri"/>
                <w:sz w:val="16"/>
                <w:szCs w:val="16"/>
              </w:rPr>
            </w:pPr>
            <w:r w:rsidRPr="009B037E">
              <w:rPr>
                <w:rFonts w:ascii="Calibri" w:hAnsi="Calibri" w:cs="Calibri"/>
                <w:sz w:val="16"/>
                <w:szCs w:val="16"/>
              </w:rPr>
              <w:t>AppliesToType</w:t>
            </w:r>
          </w:p>
          <w:p w14:paraId="7C52D43A" w14:textId="77777777" w:rsidR="00113B5F" w:rsidRPr="009B037E" w:rsidRDefault="00113B5F" w:rsidP="00113B5F">
            <w:pPr>
              <w:pStyle w:val="NormalWeb"/>
              <w:spacing w:before="0" w:beforeAutospacing="0" w:after="0" w:afterAutospacing="0"/>
              <w:rPr>
                <w:rFonts w:ascii="Calibri" w:hAnsi="Calibri" w:cs="Calibri"/>
                <w:sz w:val="16"/>
                <w:szCs w:val="16"/>
              </w:rPr>
            </w:pP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0A4A9BD" w14:textId="671C434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lastRenderedPageBreak/>
              <w:t>Conditional</w:t>
            </w:r>
          </w:p>
        </w:tc>
        <w:tc>
          <w:tcPr>
            <w:tcW w:w="14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8106418" w14:textId="7F1A9CE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Enum/Code</w:t>
            </w:r>
          </w:p>
        </w:tc>
        <w:tc>
          <w:tcPr>
            <w:tcW w:w="10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7DCBB8B" w14:textId="4CA48BB9"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3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A13A0A1" w14:textId="75A959C5"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E063839" w14:textId="63837904"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FA7C696" w14:textId="3E7FFCC1"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3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7E0438E" w14:textId="7D51D9C8"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 xml:space="preserve">Required where KR </w:t>
            </w:r>
            <w:r w:rsidR="00AD78CD" w:rsidRPr="009B037E">
              <w:rPr>
                <w:rFonts w:ascii="Calibri" w:hAnsi="Calibri" w:cs="Calibri"/>
                <w:sz w:val="16"/>
                <w:szCs w:val="16"/>
              </w:rPr>
              <w:t>is Quantitative</w:t>
            </w:r>
          </w:p>
          <w:p w14:paraId="527A4733" w14:textId="77777777" w:rsidR="00113B5F" w:rsidRPr="009B037E" w:rsidRDefault="00113B5F" w:rsidP="00113B5F">
            <w:pPr>
              <w:pStyle w:val="NormalWeb"/>
              <w:spacing w:before="0" w:beforeAutospacing="0" w:after="0" w:afterAutospacing="0"/>
              <w:jc w:val="center"/>
              <w:rPr>
                <w:rFonts w:ascii="Calibri" w:hAnsi="Calibri" w:cs="Calibri"/>
                <w:sz w:val="16"/>
                <w:szCs w:val="16"/>
              </w:rPr>
            </w:pPr>
          </w:p>
        </w:tc>
      </w:tr>
      <w:tr w:rsidR="00113B5F" w:rsidRPr="009B037E" w14:paraId="32F685ED" w14:textId="77777777" w:rsidTr="20065E15">
        <w:tc>
          <w:tcPr>
            <w:tcW w:w="1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D205D0E" w14:textId="5FABD6A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lastRenderedPageBreak/>
              <w:t>LinkedEntityCode</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D9EC2AB" w14:textId="133AAC76"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Conditional</w:t>
            </w:r>
          </w:p>
        </w:tc>
        <w:tc>
          <w:tcPr>
            <w:tcW w:w="14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E9EF922" w14:textId="403BBE3B"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Enum/Code</w:t>
            </w:r>
          </w:p>
        </w:tc>
        <w:tc>
          <w:tcPr>
            <w:tcW w:w="10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3C84D1F" w14:textId="4EFDBE2A"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3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853F3B6"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MetricCode or QuestionCode based on AppliesToType</w:t>
            </w:r>
          </w:p>
          <w:p w14:paraId="366759DF"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Metric / SymptomQuestion</w:t>
            </w:r>
          </w:p>
          <w:p w14:paraId="3643417B" w14:textId="77777777" w:rsidR="00113B5F" w:rsidRPr="009B037E" w:rsidRDefault="00113B5F" w:rsidP="00113B5F">
            <w:pPr>
              <w:pStyle w:val="NormalWeb"/>
              <w:spacing w:before="0" w:beforeAutospacing="0" w:after="0" w:afterAutospacing="0"/>
              <w:rPr>
                <w:rFonts w:ascii="Calibri" w:hAnsi="Calibri" w:cs="Calibri"/>
                <w:sz w:val="16"/>
                <w:szCs w:val="16"/>
              </w:rPr>
            </w:pPr>
          </w:p>
        </w:tc>
        <w:tc>
          <w:tcPr>
            <w:tcW w:w="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D33CD65" w14:textId="06C524DA"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75B80FE" w14:textId="0CDF7E46"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3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7D133D1" w14:textId="77777777" w:rsidR="00277932" w:rsidRPr="009B037E" w:rsidRDefault="00277932" w:rsidP="00277932">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Required where KR is Quantitative</w:t>
            </w:r>
          </w:p>
          <w:p w14:paraId="6C70804A" w14:textId="77777777" w:rsidR="00113B5F" w:rsidRPr="009B037E" w:rsidRDefault="00113B5F" w:rsidP="00113B5F">
            <w:pPr>
              <w:pStyle w:val="NormalWeb"/>
              <w:spacing w:before="0" w:beforeAutospacing="0" w:after="0" w:afterAutospacing="0"/>
              <w:rPr>
                <w:rFonts w:ascii="Calibri" w:hAnsi="Calibri" w:cs="Calibri"/>
                <w:sz w:val="16"/>
                <w:szCs w:val="16"/>
              </w:rPr>
            </w:pPr>
          </w:p>
        </w:tc>
      </w:tr>
      <w:tr w:rsidR="00113B5F" w:rsidRPr="009B037E" w14:paraId="1583FD41" w14:textId="77777777" w:rsidTr="20065E15">
        <w:tc>
          <w:tcPr>
            <w:tcW w:w="1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40AEFE"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KR Duration</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86303A"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4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F4CE68"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 / DurationType</w:t>
            </w:r>
          </w:p>
        </w:tc>
        <w:tc>
          <w:tcPr>
            <w:tcW w:w="10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9F1B23"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3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E0DFC4"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Valid duration type for selected context</w:t>
            </w:r>
          </w:p>
        </w:tc>
        <w:tc>
          <w:tcPr>
            <w:tcW w:w="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F511B5"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B52CBC"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3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821C49" w14:textId="6C5EB23E" w:rsidR="00113B5F" w:rsidRPr="009B037E" w:rsidRDefault="69ED6094" w:rsidP="20065E15">
            <w:pPr>
              <w:pStyle w:val="NormalWeb"/>
              <w:spacing w:before="0" w:beforeAutospacing="0" w:after="0" w:afterAutospacing="0"/>
              <w:rPr>
                <w:rFonts w:ascii="Calibri" w:hAnsi="Calibri" w:cs="Calibri"/>
                <w:sz w:val="16"/>
                <w:szCs w:val="16"/>
              </w:rPr>
            </w:pPr>
            <w:r w:rsidRPr="20065E15">
              <w:rPr>
                <w:rFonts w:ascii="Calibri" w:hAnsi="Calibri" w:cs="Calibri"/>
                <w:sz w:val="16"/>
                <w:szCs w:val="16"/>
              </w:rPr>
              <w:t>Must not exceed Objective or Care Plan duration</w:t>
            </w:r>
            <w:r w:rsidR="0F59D0BB" w:rsidRPr="20065E15">
              <w:rPr>
                <w:rFonts w:ascii="Calibri" w:hAnsi="Calibri" w:cs="Calibri"/>
                <w:sz w:val="16"/>
                <w:szCs w:val="16"/>
              </w:rPr>
              <w:t>=</w:t>
            </w:r>
          </w:p>
        </w:tc>
      </w:tr>
      <w:tr w:rsidR="00113B5F" w:rsidRPr="009B037E" w14:paraId="6572E927" w14:textId="77777777" w:rsidTr="20065E15">
        <w:tc>
          <w:tcPr>
            <w:tcW w:w="1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E3187E"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ManualProgressUpdateAllowed</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2F7B7C"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4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A0F221"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Boolean</w:t>
            </w:r>
          </w:p>
        </w:tc>
        <w:tc>
          <w:tcPr>
            <w:tcW w:w="10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75AAAB"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3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210AF5"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True / False</w:t>
            </w:r>
          </w:p>
        </w:tc>
        <w:tc>
          <w:tcPr>
            <w:tcW w:w="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AE329D" w14:textId="42785830" w:rsidR="00113B5F" w:rsidRPr="009B037E" w:rsidRDefault="00851260"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True</w:t>
            </w:r>
          </w:p>
        </w:tc>
        <w:tc>
          <w:tcPr>
            <w:tcW w:w="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D8BA86" w14:textId="30C0422D" w:rsidR="00113B5F" w:rsidRPr="009B037E" w:rsidRDefault="00184CD0"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Settings</w:t>
            </w:r>
          </w:p>
        </w:tc>
        <w:tc>
          <w:tcPr>
            <w:tcW w:w="13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78B2DF"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Applies only where supported by KR Type rules</w:t>
            </w:r>
          </w:p>
        </w:tc>
      </w:tr>
      <w:tr w:rsidR="00113B5F" w:rsidRPr="009B037E" w14:paraId="40ABB0FD" w14:textId="77777777" w:rsidTr="20065E15">
        <w:tc>
          <w:tcPr>
            <w:tcW w:w="1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677CB3"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LinkedSymptomTemplateVersionID</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27985A"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w:t>
            </w:r>
          </w:p>
        </w:tc>
        <w:tc>
          <w:tcPr>
            <w:tcW w:w="14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0C6673"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UUID</w:t>
            </w:r>
          </w:p>
        </w:tc>
        <w:tc>
          <w:tcPr>
            <w:tcW w:w="10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C314A1"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Template Reference</w:t>
            </w:r>
          </w:p>
        </w:tc>
        <w:tc>
          <w:tcPr>
            <w:tcW w:w="13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FB4FEF"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reference Published Symptom Template Version</w:t>
            </w:r>
          </w:p>
        </w:tc>
        <w:tc>
          <w:tcPr>
            <w:tcW w:w="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366FCC"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6BB522"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3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10B2E4" w14:textId="77777777" w:rsidR="00113B5F" w:rsidRPr="009B037E" w:rsidRDefault="00113B5F" w:rsidP="00113B5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Optional linkage; must be compatible with linked Care Plan profile</w:t>
            </w:r>
          </w:p>
        </w:tc>
      </w:tr>
    </w:tbl>
    <w:p w14:paraId="2552232D" w14:textId="77777777" w:rsidR="001B3EE8" w:rsidRPr="009B037E" w:rsidRDefault="001B3EE8" w:rsidP="00A559B7">
      <w:pPr>
        <w:ind w:left="720"/>
        <w:rPr>
          <w:rFonts w:ascii="Calibri" w:hAnsi="Calibri" w:cs="Calibri"/>
          <w:sz w:val="18"/>
          <w:szCs w:val="18"/>
        </w:rPr>
      </w:pPr>
    </w:p>
    <w:p w14:paraId="4BE3576E" w14:textId="77777777" w:rsidR="001B3EE8" w:rsidRPr="009B037E" w:rsidRDefault="001B3EE8" w:rsidP="00A559B7">
      <w:pPr>
        <w:ind w:left="720"/>
        <w:rPr>
          <w:rFonts w:ascii="Calibri" w:hAnsi="Calibri" w:cs="Calibri"/>
          <w:sz w:val="18"/>
          <w:szCs w:val="18"/>
        </w:rPr>
      </w:pPr>
    </w:p>
    <w:p w14:paraId="157C5DC0" w14:textId="77777777" w:rsidR="00DE5577" w:rsidRPr="00DE5577" w:rsidRDefault="00DE5577" w:rsidP="00251F1D">
      <w:pPr>
        <w:ind w:left="315"/>
        <w:rPr>
          <w:rFonts w:ascii="Calibri" w:hAnsi="Calibri" w:cs="Calibri"/>
          <w:b/>
          <w:bCs/>
          <w:sz w:val="18"/>
          <w:szCs w:val="18"/>
        </w:rPr>
      </w:pPr>
      <w:r w:rsidRPr="00DE5577">
        <w:rPr>
          <w:rFonts w:ascii="Calibri" w:hAnsi="Calibri" w:cs="Calibri"/>
          <w:b/>
          <w:bCs/>
          <w:sz w:val="18"/>
          <w:szCs w:val="18"/>
        </w:rPr>
        <w:t>KR Relationship Rules</w:t>
      </w:r>
    </w:p>
    <w:p w14:paraId="6BC1CC79" w14:textId="77777777" w:rsidR="00797534" w:rsidRPr="009B037E" w:rsidRDefault="00797534" w:rsidP="007725E1">
      <w:pPr>
        <w:numPr>
          <w:ilvl w:val="0"/>
          <w:numId w:val="50"/>
        </w:numPr>
        <w:tabs>
          <w:tab w:val="num" w:pos="630"/>
        </w:tabs>
        <w:ind w:left="990"/>
        <w:rPr>
          <w:rFonts w:ascii="Calibri" w:hAnsi="Calibri" w:cs="Calibri"/>
          <w:sz w:val="18"/>
          <w:szCs w:val="18"/>
        </w:rPr>
      </w:pPr>
      <w:r w:rsidRPr="009B037E">
        <w:rPr>
          <w:rFonts w:ascii="Calibri" w:hAnsi="Calibri" w:cs="Calibri"/>
          <w:sz w:val="18"/>
          <w:szCs w:val="18"/>
        </w:rPr>
        <w:t>Refer to Section 3.1.5</w:t>
      </w:r>
    </w:p>
    <w:p w14:paraId="52B878C8" w14:textId="1878C247" w:rsidR="000E16AE" w:rsidRPr="000E16AE" w:rsidRDefault="000E16AE" w:rsidP="007725E1">
      <w:pPr>
        <w:numPr>
          <w:ilvl w:val="1"/>
          <w:numId w:val="50"/>
        </w:numPr>
        <w:tabs>
          <w:tab w:val="clear" w:pos="1800"/>
        </w:tabs>
        <w:ind w:left="1260" w:hanging="270"/>
        <w:rPr>
          <w:rFonts w:ascii="Calibri" w:hAnsi="Calibri" w:cs="Calibri"/>
          <w:sz w:val="18"/>
          <w:szCs w:val="18"/>
        </w:rPr>
      </w:pPr>
      <w:r w:rsidRPr="000E16AE">
        <w:rPr>
          <w:rFonts w:ascii="Calibri" w:hAnsi="Calibri" w:cs="Calibri"/>
          <w:sz w:val="18"/>
          <w:szCs w:val="18"/>
        </w:rPr>
        <w:t xml:space="preserve">A KR may track a Metric or a SymptomQuestion using </w:t>
      </w:r>
      <w:r w:rsidRPr="000E16AE">
        <w:rPr>
          <w:rFonts w:ascii="Calibri" w:hAnsi="Calibri" w:cs="Calibri"/>
          <w:b/>
          <w:bCs/>
          <w:sz w:val="18"/>
          <w:szCs w:val="18"/>
        </w:rPr>
        <w:t>AppliesToType + LinkedEntityCode</w:t>
      </w:r>
      <w:r w:rsidRPr="000E16AE">
        <w:rPr>
          <w:rFonts w:ascii="Calibri" w:hAnsi="Calibri" w:cs="Calibri"/>
          <w:sz w:val="18"/>
          <w:szCs w:val="18"/>
        </w:rPr>
        <w:t xml:space="preserve">. </w:t>
      </w:r>
    </w:p>
    <w:p w14:paraId="09FE719E" w14:textId="6EF2FF87" w:rsidR="000E16AE" w:rsidRPr="000E16AE" w:rsidRDefault="000E16AE" w:rsidP="007725E1">
      <w:pPr>
        <w:numPr>
          <w:ilvl w:val="1"/>
          <w:numId w:val="50"/>
        </w:numPr>
        <w:tabs>
          <w:tab w:val="clear" w:pos="1800"/>
        </w:tabs>
        <w:ind w:left="1260" w:hanging="270"/>
        <w:rPr>
          <w:rFonts w:ascii="Calibri" w:hAnsi="Calibri" w:cs="Calibri"/>
          <w:sz w:val="18"/>
          <w:szCs w:val="18"/>
        </w:rPr>
      </w:pPr>
      <w:r w:rsidRPr="000E16AE">
        <w:rPr>
          <w:rFonts w:ascii="Calibri" w:hAnsi="Calibri" w:cs="Calibri"/>
          <w:sz w:val="18"/>
          <w:szCs w:val="18"/>
        </w:rPr>
        <w:t xml:space="preserve">Where </w:t>
      </w:r>
      <w:r w:rsidRPr="000E16AE">
        <w:rPr>
          <w:rFonts w:ascii="Calibri" w:hAnsi="Calibri" w:cs="Calibri"/>
          <w:b/>
          <w:bCs/>
          <w:sz w:val="18"/>
          <w:szCs w:val="18"/>
        </w:rPr>
        <w:t>AppliesToType = Metric</w:t>
      </w:r>
      <w:r w:rsidRPr="000E16AE">
        <w:rPr>
          <w:rFonts w:ascii="Calibri" w:hAnsi="Calibri" w:cs="Calibri"/>
          <w:sz w:val="18"/>
          <w:szCs w:val="18"/>
        </w:rPr>
        <w:t xml:space="preserve">, LinkedEntityCode must reference a valid MetricCode. </w:t>
      </w:r>
    </w:p>
    <w:p w14:paraId="01596F87" w14:textId="7B41CD02" w:rsidR="000E16AE" w:rsidRPr="000E16AE" w:rsidRDefault="000E16AE" w:rsidP="007725E1">
      <w:pPr>
        <w:numPr>
          <w:ilvl w:val="1"/>
          <w:numId w:val="50"/>
        </w:numPr>
        <w:tabs>
          <w:tab w:val="clear" w:pos="1800"/>
        </w:tabs>
        <w:ind w:left="1260" w:hanging="270"/>
        <w:rPr>
          <w:rFonts w:ascii="Calibri" w:hAnsi="Calibri" w:cs="Calibri"/>
          <w:sz w:val="18"/>
          <w:szCs w:val="18"/>
        </w:rPr>
      </w:pPr>
      <w:r w:rsidRPr="000E16AE">
        <w:rPr>
          <w:rFonts w:ascii="Calibri" w:hAnsi="Calibri" w:cs="Calibri"/>
          <w:sz w:val="18"/>
          <w:szCs w:val="18"/>
        </w:rPr>
        <w:t xml:space="preserve">Where </w:t>
      </w:r>
      <w:r w:rsidRPr="000E16AE">
        <w:rPr>
          <w:rFonts w:ascii="Calibri" w:hAnsi="Calibri" w:cs="Calibri"/>
          <w:b/>
          <w:bCs/>
          <w:sz w:val="18"/>
          <w:szCs w:val="18"/>
        </w:rPr>
        <w:t>AppliesToType = SymptomQuestion</w:t>
      </w:r>
      <w:r w:rsidRPr="000E16AE">
        <w:rPr>
          <w:rFonts w:ascii="Calibri" w:hAnsi="Calibri" w:cs="Calibri"/>
          <w:sz w:val="18"/>
          <w:szCs w:val="18"/>
        </w:rPr>
        <w:t xml:space="preserve">, LinkedEntityCode must reference a valid QuestionCode. </w:t>
      </w:r>
    </w:p>
    <w:p w14:paraId="5F183933" w14:textId="2662C661" w:rsidR="000E16AE" w:rsidRPr="000E16AE" w:rsidRDefault="000E16AE" w:rsidP="007725E1">
      <w:pPr>
        <w:numPr>
          <w:ilvl w:val="1"/>
          <w:numId w:val="50"/>
        </w:numPr>
        <w:tabs>
          <w:tab w:val="clear" w:pos="1800"/>
        </w:tabs>
        <w:ind w:left="1260" w:hanging="270"/>
        <w:rPr>
          <w:rFonts w:ascii="Calibri" w:hAnsi="Calibri" w:cs="Calibri"/>
          <w:sz w:val="18"/>
          <w:szCs w:val="18"/>
        </w:rPr>
      </w:pPr>
      <w:r w:rsidRPr="000E16AE">
        <w:rPr>
          <w:rFonts w:ascii="Calibri" w:hAnsi="Calibri" w:cs="Calibri"/>
          <w:sz w:val="18"/>
          <w:szCs w:val="18"/>
        </w:rPr>
        <w:t xml:space="preserve">Where a KR tracks a SymptomQuestion, LinkedSymptomTemplateVersionID must reference a compatible published Symptom Template containing that QuestionCode. </w:t>
      </w:r>
    </w:p>
    <w:p w14:paraId="3F574B58" w14:textId="36614C6F" w:rsidR="000E16AE" w:rsidRPr="000E16AE" w:rsidRDefault="000E16AE" w:rsidP="007725E1">
      <w:pPr>
        <w:numPr>
          <w:ilvl w:val="1"/>
          <w:numId w:val="50"/>
        </w:numPr>
        <w:tabs>
          <w:tab w:val="clear" w:pos="1800"/>
        </w:tabs>
        <w:ind w:left="1260" w:hanging="270"/>
        <w:rPr>
          <w:rFonts w:ascii="Calibri" w:hAnsi="Calibri" w:cs="Calibri"/>
          <w:sz w:val="18"/>
          <w:szCs w:val="18"/>
        </w:rPr>
      </w:pPr>
      <w:r w:rsidRPr="000E16AE">
        <w:rPr>
          <w:rFonts w:ascii="Calibri" w:hAnsi="Calibri" w:cs="Calibri"/>
          <w:sz w:val="18"/>
          <w:szCs w:val="18"/>
        </w:rPr>
        <w:t xml:space="preserve">A KR may still link a Symptom Template as supporting input even where progress remains manually updated. </w:t>
      </w:r>
    </w:p>
    <w:p w14:paraId="5F25540F" w14:textId="4DBE05F5" w:rsidR="00DE5577" w:rsidRPr="00DE5577" w:rsidRDefault="000E16AE" w:rsidP="007725E1">
      <w:pPr>
        <w:numPr>
          <w:ilvl w:val="1"/>
          <w:numId w:val="50"/>
        </w:numPr>
        <w:tabs>
          <w:tab w:val="clear" w:pos="1800"/>
        </w:tabs>
        <w:ind w:left="1260" w:hanging="270"/>
        <w:rPr>
          <w:rFonts w:ascii="Calibri" w:hAnsi="Calibri" w:cs="Calibri"/>
          <w:sz w:val="18"/>
          <w:szCs w:val="18"/>
        </w:rPr>
      </w:pPr>
      <w:r w:rsidRPr="009B037E">
        <w:rPr>
          <w:rFonts w:ascii="Calibri" w:hAnsi="Calibri" w:cs="Calibri"/>
          <w:sz w:val="18"/>
          <w:szCs w:val="18"/>
        </w:rPr>
        <w:t>Not all questions in a linked Symptom Template are required to map to a KR.</w:t>
      </w:r>
      <w:r w:rsidR="00DE5577" w:rsidRPr="00DE5577">
        <w:rPr>
          <w:rFonts w:ascii="Calibri" w:hAnsi="Calibri" w:cs="Calibri"/>
          <w:sz w:val="18"/>
          <w:szCs w:val="18"/>
        </w:rPr>
        <w:t xml:space="preserve">Each KR must belong to exactly one Objective. </w:t>
      </w:r>
    </w:p>
    <w:p w14:paraId="36169DF7" w14:textId="77777777" w:rsidR="00DE5577" w:rsidRPr="00DE5577" w:rsidRDefault="00DE5577" w:rsidP="007725E1">
      <w:pPr>
        <w:numPr>
          <w:ilvl w:val="0"/>
          <w:numId w:val="50"/>
        </w:numPr>
        <w:tabs>
          <w:tab w:val="num" w:pos="630"/>
        </w:tabs>
        <w:ind w:left="990"/>
        <w:rPr>
          <w:rFonts w:ascii="Calibri" w:hAnsi="Calibri" w:cs="Calibri"/>
          <w:sz w:val="18"/>
          <w:szCs w:val="18"/>
        </w:rPr>
      </w:pPr>
      <w:r w:rsidRPr="00DE5577">
        <w:rPr>
          <w:rFonts w:ascii="Calibri" w:hAnsi="Calibri" w:cs="Calibri"/>
          <w:sz w:val="18"/>
          <w:szCs w:val="18"/>
        </w:rPr>
        <w:t xml:space="preserve">A KR cannot exist without an Objective. </w:t>
      </w:r>
    </w:p>
    <w:p w14:paraId="4A68E908" w14:textId="7EEB4D1E" w:rsidR="00BD5BEE" w:rsidRPr="00BD5BEE" w:rsidRDefault="00BD5BEE" w:rsidP="007725E1">
      <w:pPr>
        <w:numPr>
          <w:ilvl w:val="0"/>
          <w:numId w:val="50"/>
        </w:numPr>
        <w:tabs>
          <w:tab w:val="num" w:pos="630"/>
        </w:tabs>
        <w:ind w:left="990"/>
        <w:rPr>
          <w:rFonts w:ascii="Calibri" w:hAnsi="Calibri" w:cs="Calibri"/>
          <w:sz w:val="18"/>
          <w:szCs w:val="18"/>
        </w:rPr>
      </w:pPr>
      <w:r w:rsidRPr="00BD5BEE">
        <w:rPr>
          <w:rFonts w:ascii="Calibri" w:hAnsi="Calibri" w:cs="Calibri"/>
          <w:sz w:val="18"/>
          <w:szCs w:val="18"/>
        </w:rPr>
        <w:t xml:space="preserve">A KR may link to one Symptom Template where applicable. </w:t>
      </w:r>
    </w:p>
    <w:p w14:paraId="3A957366" w14:textId="26568879" w:rsidR="00BD5BEE" w:rsidRPr="00BD5BEE" w:rsidRDefault="00BD5BEE" w:rsidP="007725E1">
      <w:pPr>
        <w:numPr>
          <w:ilvl w:val="0"/>
          <w:numId w:val="50"/>
        </w:numPr>
        <w:tabs>
          <w:tab w:val="num" w:pos="630"/>
        </w:tabs>
        <w:ind w:left="990"/>
        <w:rPr>
          <w:rFonts w:ascii="Calibri" w:hAnsi="Calibri" w:cs="Calibri"/>
          <w:sz w:val="18"/>
          <w:szCs w:val="18"/>
        </w:rPr>
      </w:pPr>
      <w:r w:rsidRPr="00BD5BEE">
        <w:rPr>
          <w:rFonts w:ascii="Calibri" w:hAnsi="Calibri" w:cs="Calibri"/>
          <w:sz w:val="18"/>
          <w:szCs w:val="18"/>
        </w:rPr>
        <w:t xml:space="preserve">The whole Symptom Template is attached to the KR. </w:t>
      </w:r>
    </w:p>
    <w:p w14:paraId="395177EF" w14:textId="7F689739" w:rsidR="00BD5BEE" w:rsidRPr="009B037E" w:rsidRDefault="00BD5BEE" w:rsidP="007725E1">
      <w:pPr>
        <w:numPr>
          <w:ilvl w:val="0"/>
          <w:numId w:val="50"/>
        </w:numPr>
        <w:tabs>
          <w:tab w:val="num" w:pos="630"/>
        </w:tabs>
        <w:ind w:left="990"/>
        <w:rPr>
          <w:rFonts w:ascii="Calibri" w:hAnsi="Calibri" w:cs="Calibri"/>
          <w:sz w:val="18"/>
          <w:szCs w:val="18"/>
        </w:rPr>
      </w:pPr>
      <w:r w:rsidRPr="009B037E">
        <w:rPr>
          <w:rFonts w:ascii="Calibri" w:hAnsi="Calibri" w:cs="Calibri"/>
          <w:sz w:val="18"/>
          <w:szCs w:val="18"/>
        </w:rPr>
        <w:t>Linked Symptom Template must be compatible with the linked Care Plan profile.</w:t>
      </w:r>
    </w:p>
    <w:p w14:paraId="45B9342E" w14:textId="1E118106" w:rsidR="006932D8" w:rsidRPr="009B037E" w:rsidRDefault="006932D8" w:rsidP="00A559B7">
      <w:pPr>
        <w:ind w:left="720"/>
        <w:rPr>
          <w:rFonts w:ascii="Calibri" w:hAnsi="Calibri" w:cs="Calibri"/>
          <w:sz w:val="18"/>
          <w:szCs w:val="18"/>
        </w:rPr>
      </w:pPr>
      <w:r w:rsidRPr="009B037E">
        <w:rPr>
          <w:rFonts w:ascii="Calibri" w:hAnsi="Calibri" w:cs="Calibri"/>
          <w:sz w:val="18"/>
          <w:szCs w:val="18"/>
        </w:rPr>
        <w:t> </w:t>
      </w:r>
    </w:p>
    <w:p w14:paraId="6D13A8BB"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249" w:name="_Toc228300264"/>
      <w:r w:rsidRPr="009B037E">
        <w:rPr>
          <w:rFonts w:ascii="Calibri" w:eastAsia="Times New Roman" w:hAnsi="Calibri" w:cs="Calibri"/>
          <w:b/>
          <w:bCs/>
          <w:sz w:val="20"/>
          <w:szCs w:val="20"/>
        </w:rPr>
        <w:t>Quantitative KR Fields</w:t>
      </w:r>
      <w:bookmarkEnd w:id="249"/>
    </w:p>
    <w:p w14:paraId="263CF244" w14:textId="215BB534" w:rsidR="006932D8" w:rsidRPr="009B037E" w:rsidRDefault="006932D8" w:rsidP="00251F1D">
      <w:pPr>
        <w:ind w:left="720"/>
        <w:rPr>
          <w:rFonts w:ascii="Calibri" w:hAnsi="Calibri" w:cs="Calibri"/>
          <w:sz w:val="18"/>
          <w:szCs w:val="18"/>
        </w:rPr>
      </w:pPr>
      <w:r w:rsidRPr="009B037E">
        <w:rPr>
          <w:rFonts w:ascii="Calibri" w:hAnsi="Calibri" w:cs="Calibri"/>
          <w:sz w:val="18"/>
          <w:szCs w:val="18"/>
        </w:rPr>
        <w:t> </w:t>
      </w:r>
      <w:r w:rsidR="00661098" w:rsidRPr="009B037E">
        <w:rPr>
          <w:rFonts w:ascii="Calibri" w:hAnsi="Calibri" w:cs="Calibri"/>
          <w:sz w:val="18"/>
          <w:szCs w:val="18"/>
        </w:rPr>
        <w:t xml:space="preserve">A KR may be either </w:t>
      </w:r>
      <w:r w:rsidR="00661098" w:rsidRPr="009B037E">
        <w:rPr>
          <w:rFonts w:ascii="Calibri" w:hAnsi="Calibri" w:cs="Calibri"/>
          <w:b/>
          <w:bCs/>
          <w:sz w:val="18"/>
          <w:szCs w:val="18"/>
        </w:rPr>
        <w:t>Quantitative</w:t>
      </w:r>
      <w:r w:rsidR="00661098" w:rsidRPr="009B037E">
        <w:rPr>
          <w:rFonts w:ascii="Calibri" w:hAnsi="Calibri" w:cs="Calibri"/>
          <w:sz w:val="18"/>
          <w:szCs w:val="18"/>
        </w:rPr>
        <w:t xml:space="preserve"> or </w:t>
      </w:r>
      <w:r w:rsidR="00661098" w:rsidRPr="009B037E">
        <w:rPr>
          <w:rFonts w:ascii="Calibri" w:hAnsi="Calibri" w:cs="Calibri"/>
          <w:b/>
          <w:bCs/>
          <w:sz w:val="18"/>
          <w:szCs w:val="18"/>
        </w:rPr>
        <w:t>Qualitative</w:t>
      </w:r>
      <w:r w:rsidR="00661098" w:rsidRPr="009B037E">
        <w:rPr>
          <w:rFonts w:ascii="Calibri" w:hAnsi="Calibri" w:cs="Calibri"/>
          <w:sz w:val="18"/>
          <w:szCs w:val="18"/>
        </w:rPr>
        <w:t>.</w:t>
      </w:r>
      <w:r w:rsidR="00251F1D" w:rsidRPr="009B037E">
        <w:rPr>
          <w:rFonts w:ascii="Calibri" w:hAnsi="Calibri" w:cs="Calibri"/>
          <w:sz w:val="18"/>
          <w:szCs w:val="18"/>
        </w:rPr>
        <w:t xml:space="preserve"> </w:t>
      </w:r>
      <w:r w:rsidR="00661098" w:rsidRPr="009B037E">
        <w:rPr>
          <w:rFonts w:ascii="Calibri" w:hAnsi="Calibri" w:cs="Calibri"/>
          <w:sz w:val="18"/>
          <w:szCs w:val="18"/>
        </w:rPr>
        <w:t>Type-specific fields and behavior must be defined as follows.</w:t>
      </w:r>
    </w:p>
    <w:p w14:paraId="70CA275A" w14:textId="127EDB9B" w:rsidR="00EF1487" w:rsidRPr="009B037E" w:rsidRDefault="00EF1487" w:rsidP="00F45909">
      <w:pPr>
        <w:pStyle w:val="Heading3"/>
        <w:numPr>
          <w:ilvl w:val="2"/>
          <w:numId w:val="9"/>
        </w:numPr>
        <w:ind w:left="630" w:hanging="630"/>
        <w:rPr>
          <w:rFonts w:ascii="Calibri" w:hAnsi="Calibri" w:cs="Calibri"/>
          <w:b/>
          <w:bCs/>
          <w:sz w:val="20"/>
          <w:szCs w:val="20"/>
        </w:rPr>
      </w:pPr>
      <w:bookmarkStart w:id="250" w:name="_Toc228300265"/>
      <w:r w:rsidRPr="009B037E">
        <w:rPr>
          <w:rFonts w:ascii="Calibri" w:eastAsia="Times New Roman" w:hAnsi="Calibri" w:cs="Calibri"/>
          <w:b/>
          <w:bCs/>
          <w:sz w:val="20"/>
          <w:szCs w:val="20"/>
        </w:rPr>
        <w:t>Quantitative KR Fields</w:t>
      </w:r>
      <w:bookmarkEnd w:id="250"/>
    </w:p>
    <w:p w14:paraId="4D1A40F2" w14:textId="027DED85" w:rsidR="003C4632" w:rsidRPr="009B037E" w:rsidRDefault="003C4632" w:rsidP="00251F1D">
      <w:pPr>
        <w:ind w:left="720"/>
        <w:rPr>
          <w:rFonts w:ascii="Calibri" w:hAnsi="Calibri" w:cs="Calibri"/>
          <w:sz w:val="18"/>
          <w:szCs w:val="18"/>
        </w:rPr>
      </w:pPr>
      <w:r w:rsidRPr="009B037E">
        <w:rPr>
          <w:rFonts w:ascii="Calibri" w:hAnsi="Calibri" w:cs="Calibri"/>
          <w:sz w:val="18"/>
          <w:szCs w:val="18"/>
        </w:rPr>
        <w:t>If KR Type = Quantitative, the KR must define: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23"/>
        <w:gridCol w:w="965"/>
        <w:gridCol w:w="891"/>
        <w:gridCol w:w="1005"/>
        <w:gridCol w:w="1143"/>
        <w:gridCol w:w="821"/>
        <w:gridCol w:w="789"/>
        <w:gridCol w:w="1503"/>
      </w:tblGrid>
      <w:tr w:rsidR="00E13F66" w:rsidRPr="009B037E" w14:paraId="5B3EA5E6" w14:textId="77777777">
        <w:tc>
          <w:tcPr>
            <w:tcW w:w="1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782E1A"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Field</w:t>
            </w:r>
          </w:p>
        </w:tc>
        <w:tc>
          <w:tcPr>
            <w:tcW w:w="10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8D6ED7"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Mandatory</w:t>
            </w:r>
          </w:p>
        </w:tc>
        <w:tc>
          <w:tcPr>
            <w:tcW w:w="11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E20E50"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Data Type</w:t>
            </w:r>
          </w:p>
        </w:tc>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4BF598"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Source</w:t>
            </w:r>
          </w:p>
        </w:tc>
        <w:tc>
          <w:tcPr>
            <w:tcW w:w="16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199C96"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Allowed Values / Reference</w:t>
            </w:r>
          </w:p>
        </w:tc>
        <w:tc>
          <w:tcPr>
            <w:tcW w:w="10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991490"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Default Value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B6ABB5"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Display</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E61EF7"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Notes / Constraints</w:t>
            </w:r>
          </w:p>
        </w:tc>
      </w:tr>
      <w:tr w:rsidR="00E13F66" w:rsidRPr="009B037E" w14:paraId="0CEEA099" w14:textId="77777777">
        <w:tc>
          <w:tcPr>
            <w:tcW w:w="1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6F3CED"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MetricCode</w:t>
            </w:r>
          </w:p>
        </w:tc>
        <w:tc>
          <w:tcPr>
            <w:tcW w:w="10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8117CD"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1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7B0D29"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w:t>
            </w:r>
          </w:p>
        </w:tc>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B490C6" w14:textId="54F1C3D0"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6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22BC37" w14:textId="5BDF2E91"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0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9B8457"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30C8E9"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21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985B2D"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One KR may link to only one MetricCode</w:t>
            </w:r>
          </w:p>
        </w:tc>
      </w:tr>
      <w:tr w:rsidR="00E13F66" w:rsidRPr="009B037E" w14:paraId="2B5954ED" w14:textId="77777777">
        <w:tc>
          <w:tcPr>
            <w:tcW w:w="1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93B97E"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BaselineValue</w:t>
            </w:r>
          </w:p>
        </w:tc>
        <w:tc>
          <w:tcPr>
            <w:tcW w:w="10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3FDB2E"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1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C86DB1"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Numeric</w:t>
            </w:r>
          </w:p>
        </w:tc>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251469"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6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8CFCC1"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Numeric value</w:t>
            </w:r>
          </w:p>
        </w:tc>
        <w:tc>
          <w:tcPr>
            <w:tcW w:w="10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C92E4A"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018CDE"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21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86257E"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Required for quantitative KR</w:t>
            </w:r>
          </w:p>
        </w:tc>
      </w:tr>
      <w:tr w:rsidR="00E13F66" w:rsidRPr="009B037E" w14:paraId="183A431C" w14:textId="77777777">
        <w:tc>
          <w:tcPr>
            <w:tcW w:w="1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1BCF35"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TargetValue</w:t>
            </w:r>
          </w:p>
        </w:tc>
        <w:tc>
          <w:tcPr>
            <w:tcW w:w="10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E8E631"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1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D3B9A5"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Numeric</w:t>
            </w:r>
          </w:p>
        </w:tc>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85D298"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6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ED0163"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Numeric value</w:t>
            </w:r>
          </w:p>
        </w:tc>
        <w:tc>
          <w:tcPr>
            <w:tcW w:w="10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5B09A9"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8E51F1"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21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EA5135"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Required for quantitative KR</w:t>
            </w:r>
          </w:p>
        </w:tc>
      </w:tr>
      <w:tr w:rsidR="00E13F66" w:rsidRPr="009B037E" w14:paraId="467EA530" w14:textId="77777777">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2D4F62" w14:textId="4101D892"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lastRenderedPageBreak/>
              <w:t>DataSource</w:t>
            </w:r>
            <w:r w:rsidR="00F07E02" w:rsidRPr="009B037E">
              <w:rPr>
                <w:rFonts w:ascii="Calibri" w:hAnsi="Calibri" w:cs="Calibri"/>
                <w:sz w:val="16"/>
                <w:szCs w:val="16"/>
              </w:rPr>
              <w:t>Type</w:t>
            </w:r>
          </w:p>
        </w:tc>
        <w:tc>
          <w:tcPr>
            <w:tcW w:w="10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4B1DA4"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1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BD21E1"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Multi Select Enum</w:t>
            </w:r>
          </w:p>
        </w:tc>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C96D9B" w14:textId="5ED96482"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6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7ECE57" w14:textId="1C0A63C5"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0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BEC330"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52CB46"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23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4D172B" w14:textId="654D78CC"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Min selections = 1; selected from supported source types for the chosen MetricCode</w:t>
            </w:r>
            <w:r w:rsidR="00DB7332" w:rsidRPr="009B037E">
              <w:rPr>
                <w:rFonts w:ascii="Calibri" w:hAnsi="Calibri" w:cs="Calibri"/>
                <w:sz w:val="16"/>
                <w:szCs w:val="16"/>
              </w:rPr>
              <w:t>. E.g Symtom must from template</w:t>
            </w:r>
            <w:r w:rsidR="00D66CFD" w:rsidRPr="009B037E">
              <w:rPr>
                <w:rFonts w:ascii="Calibri" w:hAnsi="Calibri" w:cs="Calibri"/>
                <w:sz w:val="16"/>
                <w:szCs w:val="16"/>
              </w:rPr>
              <w:t xml:space="preserve"> or manual</w:t>
            </w:r>
          </w:p>
        </w:tc>
      </w:tr>
      <w:tr w:rsidR="00E13F66" w:rsidRPr="009B037E" w14:paraId="30C51836" w14:textId="77777777">
        <w:tc>
          <w:tcPr>
            <w:tcW w:w="1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93F0BE"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EvaluationLogic</w:t>
            </w:r>
          </w:p>
        </w:tc>
        <w:tc>
          <w:tcPr>
            <w:tcW w:w="10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875561"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1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E35876"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w:t>
            </w:r>
          </w:p>
        </w:tc>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C561C3" w14:textId="4A19E7AB"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6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4446D6" w14:textId="55A2300B"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0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5E6725"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A7C364"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23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FFC213"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be selected from supported evaluation logic for the chosen MetricCode</w:t>
            </w:r>
          </w:p>
        </w:tc>
      </w:tr>
      <w:tr w:rsidR="00E13F66" w:rsidRPr="009B037E" w14:paraId="66A58D13" w14:textId="77777777">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3EAA22"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ManualProgressUpdateAllowed</w:t>
            </w:r>
          </w:p>
        </w:tc>
        <w:tc>
          <w:tcPr>
            <w:tcW w:w="10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119E03"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1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E7B3C2"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Boolean</w:t>
            </w:r>
          </w:p>
        </w:tc>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E7C4B5"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6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724C89"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True / False</w:t>
            </w:r>
          </w:p>
        </w:tc>
        <w:tc>
          <w:tcPr>
            <w:tcW w:w="10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EF1C7B" w14:textId="1647DD58" w:rsidR="004F31D0" w:rsidRPr="009B037E" w:rsidRDefault="00A4372B">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True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246623" w14:textId="643D44C3" w:rsidR="004F31D0" w:rsidRPr="009B037E" w:rsidRDefault="003A6A1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Settings</w:t>
            </w:r>
          </w:p>
        </w:tc>
        <w:tc>
          <w:tcPr>
            <w:tcW w:w="17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6F232E" w14:textId="75DA75AF"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 xml:space="preserve">Default = </w:t>
            </w:r>
            <w:r w:rsidR="008E6FBD" w:rsidRPr="009B037E">
              <w:rPr>
                <w:rFonts w:ascii="Calibri" w:hAnsi="Calibri" w:cs="Calibri"/>
                <w:sz w:val="16"/>
                <w:szCs w:val="16"/>
              </w:rPr>
              <w:t>True</w:t>
            </w:r>
          </w:p>
        </w:tc>
      </w:tr>
      <w:tr w:rsidR="00E13F66" w:rsidRPr="009B037E" w14:paraId="3A79259A" w14:textId="77777777">
        <w:tc>
          <w:tcPr>
            <w:tcW w:w="1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220B5C"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MinTargetValue</w:t>
            </w:r>
          </w:p>
        </w:tc>
        <w:tc>
          <w:tcPr>
            <w:tcW w:w="10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1AB31F"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w:t>
            </w:r>
          </w:p>
        </w:tc>
        <w:tc>
          <w:tcPr>
            <w:tcW w:w="11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5678EB"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Numeric</w:t>
            </w:r>
          </w:p>
        </w:tc>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697BE1"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6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C23C87"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Numeric value</w:t>
            </w:r>
          </w:p>
        </w:tc>
        <w:tc>
          <w:tcPr>
            <w:tcW w:w="10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99066C"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982EFB"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22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4F338B"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Required if override range must be enforced</w:t>
            </w:r>
          </w:p>
        </w:tc>
      </w:tr>
      <w:tr w:rsidR="00E13F66" w:rsidRPr="009B037E" w14:paraId="407D8B33" w14:textId="77777777">
        <w:tc>
          <w:tcPr>
            <w:tcW w:w="14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A45112"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MaxTargetValue</w:t>
            </w:r>
          </w:p>
        </w:tc>
        <w:tc>
          <w:tcPr>
            <w:tcW w:w="10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C70E5C"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w:t>
            </w:r>
          </w:p>
        </w:tc>
        <w:tc>
          <w:tcPr>
            <w:tcW w:w="11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7EABB2"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Numeric</w:t>
            </w:r>
          </w:p>
        </w:tc>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8DC86C"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6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4E9B58"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Numeric value</w:t>
            </w:r>
          </w:p>
        </w:tc>
        <w:tc>
          <w:tcPr>
            <w:tcW w:w="10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AA5D15"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C1A780"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22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43AE2B" w14:textId="77777777" w:rsidR="004F31D0" w:rsidRPr="009B037E" w:rsidRDefault="004F31D0">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Required if override range must be enforced</w:t>
            </w:r>
          </w:p>
        </w:tc>
      </w:tr>
    </w:tbl>
    <w:p w14:paraId="4DAECA07" w14:textId="77777777" w:rsidR="00A632C3" w:rsidRPr="009B037E" w:rsidRDefault="00A632C3" w:rsidP="00251F1D">
      <w:pPr>
        <w:ind w:left="720"/>
        <w:rPr>
          <w:rFonts w:ascii="Calibri" w:hAnsi="Calibri" w:cs="Calibri"/>
          <w:sz w:val="18"/>
          <w:szCs w:val="18"/>
        </w:rPr>
      </w:pPr>
    </w:p>
    <w:p w14:paraId="213509E5" w14:textId="77777777" w:rsidR="006C17B1" w:rsidRPr="009B037E" w:rsidRDefault="006C17B1" w:rsidP="00A559B7">
      <w:pPr>
        <w:ind w:left="1035"/>
        <w:rPr>
          <w:rFonts w:ascii="Calibri" w:hAnsi="Calibri" w:cs="Calibri"/>
          <w:sz w:val="18"/>
          <w:szCs w:val="18"/>
        </w:rPr>
      </w:pPr>
    </w:p>
    <w:p w14:paraId="2D8C3489" w14:textId="77777777" w:rsidR="00720FC6" w:rsidRPr="009B037E" w:rsidRDefault="00720FC6" w:rsidP="00A559B7">
      <w:pPr>
        <w:ind w:left="720"/>
        <w:rPr>
          <w:rFonts w:ascii="Calibri" w:hAnsi="Calibri" w:cs="Calibri"/>
          <w:sz w:val="18"/>
          <w:szCs w:val="18"/>
        </w:rPr>
      </w:pPr>
    </w:p>
    <w:p w14:paraId="3E32D4F8" w14:textId="77777777" w:rsidR="00406583" w:rsidRPr="009B037E" w:rsidRDefault="00406583" w:rsidP="00A559B7">
      <w:pPr>
        <w:ind w:left="720"/>
        <w:rPr>
          <w:rFonts w:ascii="Calibri" w:hAnsi="Calibri" w:cs="Calibri"/>
          <w:sz w:val="18"/>
          <w:szCs w:val="18"/>
        </w:rPr>
      </w:pPr>
    </w:p>
    <w:p w14:paraId="6ED91838" w14:textId="77777777" w:rsidR="001A7F7E" w:rsidRPr="009B037E" w:rsidRDefault="001A7F7E" w:rsidP="00A559B7">
      <w:pPr>
        <w:ind w:left="720"/>
        <w:rPr>
          <w:rFonts w:ascii="Calibri" w:hAnsi="Calibri" w:cs="Calibri"/>
          <w:b/>
          <w:bCs/>
          <w:sz w:val="18"/>
          <w:szCs w:val="18"/>
        </w:rPr>
      </w:pPr>
      <w:r w:rsidRPr="001A7F7E">
        <w:rPr>
          <w:rFonts w:ascii="Calibri" w:hAnsi="Calibri" w:cs="Calibri"/>
          <w:b/>
          <w:bCs/>
          <w:sz w:val="18"/>
          <w:szCs w:val="18"/>
        </w:rPr>
        <w:t>Quantitative KR Rules</w:t>
      </w:r>
    </w:p>
    <w:p w14:paraId="1721AA4C" w14:textId="77777777" w:rsidR="00B70BC7" w:rsidRPr="001A7F7E" w:rsidRDefault="00B70BC7" w:rsidP="00A559B7">
      <w:pPr>
        <w:ind w:left="720"/>
        <w:rPr>
          <w:rFonts w:ascii="Calibri" w:hAnsi="Calibri" w:cs="Calibri"/>
          <w:b/>
          <w:bCs/>
          <w:sz w:val="18"/>
          <w:szCs w:val="18"/>
        </w:rPr>
      </w:pPr>
    </w:p>
    <w:p w14:paraId="07B6091B" w14:textId="77777777" w:rsidR="00B70BC7" w:rsidRPr="009B037E" w:rsidRDefault="001A7F7E" w:rsidP="007725E1">
      <w:pPr>
        <w:numPr>
          <w:ilvl w:val="0"/>
          <w:numId w:val="51"/>
        </w:numPr>
        <w:tabs>
          <w:tab w:val="num" w:pos="1035"/>
        </w:tabs>
        <w:ind w:left="1080"/>
        <w:rPr>
          <w:rFonts w:ascii="Calibri" w:hAnsi="Calibri" w:cs="Calibri"/>
          <w:sz w:val="18"/>
          <w:szCs w:val="18"/>
        </w:rPr>
      </w:pPr>
      <w:r w:rsidRPr="001A7F7E">
        <w:rPr>
          <w:rFonts w:ascii="Calibri" w:hAnsi="Calibri" w:cs="Calibri"/>
          <w:sz w:val="18"/>
          <w:szCs w:val="18"/>
        </w:rPr>
        <w:t xml:space="preserve">One KR may link to only one MetricCode. </w:t>
      </w:r>
    </w:p>
    <w:p w14:paraId="03F5C9D4" w14:textId="77777777" w:rsidR="008218BF" w:rsidRPr="009B037E" w:rsidRDefault="001A7F7E" w:rsidP="007725E1">
      <w:pPr>
        <w:numPr>
          <w:ilvl w:val="0"/>
          <w:numId w:val="51"/>
        </w:numPr>
        <w:tabs>
          <w:tab w:val="num" w:pos="1035"/>
        </w:tabs>
        <w:ind w:left="1080"/>
        <w:rPr>
          <w:rFonts w:ascii="Calibri" w:hAnsi="Calibri" w:cs="Calibri"/>
          <w:sz w:val="18"/>
          <w:szCs w:val="18"/>
        </w:rPr>
      </w:pPr>
      <w:r w:rsidRPr="001A7F7E">
        <w:rPr>
          <w:rFonts w:ascii="Calibri" w:hAnsi="Calibri" w:cs="Calibri"/>
          <w:sz w:val="18"/>
          <w:szCs w:val="18"/>
        </w:rPr>
        <w:t xml:space="preserve">One MetricCode may be linked to multiple KR. </w:t>
      </w:r>
    </w:p>
    <w:p w14:paraId="2382D61F" w14:textId="51A988CB" w:rsidR="000654E8" w:rsidRPr="009B037E" w:rsidRDefault="000654E8" w:rsidP="000654E8">
      <w:pPr>
        <w:pStyle w:val="Heading3"/>
        <w:numPr>
          <w:ilvl w:val="2"/>
          <w:numId w:val="9"/>
        </w:numPr>
        <w:ind w:left="630" w:hanging="630"/>
        <w:rPr>
          <w:rFonts w:ascii="Calibri" w:eastAsia="Times New Roman" w:hAnsi="Calibri" w:cs="Calibri"/>
          <w:b/>
          <w:bCs/>
          <w:sz w:val="20"/>
          <w:szCs w:val="20"/>
        </w:rPr>
      </w:pPr>
      <w:bookmarkStart w:id="251" w:name="_Toc228300266"/>
      <w:r w:rsidRPr="009B037E">
        <w:rPr>
          <w:rFonts w:ascii="Calibri" w:eastAsia="Times New Roman" w:hAnsi="Calibri" w:cs="Calibri"/>
          <w:b/>
          <w:bCs/>
          <w:sz w:val="20"/>
          <w:szCs w:val="20"/>
        </w:rPr>
        <w:t>Symptom-Tracked KR Fields</w:t>
      </w:r>
      <w:bookmarkEnd w:id="251"/>
    </w:p>
    <w:p w14:paraId="6D5D1756" w14:textId="77777777" w:rsidR="000654E8" w:rsidRPr="009B037E" w:rsidRDefault="000654E8" w:rsidP="000654E8">
      <w:pPr>
        <w:pStyle w:val="NormalWeb"/>
        <w:spacing w:before="0" w:beforeAutospacing="0" w:after="0" w:afterAutospacing="0"/>
        <w:ind w:left="630"/>
        <w:rPr>
          <w:rFonts w:ascii="Calibri" w:hAnsi="Calibri" w:cs="Calibri"/>
          <w:sz w:val="18"/>
          <w:szCs w:val="18"/>
        </w:rPr>
      </w:pPr>
      <w:r w:rsidRPr="009B037E">
        <w:rPr>
          <w:rFonts w:ascii="Calibri" w:hAnsi="Calibri" w:cs="Calibri"/>
          <w:sz w:val="18"/>
          <w:szCs w:val="18"/>
        </w:rPr>
        <w:t>Where a KR tracks a symptom question with a comparable numeric or scale-based value, the KR may define baseline and target values against the linked QuestionCode.</w:t>
      </w:r>
    </w:p>
    <w:p w14:paraId="2755214D" w14:textId="3F7D8696" w:rsidR="000654E8" w:rsidRPr="009B037E" w:rsidRDefault="000654E8" w:rsidP="000654E8">
      <w:pPr>
        <w:pStyle w:val="NormalWeb"/>
        <w:spacing w:before="0" w:beforeAutospacing="0" w:after="0" w:afterAutospacing="0"/>
        <w:rPr>
          <w:rFonts w:ascii="Calibri" w:hAnsi="Calibri" w:cs="Calibri"/>
          <w:sz w:val="32"/>
          <w:szCs w:val="32"/>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23"/>
        <w:gridCol w:w="921"/>
        <w:gridCol w:w="857"/>
        <w:gridCol w:w="895"/>
        <w:gridCol w:w="1242"/>
        <w:gridCol w:w="735"/>
        <w:gridCol w:w="698"/>
        <w:gridCol w:w="1769"/>
      </w:tblGrid>
      <w:tr w:rsidR="00E13F66" w:rsidRPr="009B037E" w14:paraId="5A9F1979" w14:textId="77777777">
        <w:tc>
          <w:tcPr>
            <w:tcW w:w="20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EB3F66"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Field</w:t>
            </w:r>
          </w:p>
        </w:tc>
        <w:tc>
          <w:tcPr>
            <w:tcW w:w="1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EBD6E9"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Mandatory</w:t>
            </w:r>
          </w:p>
        </w:tc>
        <w:tc>
          <w:tcPr>
            <w:tcW w:w="1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A0A4F4"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Data Type</w:t>
            </w:r>
          </w:p>
        </w:tc>
        <w:tc>
          <w:tcPr>
            <w:tcW w:w="13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E4E53B"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Source</w:t>
            </w:r>
          </w:p>
        </w:tc>
        <w:tc>
          <w:tcPr>
            <w:tcW w:w="19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3AD1F1"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Allowed Values / Reference</w:t>
            </w:r>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94D0CD"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Default Value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1AF3DB"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Display</w:t>
            </w:r>
          </w:p>
        </w:tc>
        <w:tc>
          <w:tcPr>
            <w:tcW w:w="28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09F8EB"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Notes / Constraints</w:t>
            </w:r>
          </w:p>
        </w:tc>
      </w:tr>
      <w:tr w:rsidR="00E13F66" w:rsidRPr="009B037E" w14:paraId="26183219" w14:textId="77777777">
        <w:tc>
          <w:tcPr>
            <w:tcW w:w="20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A12973"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LinkedEntityCode</w:t>
            </w:r>
          </w:p>
        </w:tc>
        <w:tc>
          <w:tcPr>
            <w:tcW w:w="9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BFE93B"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636F13"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 / Code</w:t>
            </w:r>
          </w:p>
        </w:tc>
        <w:tc>
          <w:tcPr>
            <w:tcW w:w="13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A9024C"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9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C9E1A4"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reference QuestionCode</w:t>
            </w:r>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E24E15"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DA5F10"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35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7D9DB7"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Applies where AppliesToType = SymptomQuestion</w:t>
            </w:r>
          </w:p>
        </w:tc>
      </w:tr>
      <w:tr w:rsidR="00E13F66" w:rsidRPr="009B037E" w14:paraId="2C88A832" w14:textId="77777777">
        <w:tc>
          <w:tcPr>
            <w:tcW w:w="20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46C0E7"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BaselineValue</w:t>
            </w:r>
          </w:p>
        </w:tc>
        <w:tc>
          <w:tcPr>
            <w:tcW w:w="9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630CE5"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w:t>
            </w:r>
          </w:p>
        </w:tc>
        <w:tc>
          <w:tcPr>
            <w:tcW w:w="1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F2A91F"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Numeric / Scale Value</w:t>
            </w:r>
          </w:p>
        </w:tc>
        <w:tc>
          <w:tcPr>
            <w:tcW w:w="13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4EF4BD"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9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0FAE68"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match QuestionType</w:t>
            </w:r>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A2AB04"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878D32"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36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40A1B6"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Used where symptom question supports comparable progression</w:t>
            </w:r>
          </w:p>
        </w:tc>
      </w:tr>
      <w:tr w:rsidR="00E13F66" w:rsidRPr="009B037E" w14:paraId="10153F9F" w14:textId="77777777">
        <w:tc>
          <w:tcPr>
            <w:tcW w:w="20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A96148"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TargetValue</w:t>
            </w:r>
          </w:p>
        </w:tc>
        <w:tc>
          <w:tcPr>
            <w:tcW w:w="9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05B5D7"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w:t>
            </w:r>
          </w:p>
        </w:tc>
        <w:tc>
          <w:tcPr>
            <w:tcW w:w="1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1DB2CD"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Numeric / Scale Value</w:t>
            </w:r>
          </w:p>
        </w:tc>
        <w:tc>
          <w:tcPr>
            <w:tcW w:w="13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613711"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9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8A63CA"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match QuestionType</w:t>
            </w:r>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230356"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43FAF8"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36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FFD82E"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Used where symptom question supports comparable progression</w:t>
            </w:r>
          </w:p>
        </w:tc>
      </w:tr>
      <w:tr w:rsidR="00E13F66" w:rsidRPr="009B037E" w14:paraId="3A90550C" w14:textId="77777777">
        <w:tc>
          <w:tcPr>
            <w:tcW w:w="20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366140"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ManualProgressUpdateAllowed</w:t>
            </w:r>
          </w:p>
        </w:tc>
        <w:tc>
          <w:tcPr>
            <w:tcW w:w="9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3D875A"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7E5CE3"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Boolean</w:t>
            </w:r>
          </w:p>
        </w:tc>
        <w:tc>
          <w:tcPr>
            <w:tcW w:w="13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BE5E76"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9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3AA137"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True / False</w:t>
            </w:r>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47BEB4"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True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6BE5AC"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35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56A8A2" w14:textId="77777777" w:rsidR="000654E8" w:rsidRPr="009B037E" w:rsidRDefault="000654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Symptom-tracked KR progress may still remain manual in Phase 1</w:t>
            </w:r>
          </w:p>
        </w:tc>
      </w:tr>
    </w:tbl>
    <w:p w14:paraId="4E1B937C" w14:textId="77777777" w:rsidR="000654E8" w:rsidRPr="009B037E" w:rsidRDefault="000654E8" w:rsidP="000654E8">
      <w:pPr>
        <w:pStyle w:val="NormalWeb"/>
        <w:spacing w:before="0" w:beforeAutospacing="0" w:after="0" w:afterAutospacing="0"/>
        <w:rPr>
          <w:rFonts w:ascii="Calibri" w:hAnsi="Calibri" w:cs="Calibri"/>
          <w:sz w:val="18"/>
          <w:szCs w:val="18"/>
        </w:rPr>
      </w:pPr>
      <w:r w:rsidRPr="009B037E">
        <w:rPr>
          <w:rFonts w:ascii="Calibri" w:hAnsi="Calibri" w:cs="Calibri"/>
          <w:b/>
          <w:bCs/>
          <w:sz w:val="18"/>
          <w:szCs w:val="18"/>
        </w:rPr>
        <w:t>Constraints</w:t>
      </w:r>
    </w:p>
    <w:p w14:paraId="12F5EBFE" w14:textId="769AB49C" w:rsidR="000654E8" w:rsidRPr="009B037E" w:rsidRDefault="000654E8" w:rsidP="007725E1">
      <w:pPr>
        <w:numPr>
          <w:ilvl w:val="0"/>
          <w:numId w:val="78"/>
        </w:numPr>
        <w:textAlignment w:val="center"/>
        <w:rPr>
          <w:rFonts w:ascii="Calibri" w:hAnsi="Calibri" w:cs="Calibri"/>
          <w:sz w:val="21"/>
          <w:szCs w:val="21"/>
        </w:rPr>
      </w:pPr>
      <w:r w:rsidRPr="17D721FF">
        <w:rPr>
          <w:rFonts w:ascii="Calibri" w:hAnsi="Calibri" w:cs="Calibri"/>
          <w:sz w:val="18"/>
          <w:szCs w:val="18"/>
        </w:rPr>
        <w:t>BaselineValue and TargetValue may be defined only where the linked Question</w:t>
      </w:r>
      <w:r w:rsidR="29F06BD7" w:rsidRPr="17D721FF">
        <w:rPr>
          <w:rFonts w:ascii="Calibri" w:hAnsi="Calibri" w:cs="Calibri"/>
          <w:sz w:val="18"/>
          <w:szCs w:val="18"/>
        </w:rPr>
        <w:t xml:space="preserve"> </w:t>
      </w:r>
      <w:r w:rsidRPr="17D721FF">
        <w:rPr>
          <w:rFonts w:ascii="Calibri" w:hAnsi="Calibri" w:cs="Calibri"/>
          <w:sz w:val="18"/>
          <w:szCs w:val="18"/>
        </w:rPr>
        <w:t xml:space="preserve">Code supports comparable numeric or scale-based progression. </w:t>
      </w:r>
    </w:p>
    <w:p w14:paraId="7F6B30FB" w14:textId="77777777" w:rsidR="000654E8" w:rsidRPr="009B037E" w:rsidRDefault="000654E8" w:rsidP="007725E1">
      <w:pPr>
        <w:numPr>
          <w:ilvl w:val="0"/>
          <w:numId w:val="78"/>
        </w:numPr>
        <w:textAlignment w:val="center"/>
        <w:rPr>
          <w:rFonts w:ascii="Calibri" w:hAnsi="Calibri" w:cs="Calibri"/>
          <w:sz w:val="21"/>
          <w:szCs w:val="21"/>
        </w:rPr>
      </w:pPr>
      <w:r w:rsidRPr="009B037E">
        <w:rPr>
          <w:rFonts w:ascii="Calibri" w:hAnsi="Calibri" w:cs="Calibri"/>
          <w:sz w:val="18"/>
          <w:szCs w:val="18"/>
        </w:rPr>
        <w:t xml:space="preserve">LinkedEntityCode must reference a QuestionCode contained within the linked Symptom Template. </w:t>
      </w:r>
    </w:p>
    <w:p w14:paraId="4E4318D9" w14:textId="77777777" w:rsidR="000654E8" w:rsidRPr="009B037E" w:rsidRDefault="000654E8" w:rsidP="007725E1">
      <w:pPr>
        <w:numPr>
          <w:ilvl w:val="0"/>
          <w:numId w:val="78"/>
        </w:numPr>
        <w:textAlignment w:val="center"/>
        <w:rPr>
          <w:rFonts w:ascii="Calibri" w:hAnsi="Calibri" w:cs="Calibri"/>
          <w:sz w:val="21"/>
          <w:szCs w:val="21"/>
        </w:rPr>
      </w:pPr>
      <w:r w:rsidRPr="009B037E">
        <w:rPr>
          <w:rFonts w:ascii="Calibri" w:hAnsi="Calibri" w:cs="Calibri"/>
          <w:sz w:val="18"/>
          <w:szCs w:val="18"/>
        </w:rPr>
        <w:t xml:space="preserve">Symptom-tracked KR may use symptom responses as supporting input for manual progress updates. </w:t>
      </w:r>
    </w:p>
    <w:p w14:paraId="4D1C3CC3" w14:textId="77777777" w:rsidR="000654E8" w:rsidRPr="009B037E" w:rsidRDefault="000654E8" w:rsidP="000654E8">
      <w:pPr>
        <w:rPr>
          <w:rFonts w:ascii="Calibri" w:hAnsi="Calibri" w:cs="Calibri"/>
        </w:rPr>
      </w:pPr>
    </w:p>
    <w:p w14:paraId="4889C9D1" w14:textId="562684FE" w:rsidR="004B6992" w:rsidRPr="009B037E" w:rsidRDefault="004B6992" w:rsidP="00F45909">
      <w:pPr>
        <w:pStyle w:val="Heading3"/>
        <w:numPr>
          <w:ilvl w:val="2"/>
          <w:numId w:val="9"/>
        </w:numPr>
        <w:ind w:left="630" w:hanging="630"/>
        <w:rPr>
          <w:rFonts w:ascii="Calibri" w:hAnsi="Calibri" w:cs="Calibri"/>
          <w:b/>
          <w:bCs/>
          <w:sz w:val="20"/>
          <w:szCs w:val="20"/>
        </w:rPr>
      </w:pPr>
      <w:bookmarkStart w:id="252" w:name="_Toc228300267"/>
      <w:r w:rsidRPr="009B037E">
        <w:rPr>
          <w:rFonts w:ascii="Calibri" w:eastAsia="Times New Roman" w:hAnsi="Calibri" w:cs="Calibri"/>
          <w:b/>
          <w:bCs/>
          <w:sz w:val="20"/>
          <w:szCs w:val="20"/>
        </w:rPr>
        <w:t>Qualitative KR Rules</w:t>
      </w:r>
      <w:bookmarkEnd w:id="252"/>
    </w:p>
    <w:p w14:paraId="691028F8" w14:textId="77777777" w:rsidR="004B6992" w:rsidRPr="009B037E" w:rsidRDefault="004B6992" w:rsidP="00A559B7">
      <w:pPr>
        <w:ind w:left="1035"/>
        <w:rPr>
          <w:rFonts w:ascii="Calibri" w:hAnsi="Calibri" w:cs="Calibri"/>
          <w:sz w:val="18"/>
          <w:szCs w:val="18"/>
        </w:rPr>
      </w:pPr>
      <w:r w:rsidRPr="004B6992">
        <w:rPr>
          <w:rFonts w:ascii="Calibri" w:hAnsi="Calibri" w:cs="Calibri"/>
          <w:sz w:val="18"/>
          <w:szCs w:val="18"/>
        </w:rPr>
        <w:t>If KR Type = Qualitative:</w:t>
      </w:r>
    </w:p>
    <w:p w14:paraId="4D7D4F17" w14:textId="77777777" w:rsidR="006C1E8A" w:rsidRPr="004B6992" w:rsidRDefault="006C1E8A" w:rsidP="00A559B7">
      <w:pPr>
        <w:ind w:left="1035"/>
        <w:rPr>
          <w:rFonts w:ascii="Calibri" w:hAnsi="Calibri" w:cs="Calibri"/>
          <w:sz w:val="18"/>
          <w:szCs w:val="18"/>
        </w:rPr>
      </w:pPr>
    </w:p>
    <w:tbl>
      <w:tblPr>
        <w:tblStyle w:val="TableGrid"/>
        <w:tblW w:w="0" w:type="auto"/>
        <w:tblInd w:w="607" w:type="dxa"/>
        <w:tblLook w:val="04A0" w:firstRow="1" w:lastRow="0" w:firstColumn="1" w:lastColumn="0" w:noHBand="0" w:noVBand="1"/>
      </w:tblPr>
      <w:tblGrid>
        <w:gridCol w:w="2279"/>
        <w:gridCol w:w="960"/>
        <w:gridCol w:w="888"/>
        <w:gridCol w:w="1144"/>
      </w:tblGrid>
      <w:tr w:rsidR="00BD443F" w:rsidRPr="009B037E" w14:paraId="04D5DC31" w14:textId="77777777" w:rsidTr="006C1E8A">
        <w:tc>
          <w:tcPr>
            <w:tcW w:w="0" w:type="auto"/>
            <w:hideMark/>
          </w:tcPr>
          <w:p w14:paraId="2C00AE54" w14:textId="77777777" w:rsidR="004B6992" w:rsidRPr="004B6992" w:rsidRDefault="004B6992" w:rsidP="00126156">
            <w:pPr>
              <w:rPr>
                <w:rFonts w:ascii="Calibri" w:hAnsi="Calibri" w:cs="Calibri"/>
                <w:b/>
                <w:bCs/>
                <w:sz w:val="16"/>
                <w:szCs w:val="16"/>
              </w:rPr>
            </w:pPr>
            <w:r w:rsidRPr="004B6992">
              <w:rPr>
                <w:rFonts w:ascii="Calibri" w:hAnsi="Calibri" w:cs="Calibri"/>
                <w:b/>
                <w:bCs/>
                <w:sz w:val="16"/>
                <w:szCs w:val="16"/>
              </w:rPr>
              <w:t>Field</w:t>
            </w:r>
          </w:p>
        </w:tc>
        <w:tc>
          <w:tcPr>
            <w:tcW w:w="0" w:type="auto"/>
            <w:hideMark/>
          </w:tcPr>
          <w:p w14:paraId="312C8623" w14:textId="77777777" w:rsidR="004B6992" w:rsidRPr="004B6992" w:rsidRDefault="004B6992" w:rsidP="00126156">
            <w:pPr>
              <w:rPr>
                <w:rFonts w:ascii="Calibri" w:hAnsi="Calibri" w:cs="Calibri"/>
                <w:b/>
                <w:bCs/>
                <w:sz w:val="16"/>
                <w:szCs w:val="16"/>
              </w:rPr>
            </w:pPr>
            <w:r w:rsidRPr="004B6992">
              <w:rPr>
                <w:rFonts w:ascii="Calibri" w:hAnsi="Calibri" w:cs="Calibri"/>
                <w:b/>
                <w:bCs/>
                <w:sz w:val="16"/>
                <w:szCs w:val="16"/>
              </w:rPr>
              <w:t>Mandatory</w:t>
            </w:r>
          </w:p>
        </w:tc>
        <w:tc>
          <w:tcPr>
            <w:tcW w:w="0" w:type="auto"/>
            <w:hideMark/>
          </w:tcPr>
          <w:p w14:paraId="1422BA58" w14:textId="77777777" w:rsidR="004B6992" w:rsidRPr="004B6992" w:rsidRDefault="004B6992" w:rsidP="00126156">
            <w:pPr>
              <w:rPr>
                <w:rFonts w:ascii="Calibri" w:hAnsi="Calibri" w:cs="Calibri"/>
                <w:b/>
                <w:bCs/>
                <w:sz w:val="16"/>
                <w:szCs w:val="16"/>
              </w:rPr>
            </w:pPr>
            <w:r w:rsidRPr="004B6992">
              <w:rPr>
                <w:rFonts w:ascii="Calibri" w:hAnsi="Calibri" w:cs="Calibri"/>
                <w:b/>
                <w:bCs/>
                <w:sz w:val="16"/>
                <w:szCs w:val="16"/>
              </w:rPr>
              <w:t>Data Type</w:t>
            </w:r>
          </w:p>
        </w:tc>
        <w:tc>
          <w:tcPr>
            <w:tcW w:w="0" w:type="auto"/>
            <w:hideMark/>
          </w:tcPr>
          <w:p w14:paraId="13537C57" w14:textId="77777777" w:rsidR="004B6992" w:rsidRPr="004B6992" w:rsidRDefault="004B6992" w:rsidP="00126156">
            <w:pPr>
              <w:rPr>
                <w:rFonts w:ascii="Calibri" w:hAnsi="Calibri" w:cs="Calibri"/>
                <w:b/>
                <w:bCs/>
                <w:sz w:val="16"/>
                <w:szCs w:val="16"/>
              </w:rPr>
            </w:pPr>
            <w:r w:rsidRPr="004B6992">
              <w:rPr>
                <w:rFonts w:ascii="Calibri" w:hAnsi="Calibri" w:cs="Calibri"/>
                <w:b/>
                <w:bCs/>
                <w:sz w:val="16"/>
                <w:szCs w:val="16"/>
              </w:rPr>
              <w:t>Constraint</w:t>
            </w:r>
          </w:p>
        </w:tc>
      </w:tr>
      <w:tr w:rsidR="00BD443F" w:rsidRPr="009B037E" w14:paraId="76152E96" w14:textId="77777777" w:rsidTr="006C1E8A">
        <w:tc>
          <w:tcPr>
            <w:tcW w:w="0" w:type="auto"/>
            <w:hideMark/>
          </w:tcPr>
          <w:p w14:paraId="1B6CFB53" w14:textId="77777777" w:rsidR="004B6992" w:rsidRPr="004B6992" w:rsidRDefault="004B6992" w:rsidP="00126156">
            <w:pPr>
              <w:rPr>
                <w:rFonts w:ascii="Calibri" w:hAnsi="Calibri" w:cs="Calibri"/>
                <w:sz w:val="16"/>
                <w:szCs w:val="16"/>
              </w:rPr>
            </w:pPr>
            <w:r w:rsidRPr="004B6992">
              <w:rPr>
                <w:rFonts w:ascii="Calibri" w:hAnsi="Calibri" w:cs="Calibri"/>
                <w:sz w:val="16"/>
                <w:szCs w:val="16"/>
              </w:rPr>
              <w:t>ManualProgressUpdateAllowed</w:t>
            </w:r>
          </w:p>
        </w:tc>
        <w:tc>
          <w:tcPr>
            <w:tcW w:w="0" w:type="auto"/>
            <w:hideMark/>
          </w:tcPr>
          <w:p w14:paraId="3EF2697B" w14:textId="77777777" w:rsidR="004B6992" w:rsidRPr="004B6992" w:rsidRDefault="004B6992" w:rsidP="00126156">
            <w:pPr>
              <w:rPr>
                <w:rFonts w:ascii="Calibri" w:hAnsi="Calibri" w:cs="Calibri"/>
                <w:sz w:val="16"/>
                <w:szCs w:val="16"/>
              </w:rPr>
            </w:pPr>
            <w:r w:rsidRPr="004B6992">
              <w:rPr>
                <w:rFonts w:ascii="Calibri" w:hAnsi="Calibri" w:cs="Calibri"/>
                <w:sz w:val="16"/>
                <w:szCs w:val="16"/>
              </w:rPr>
              <w:t>Yes</w:t>
            </w:r>
          </w:p>
        </w:tc>
        <w:tc>
          <w:tcPr>
            <w:tcW w:w="0" w:type="auto"/>
            <w:hideMark/>
          </w:tcPr>
          <w:p w14:paraId="74C574B6" w14:textId="77777777" w:rsidR="004B6992" w:rsidRPr="004B6992" w:rsidRDefault="004B6992" w:rsidP="00126156">
            <w:pPr>
              <w:rPr>
                <w:rFonts w:ascii="Calibri" w:hAnsi="Calibri" w:cs="Calibri"/>
                <w:sz w:val="16"/>
                <w:szCs w:val="16"/>
              </w:rPr>
            </w:pPr>
            <w:r w:rsidRPr="004B6992">
              <w:rPr>
                <w:rFonts w:ascii="Calibri" w:hAnsi="Calibri" w:cs="Calibri"/>
                <w:sz w:val="16"/>
                <w:szCs w:val="16"/>
              </w:rPr>
              <w:t>Boolean</w:t>
            </w:r>
          </w:p>
        </w:tc>
        <w:tc>
          <w:tcPr>
            <w:tcW w:w="0" w:type="auto"/>
            <w:hideMark/>
          </w:tcPr>
          <w:p w14:paraId="561B72EF" w14:textId="77777777" w:rsidR="004B6992" w:rsidRPr="004B6992" w:rsidRDefault="004B6992" w:rsidP="00126156">
            <w:pPr>
              <w:rPr>
                <w:rFonts w:ascii="Calibri" w:hAnsi="Calibri" w:cs="Calibri"/>
                <w:sz w:val="16"/>
                <w:szCs w:val="16"/>
              </w:rPr>
            </w:pPr>
            <w:r w:rsidRPr="004B6992">
              <w:rPr>
                <w:rFonts w:ascii="Calibri" w:hAnsi="Calibri" w:cs="Calibri"/>
                <w:sz w:val="16"/>
                <w:szCs w:val="16"/>
              </w:rPr>
              <w:t>Default = True</w:t>
            </w:r>
          </w:p>
        </w:tc>
      </w:tr>
    </w:tbl>
    <w:p w14:paraId="6738AE47" w14:textId="77777777" w:rsidR="004B6992" w:rsidRPr="009B037E" w:rsidRDefault="004B6992" w:rsidP="004B6992">
      <w:pPr>
        <w:ind w:left="720"/>
        <w:rPr>
          <w:rFonts w:ascii="Calibri" w:hAnsi="Calibri" w:cs="Calibri"/>
          <w:b/>
          <w:bCs/>
          <w:sz w:val="18"/>
          <w:szCs w:val="18"/>
        </w:rPr>
      </w:pPr>
    </w:p>
    <w:p w14:paraId="25A922AF" w14:textId="7C8A785E" w:rsidR="004B6992" w:rsidRPr="009B037E" w:rsidRDefault="004B6992" w:rsidP="00A559B7">
      <w:pPr>
        <w:ind w:left="720"/>
        <w:rPr>
          <w:rFonts w:ascii="Calibri" w:hAnsi="Calibri" w:cs="Calibri"/>
          <w:b/>
          <w:bCs/>
          <w:sz w:val="18"/>
          <w:szCs w:val="18"/>
        </w:rPr>
      </w:pPr>
      <w:r w:rsidRPr="004B6992">
        <w:rPr>
          <w:rFonts w:ascii="Calibri" w:hAnsi="Calibri" w:cs="Calibri"/>
          <w:b/>
          <w:bCs/>
          <w:sz w:val="18"/>
          <w:szCs w:val="18"/>
        </w:rPr>
        <w:t>Qualitative KR Rules</w:t>
      </w:r>
    </w:p>
    <w:p w14:paraId="0E9F448B" w14:textId="77777777" w:rsidR="00B70BC7" w:rsidRPr="004B6992" w:rsidRDefault="00B70BC7" w:rsidP="00A559B7">
      <w:pPr>
        <w:ind w:left="720"/>
        <w:rPr>
          <w:rFonts w:ascii="Calibri" w:hAnsi="Calibri" w:cs="Calibri"/>
          <w:b/>
          <w:bCs/>
          <w:sz w:val="18"/>
          <w:szCs w:val="18"/>
        </w:rPr>
      </w:pPr>
    </w:p>
    <w:p w14:paraId="7360B3C2" w14:textId="77777777" w:rsidR="00B06B83" w:rsidRPr="009B037E" w:rsidRDefault="00B06B83" w:rsidP="007725E1">
      <w:pPr>
        <w:pStyle w:val="ListParagraph"/>
        <w:numPr>
          <w:ilvl w:val="0"/>
          <w:numId w:val="58"/>
        </w:numPr>
        <w:tabs>
          <w:tab w:val="num" w:pos="1350"/>
        </w:tabs>
        <w:rPr>
          <w:rFonts w:ascii="Calibri" w:hAnsi="Calibri" w:cs="Calibri"/>
          <w:sz w:val="18"/>
          <w:szCs w:val="18"/>
        </w:rPr>
      </w:pPr>
      <w:r w:rsidRPr="009B037E">
        <w:rPr>
          <w:rFonts w:ascii="Calibri" w:hAnsi="Calibri" w:cs="Calibri"/>
          <w:sz w:val="18"/>
          <w:szCs w:val="18"/>
        </w:rPr>
        <w:t>Qualitative KR does not use metric linkage fields by default.</w:t>
      </w:r>
    </w:p>
    <w:p w14:paraId="0D3B0CC0" w14:textId="77777777" w:rsidR="004B6992" w:rsidRPr="009B037E" w:rsidRDefault="004B6992" w:rsidP="007725E1">
      <w:pPr>
        <w:pStyle w:val="ListParagraph"/>
        <w:numPr>
          <w:ilvl w:val="0"/>
          <w:numId w:val="58"/>
        </w:numPr>
        <w:tabs>
          <w:tab w:val="num" w:pos="1350"/>
        </w:tabs>
        <w:rPr>
          <w:rFonts w:ascii="Calibri" w:hAnsi="Calibri" w:cs="Calibri"/>
          <w:sz w:val="18"/>
          <w:szCs w:val="18"/>
        </w:rPr>
      </w:pPr>
      <w:r w:rsidRPr="009B037E">
        <w:rPr>
          <w:rFonts w:ascii="Calibri" w:hAnsi="Calibri" w:cs="Calibri"/>
          <w:sz w:val="18"/>
          <w:szCs w:val="18"/>
        </w:rPr>
        <w:t xml:space="preserve">ManualProgressUpdateAllowed must be True unless explicitly restricted by platform rules. </w:t>
      </w:r>
    </w:p>
    <w:p w14:paraId="2D64C963" w14:textId="77777777" w:rsidR="004B6992" w:rsidRPr="009B037E" w:rsidRDefault="004B6992" w:rsidP="007725E1">
      <w:pPr>
        <w:pStyle w:val="ListParagraph"/>
        <w:numPr>
          <w:ilvl w:val="0"/>
          <w:numId w:val="58"/>
        </w:numPr>
        <w:tabs>
          <w:tab w:val="num" w:pos="1350"/>
        </w:tabs>
        <w:rPr>
          <w:rFonts w:ascii="Calibri" w:hAnsi="Calibri" w:cs="Calibri"/>
          <w:sz w:val="18"/>
          <w:szCs w:val="18"/>
        </w:rPr>
      </w:pPr>
      <w:r w:rsidRPr="009B037E">
        <w:rPr>
          <w:rFonts w:ascii="Calibri" w:hAnsi="Calibri" w:cs="Calibri"/>
          <w:sz w:val="18"/>
          <w:szCs w:val="18"/>
        </w:rPr>
        <w:t xml:space="preserve">Qualitative KR progress is updated manually or through explicitly supported downstream workflow behavior. </w:t>
      </w:r>
    </w:p>
    <w:p w14:paraId="20D9D465" w14:textId="0260A15A" w:rsidR="002E4E98" w:rsidRPr="009B037E" w:rsidRDefault="002E4E98" w:rsidP="007725E1">
      <w:pPr>
        <w:pStyle w:val="ListParagraph"/>
        <w:numPr>
          <w:ilvl w:val="0"/>
          <w:numId w:val="58"/>
        </w:numPr>
        <w:tabs>
          <w:tab w:val="num" w:pos="1350"/>
        </w:tabs>
        <w:rPr>
          <w:rFonts w:ascii="Calibri" w:hAnsi="Calibri" w:cs="Calibri"/>
          <w:sz w:val="18"/>
          <w:szCs w:val="18"/>
        </w:rPr>
      </w:pPr>
      <w:r w:rsidRPr="009B037E">
        <w:rPr>
          <w:rFonts w:ascii="Calibri" w:hAnsi="Calibri" w:cs="Calibri"/>
          <w:sz w:val="18"/>
          <w:szCs w:val="18"/>
        </w:rPr>
        <w:t>Qualitative KR may use a linked Symptom Template as a structured data capture mechanism where applicable</w:t>
      </w:r>
    </w:p>
    <w:p w14:paraId="7173AAE8" w14:textId="77777777" w:rsidR="00406583" w:rsidRPr="009B037E" w:rsidRDefault="00406583" w:rsidP="00720FC6">
      <w:pPr>
        <w:ind w:left="405"/>
        <w:rPr>
          <w:rFonts w:ascii="Calibri" w:hAnsi="Calibri" w:cs="Calibri"/>
          <w:sz w:val="18"/>
          <w:szCs w:val="18"/>
        </w:rPr>
      </w:pPr>
    </w:p>
    <w:p w14:paraId="513C5BD1" w14:textId="77777777" w:rsidR="006932D8" w:rsidRPr="009B037E" w:rsidRDefault="006932D8" w:rsidP="00F45909">
      <w:pPr>
        <w:pStyle w:val="Heading2"/>
        <w:numPr>
          <w:ilvl w:val="1"/>
          <w:numId w:val="9"/>
        </w:numPr>
        <w:rPr>
          <w:rFonts w:ascii="Calibri" w:eastAsia="Times New Roman" w:hAnsi="Calibri" w:cs="Calibri"/>
          <w:b/>
          <w:bCs/>
          <w:sz w:val="18"/>
          <w:szCs w:val="18"/>
        </w:rPr>
      </w:pPr>
      <w:bookmarkStart w:id="253" w:name="_Toc225800142"/>
      <w:bookmarkStart w:id="254" w:name="_Toc225800827"/>
      <w:bookmarkStart w:id="255" w:name="_Toc225801006"/>
      <w:bookmarkStart w:id="256" w:name="_Toc225800143"/>
      <w:bookmarkStart w:id="257" w:name="_Toc225800828"/>
      <w:bookmarkStart w:id="258" w:name="_Toc225801007"/>
      <w:bookmarkStart w:id="259" w:name="_Toc225800144"/>
      <w:bookmarkStart w:id="260" w:name="_Toc225800829"/>
      <w:bookmarkStart w:id="261" w:name="_Toc225801008"/>
      <w:bookmarkStart w:id="262" w:name="_Toc225800145"/>
      <w:bookmarkStart w:id="263" w:name="_Toc225800830"/>
      <w:bookmarkStart w:id="264" w:name="_Toc225801009"/>
      <w:bookmarkStart w:id="265" w:name="_Toc225800146"/>
      <w:bookmarkStart w:id="266" w:name="_Toc225800831"/>
      <w:bookmarkStart w:id="267" w:name="_Toc225801010"/>
      <w:bookmarkStart w:id="268" w:name="_Toc225800147"/>
      <w:bookmarkStart w:id="269" w:name="_Toc225800832"/>
      <w:bookmarkStart w:id="270" w:name="_Toc225801011"/>
      <w:bookmarkStart w:id="271" w:name="_Toc225800148"/>
      <w:bookmarkStart w:id="272" w:name="_Toc225800833"/>
      <w:bookmarkStart w:id="273" w:name="_Toc225801012"/>
      <w:bookmarkStart w:id="274" w:name="_Toc225800149"/>
      <w:bookmarkStart w:id="275" w:name="_Toc225800834"/>
      <w:bookmarkStart w:id="276" w:name="_Toc225801013"/>
      <w:bookmarkStart w:id="277" w:name="_Toc225800150"/>
      <w:bookmarkStart w:id="278" w:name="_Toc225800835"/>
      <w:bookmarkStart w:id="279" w:name="_Toc225801014"/>
      <w:bookmarkStart w:id="280" w:name="_Toc225800151"/>
      <w:bookmarkStart w:id="281" w:name="_Toc225800836"/>
      <w:bookmarkStart w:id="282" w:name="_Toc225801015"/>
      <w:bookmarkStart w:id="283" w:name="_Toc225800152"/>
      <w:bookmarkStart w:id="284" w:name="_Toc225800837"/>
      <w:bookmarkStart w:id="285" w:name="_Toc225801016"/>
      <w:bookmarkStart w:id="286" w:name="_Toc228300268"/>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r w:rsidRPr="009B037E">
        <w:rPr>
          <w:rFonts w:ascii="Calibri" w:eastAsia="Times New Roman" w:hAnsi="Calibri" w:cs="Calibri"/>
          <w:b/>
          <w:bCs/>
          <w:sz w:val="20"/>
          <w:szCs w:val="20"/>
        </w:rPr>
        <w:t>Progress Evaluation Model</w:t>
      </w:r>
      <w:bookmarkEnd w:id="286"/>
    </w:p>
    <w:p w14:paraId="2321C566" w14:textId="77777777" w:rsidR="003A54A6" w:rsidRPr="009B037E" w:rsidRDefault="003A54A6" w:rsidP="00A559B7">
      <w:pPr>
        <w:ind w:left="1035"/>
        <w:rPr>
          <w:rFonts w:ascii="Calibri" w:hAnsi="Calibri" w:cs="Calibri"/>
          <w:sz w:val="18"/>
          <w:szCs w:val="18"/>
        </w:rPr>
      </w:pPr>
      <w:r w:rsidRPr="009B037E">
        <w:rPr>
          <w:rFonts w:ascii="Calibri" w:hAnsi="Calibri" w:cs="Calibri"/>
          <w:sz w:val="18"/>
          <w:szCs w:val="18"/>
        </w:rPr>
        <w:t>The Progress Evaluation Model defines how KR progress and KR status are determined.</w:t>
      </w:r>
    </w:p>
    <w:p w14:paraId="619EA488" w14:textId="77777777" w:rsidR="003A54A6" w:rsidRPr="009B037E" w:rsidRDefault="003A54A6" w:rsidP="003A54A6">
      <w:pPr>
        <w:ind w:left="1035"/>
        <w:rPr>
          <w:rFonts w:ascii="Calibri" w:hAnsi="Calibri" w:cs="Calibri"/>
          <w:sz w:val="18"/>
          <w:szCs w:val="18"/>
        </w:rPr>
      </w:pPr>
      <w:r w:rsidRPr="009B037E">
        <w:rPr>
          <w:rFonts w:ascii="Calibri" w:hAnsi="Calibri" w:cs="Calibri"/>
          <w:sz w:val="18"/>
          <w:szCs w:val="18"/>
        </w:rPr>
        <w:t>It applies to both Quantitative KR and Qualitative KR, based on the KR type-specific rules defined in 5.4.</w:t>
      </w:r>
    </w:p>
    <w:p w14:paraId="56BE365A" w14:textId="77777777" w:rsidR="00260B22" w:rsidRPr="009B037E" w:rsidRDefault="00260B22" w:rsidP="00A559B7">
      <w:pPr>
        <w:ind w:left="1035"/>
        <w:rPr>
          <w:rFonts w:ascii="Calibri" w:hAnsi="Calibri" w:cs="Calibri"/>
          <w:sz w:val="18"/>
          <w:szCs w:val="18"/>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43"/>
        <w:gridCol w:w="992"/>
        <w:gridCol w:w="1087"/>
        <w:gridCol w:w="876"/>
        <w:gridCol w:w="1500"/>
        <w:gridCol w:w="1154"/>
        <w:gridCol w:w="812"/>
        <w:gridCol w:w="1476"/>
      </w:tblGrid>
      <w:tr w:rsidR="00E13F66" w:rsidRPr="009B037E" w14:paraId="06704DE9" w14:textId="77777777" w:rsidTr="009A78A3">
        <w:tc>
          <w:tcPr>
            <w:tcW w:w="14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EEBDC3"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Field</w:t>
            </w:r>
          </w:p>
        </w:tc>
        <w:tc>
          <w:tcPr>
            <w:tcW w:w="9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F2ADD1"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Mandatory</w:t>
            </w:r>
          </w:p>
        </w:tc>
        <w:tc>
          <w:tcPr>
            <w:tcW w:w="10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030BCF"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Data Type</w:t>
            </w:r>
          </w:p>
        </w:tc>
        <w:tc>
          <w:tcPr>
            <w:tcW w:w="8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E8D8B7"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Source</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CEE07D"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Allowed Values / Reference</w:t>
            </w:r>
          </w:p>
        </w:tc>
        <w:tc>
          <w:tcPr>
            <w:tcW w:w="11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86E67D"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Default Value</w:t>
            </w:r>
          </w:p>
        </w:tc>
        <w:tc>
          <w:tcPr>
            <w:tcW w:w="8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452366"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Display</w:t>
            </w:r>
          </w:p>
        </w:tc>
        <w:tc>
          <w:tcPr>
            <w:tcW w:w="1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6BDFAA"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Notes / Constraints</w:t>
            </w:r>
          </w:p>
        </w:tc>
      </w:tr>
      <w:tr w:rsidR="00E13F66" w:rsidRPr="009B037E" w14:paraId="031DCE3D" w14:textId="77777777" w:rsidTr="009A78A3">
        <w:tc>
          <w:tcPr>
            <w:tcW w:w="14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698C42"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ProgressValue</w:t>
            </w:r>
          </w:p>
        </w:tc>
        <w:tc>
          <w:tcPr>
            <w:tcW w:w="9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3684AF"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8D1D11"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Numeric / Percentage</w:t>
            </w:r>
          </w:p>
        </w:tc>
        <w:tc>
          <w:tcPr>
            <w:tcW w:w="8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A0F9CF"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 / User</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9C2B81"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System-derived or manually updated depending on KR Type</w:t>
            </w:r>
          </w:p>
        </w:tc>
        <w:tc>
          <w:tcPr>
            <w:tcW w:w="11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3DBB45"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8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4623E0"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DB3219" w14:textId="6EC30729"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 xml:space="preserve">Value depends on KR Type and </w:t>
            </w:r>
            <w:r w:rsidR="00AD4DB1" w:rsidRPr="009B037E">
              <w:rPr>
                <w:rFonts w:ascii="Calibri" w:hAnsi="Calibri" w:cs="Calibri"/>
                <w:sz w:val="16"/>
                <w:szCs w:val="16"/>
              </w:rPr>
              <w:t>supports</w:t>
            </w:r>
            <w:r w:rsidRPr="009B037E">
              <w:rPr>
                <w:rFonts w:ascii="Calibri" w:hAnsi="Calibri" w:cs="Calibri"/>
                <w:sz w:val="16"/>
                <w:szCs w:val="16"/>
              </w:rPr>
              <w:t xml:space="preserve"> workflow behavior</w:t>
            </w:r>
          </w:p>
        </w:tc>
      </w:tr>
      <w:tr w:rsidR="00E13F66" w:rsidRPr="009B037E" w14:paraId="2B551702" w14:textId="77777777" w:rsidTr="009A78A3">
        <w:tc>
          <w:tcPr>
            <w:tcW w:w="14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7DB5E1"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ProgressUpdatedAt</w:t>
            </w:r>
          </w:p>
        </w:tc>
        <w:tc>
          <w:tcPr>
            <w:tcW w:w="9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B749AA"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91CFD4"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Timestamp</w:t>
            </w:r>
          </w:p>
        </w:tc>
        <w:tc>
          <w:tcPr>
            <w:tcW w:w="8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DEE664"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392CCB"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UTC + Timezone</w:t>
            </w:r>
          </w:p>
        </w:tc>
        <w:tc>
          <w:tcPr>
            <w:tcW w:w="11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7856DE"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 timestamp on update</w:t>
            </w:r>
          </w:p>
        </w:tc>
        <w:tc>
          <w:tcPr>
            <w:tcW w:w="8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A94483" w14:textId="7F0A8A3F" w:rsidR="009A78A3" w:rsidRPr="009B037E" w:rsidRDefault="00AD4DB1">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1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B62278"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Last progress update timestamp</w:t>
            </w:r>
          </w:p>
        </w:tc>
      </w:tr>
      <w:tr w:rsidR="00E13F66" w:rsidRPr="009B037E" w14:paraId="1016A2EB" w14:textId="77777777" w:rsidTr="009A78A3">
        <w:tc>
          <w:tcPr>
            <w:tcW w:w="14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607127"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ProgressUpdatedBy</w:t>
            </w:r>
          </w:p>
        </w:tc>
        <w:tc>
          <w:tcPr>
            <w:tcW w:w="9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E1E5AB"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w:t>
            </w:r>
          </w:p>
        </w:tc>
        <w:tc>
          <w:tcPr>
            <w:tcW w:w="10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34BEBD"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UserId / System</w:t>
            </w:r>
          </w:p>
        </w:tc>
        <w:tc>
          <w:tcPr>
            <w:tcW w:w="8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864EE5"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 / User</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8D9929"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 ID or System</w:t>
            </w:r>
          </w:p>
        </w:tc>
        <w:tc>
          <w:tcPr>
            <w:tcW w:w="11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3977EF"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8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BAF4F3" w14:textId="401C4FF4" w:rsidR="009A78A3" w:rsidRPr="009B037E" w:rsidRDefault="00AD4DB1">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1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53E21F"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 for automated updates; user for manual updates</w:t>
            </w:r>
          </w:p>
        </w:tc>
      </w:tr>
      <w:tr w:rsidR="00E13F66" w:rsidRPr="009B037E" w14:paraId="7F2628A5" w14:textId="77777777" w:rsidTr="009A78A3">
        <w:tc>
          <w:tcPr>
            <w:tcW w:w="14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74DB2D"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KR Status</w:t>
            </w:r>
          </w:p>
        </w:tc>
        <w:tc>
          <w:tcPr>
            <w:tcW w:w="9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0923F7"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B593AB"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w:t>
            </w:r>
          </w:p>
        </w:tc>
        <w:tc>
          <w:tcPr>
            <w:tcW w:w="8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EEF843"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 / System</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B706D2" w14:textId="5E0EF327" w:rsidR="009A78A3" w:rsidRPr="009B037E" w:rsidRDefault="00E62916">
            <w:pPr>
              <w:pStyle w:val="NormalWeb"/>
              <w:spacing w:before="0" w:beforeAutospacing="0" w:after="0" w:afterAutospacing="0"/>
              <w:rPr>
                <w:rFonts w:ascii="Calibri" w:hAnsi="Calibri" w:cs="Calibri"/>
                <w:sz w:val="16"/>
                <w:szCs w:val="16"/>
                <w:highlight w:val="yellow"/>
              </w:rPr>
            </w:pPr>
            <w:r w:rsidRPr="009B037E">
              <w:rPr>
                <w:rFonts w:ascii="Calibri" w:hAnsi="Calibri" w:cs="Calibri"/>
                <w:sz w:val="16"/>
                <w:szCs w:val="16"/>
              </w:rPr>
              <w:t>Metadata</w:t>
            </w:r>
            <w:r w:rsidR="00D95E03" w:rsidRPr="009B037E">
              <w:rPr>
                <w:rFonts w:ascii="Calibri" w:hAnsi="Calibri" w:cs="Calibri"/>
                <w:sz w:val="16"/>
                <w:szCs w:val="16"/>
              </w:rPr>
              <w:t xml:space="preserve"> Registry - Refer to ReviewStatus</w:t>
            </w:r>
          </w:p>
        </w:tc>
        <w:tc>
          <w:tcPr>
            <w:tcW w:w="11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8D7004" w14:textId="0062C2CC" w:rsidR="009A78A3" w:rsidRPr="009B037E" w:rsidRDefault="0034572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Not Started</w:t>
            </w:r>
          </w:p>
        </w:tc>
        <w:tc>
          <w:tcPr>
            <w:tcW w:w="8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0F3F77"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02954A" w14:textId="77777777" w:rsidR="009A78A3" w:rsidRPr="009B037E" w:rsidRDefault="009A78A3">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Status is updated manually in Phase 1</w:t>
            </w:r>
          </w:p>
        </w:tc>
      </w:tr>
    </w:tbl>
    <w:p w14:paraId="4FA64AE4" w14:textId="77777777" w:rsidR="003A54A6" w:rsidRPr="009B037E" w:rsidRDefault="003A54A6" w:rsidP="00A559B7">
      <w:pPr>
        <w:ind w:left="1035"/>
        <w:rPr>
          <w:rFonts w:ascii="Calibri" w:hAnsi="Calibri" w:cs="Calibri"/>
        </w:rPr>
      </w:pPr>
    </w:p>
    <w:p w14:paraId="398C83B3" w14:textId="1DF677A1" w:rsidR="00260B22" w:rsidRPr="009B037E" w:rsidRDefault="00260B22" w:rsidP="00F45909">
      <w:pPr>
        <w:pStyle w:val="Heading3"/>
        <w:numPr>
          <w:ilvl w:val="2"/>
          <w:numId w:val="9"/>
        </w:numPr>
        <w:ind w:left="630" w:hanging="630"/>
        <w:rPr>
          <w:rFonts w:ascii="Calibri" w:hAnsi="Calibri" w:cs="Calibri"/>
          <w:b/>
          <w:bCs/>
          <w:sz w:val="20"/>
          <w:szCs w:val="20"/>
        </w:rPr>
      </w:pPr>
      <w:bookmarkStart w:id="287" w:name="_Toc225800154"/>
      <w:bookmarkStart w:id="288" w:name="_Toc225800839"/>
      <w:bookmarkStart w:id="289" w:name="_Toc225801018"/>
      <w:bookmarkStart w:id="290" w:name="_Toc225800155"/>
      <w:bookmarkStart w:id="291" w:name="_Toc225800840"/>
      <w:bookmarkStart w:id="292" w:name="_Toc225801019"/>
      <w:bookmarkStart w:id="293" w:name="_Toc225800156"/>
      <w:bookmarkStart w:id="294" w:name="_Toc225800841"/>
      <w:bookmarkStart w:id="295" w:name="_Toc225801020"/>
      <w:bookmarkStart w:id="296" w:name="_Toc225800157"/>
      <w:bookmarkStart w:id="297" w:name="_Toc225800842"/>
      <w:bookmarkStart w:id="298" w:name="_Toc225801021"/>
      <w:bookmarkStart w:id="299" w:name="_Toc225800158"/>
      <w:bookmarkStart w:id="300" w:name="_Toc225800843"/>
      <w:bookmarkStart w:id="301" w:name="_Toc225801022"/>
      <w:bookmarkStart w:id="302" w:name="_Toc225800159"/>
      <w:bookmarkStart w:id="303" w:name="_Toc225800844"/>
      <w:bookmarkStart w:id="304" w:name="_Toc225801023"/>
      <w:bookmarkStart w:id="305" w:name="_Toc225800160"/>
      <w:bookmarkStart w:id="306" w:name="_Toc225800845"/>
      <w:bookmarkStart w:id="307" w:name="_Toc225801024"/>
      <w:bookmarkStart w:id="308" w:name="_Toc225800161"/>
      <w:bookmarkStart w:id="309" w:name="_Toc225800846"/>
      <w:bookmarkStart w:id="310" w:name="_Toc225801025"/>
      <w:bookmarkStart w:id="311" w:name="_Toc225800162"/>
      <w:bookmarkStart w:id="312" w:name="_Toc225800847"/>
      <w:bookmarkStart w:id="313" w:name="_Toc225801026"/>
      <w:bookmarkStart w:id="314" w:name="_Toc225800163"/>
      <w:bookmarkStart w:id="315" w:name="_Toc225800848"/>
      <w:bookmarkStart w:id="316" w:name="_Toc225801027"/>
      <w:bookmarkStart w:id="317" w:name="_Toc225800164"/>
      <w:bookmarkStart w:id="318" w:name="_Toc225800849"/>
      <w:bookmarkStart w:id="319" w:name="_Toc225801028"/>
      <w:bookmarkStart w:id="320" w:name="_Toc225800165"/>
      <w:bookmarkStart w:id="321" w:name="_Toc225800850"/>
      <w:bookmarkStart w:id="322" w:name="_Toc225801029"/>
      <w:bookmarkStart w:id="323" w:name="_Toc225800166"/>
      <w:bookmarkStart w:id="324" w:name="_Toc225800851"/>
      <w:bookmarkStart w:id="325" w:name="_Toc225801030"/>
      <w:bookmarkStart w:id="326" w:name="_Toc225800167"/>
      <w:bookmarkStart w:id="327" w:name="_Toc225800852"/>
      <w:bookmarkStart w:id="328" w:name="_Toc225801031"/>
      <w:bookmarkStart w:id="329" w:name="_Toc225800168"/>
      <w:bookmarkStart w:id="330" w:name="_Toc225800853"/>
      <w:bookmarkStart w:id="331" w:name="_Toc225801032"/>
      <w:bookmarkStart w:id="332" w:name="_Toc225800169"/>
      <w:bookmarkStart w:id="333" w:name="_Toc225800854"/>
      <w:bookmarkStart w:id="334" w:name="_Toc225801033"/>
      <w:bookmarkStart w:id="335" w:name="_Toc225800170"/>
      <w:bookmarkStart w:id="336" w:name="_Toc225800855"/>
      <w:bookmarkStart w:id="337" w:name="_Toc225801034"/>
      <w:bookmarkStart w:id="338" w:name="_Toc228300269"/>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r w:rsidRPr="009B037E">
        <w:rPr>
          <w:rFonts w:ascii="Calibri" w:eastAsia="Times New Roman" w:hAnsi="Calibri" w:cs="Calibri"/>
          <w:b/>
          <w:bCs/>
          <w:sz w:val="20"/>
          <w:szCs w:val="20"/>
        </w:rPr>
        <w:t>Progress Evaluation Rules</w:t>
      </w:r>
      <w:bookmarkEnd w:id="338"/>
    </w:p>
    <w:p w14:paraId="1EFF7762" w14:textId="77777777" w:rsidR="00A95158" w:rsidRPr="009B037E" w:rsidRDefault="00260B22" w:rsidP="007725E1">
      <w:pPr>
        <w:pStyle w:val="ListParagraph"/>
        <w:numPr>
          <w:ilvl w:val="0"/>
          <w:numId w:val="59"/>
        </w:numPr>
        <w:tabs>
          <w:tab w:val="num" w:pos="1350"/>
        </w:tabs>
        <w:rPr>
          <w:rFonts w:ascii="Calibri" w:hAnsi="Calibri" w:cs="Calibri"/>
          <w:sz w:val="18"/>
          <w:szCs w:val="18"/>
        </w:rPr>
      </w:pPr>
      <w:r w:rsidRPr="00260B22">
        <w:rPr>
          <w:rFonts w:ascii="Calibri" w:hAnsi="Calibri" w:cs="Calibri"/>
          <w:sz w:val="18"/>
          <w:szCs w:val="18"/>
        </w:rPr>
        <w:t xml:space="preserve">ProgressValue is manually updated or updated through explicitly supported downstream workflow behavior. </w:t>
      </w:r>
    </w:p>
    <w:p w14:paraId="2B27387B" w14:textId="4756DDAF" w:rsidR="00A95158" w:rsidRPr="009B037E" w:rsidRDefault="00A95158" w:rsidP="007725E1">
      <w:pPr>
        <w:pStyle w:val="ListParagraph"/>
        <w:numPr>
          <w:ilvl w:val="0"/>
          <w:numId w:val="59"/>
        </w:numPr>
        <w:tabs>
          <w:tab w:val="num" w:pos="1350"/>
        </w:tabs>
        <w:rPr>
          <w:rFonts w:ascii="Calibri" w:hAnsi="Calibri" w:cs="Calibri"/>
          <w:sz w:val="18"/>
          <w:szCs w:val="18"/>
        </w:rPr>
      </w:pPr>
      <w:r w:rsidRPr="009B037E">
        <w:rPr>
          <w:rFonts w:ascii="Calibri" w:hAnsi="Calibri" w:cs="Calibri"/>
          <w:sz w:val="18"/>
          <w:szCs w:val="18"/>
        </w:rPr>
        <w:t xml:space="preserve">Quantitative KR may still define MetricCode, BaselineValue, and TargetValue, but automated progress calculation is out of scope for Phase 1.   </w:t>
      </w:r>
    </w:p>
    <w:p w14:paraId="79637B8A" w14:textId="77777777" w:rsidR="00260B22" w:rsidRPr="00260B22" w:rsidRDefault="00260B22" w:rsidP="007725E1">
      <w:pPr>
        <w:pStyle w:val="ListParagraph"/>
        <w:numPr>
          <w:ilvl w:val="0"/>
          <w:numId w:val="59"/>
        </w:numPr>
        <w:tabs>
          <w:tab w:val="num" w:pos="1350"/>
        </w:tabs>
        <w:rPr>
          <w:rFonts w:ascii="Calibri" w:hAnsi="Calibri" w:cs="Calibri"/>
          <w:sz w:val="18"/>
          <w:szCs w:val="18"/>
        </w:rPr>
      </w:pPr>
      <w:r w:rsidRPr="00260B22">
        <w:rPr>
          <w:rFonts w:ascii="Calibri" w:hAnsi="Calibri" w:cs="Calibri"/>
          <w:sz w:val="18"/>
          <w:szCs w:val="18"/>
        </w:rPr>
        <w:t xml:space="preserve">Qualitative KR does not use metric-linked evaluation. </w:t>
      </w:r>
    </w:p>
    <w:p w14:paraId="7887438F" w14:textId="77777777" w:rsidR="00260B22" w:rsidRPr="009B037E" w:rsidRDefault="00260B22" w:rsidP="007725E1">
      <w:pPr>
        <w:pStyle w:val="ListParagraph"/>
        <w:numPr>
          <w:ilvl w:val="0"/>
          <w:numId w:val="59"/>
        </w:numPr>
        <w:tabs>
          <w:tab w:val="num" w:pos="1350"/>
        </w:tabs>
        <w:rPr>
          <w:rFonts w:ascii="Calibri" w:hAnsi="Calibri" w:cs="Calibri"/>
          <w:sz w:val="18"/>
          <w:szCs w:val="18"/>
        </w:rPr>
      </w:pPr>
      <w:r w:rsidRPr="00260B22">
        <w:rPr>
          <w:rFonts w:ascii="Calibri" w:hAnsi="Calibri" w:cs="Calibri"/>
          <w:sz w:val="18"/>
          <w:szCs w:val="18"/>
        </w:rPr>
        <w:t xml:space="preserve">Manual progress update is required unless explicitly restricted by platform rules. </w:t>
      </w:r>
    </w:p>
    <w:p w14:paraId="08DAA922" w14:textId="3CF86CE6" w:rsidR="004F1F5C" w:rsidRPr="00260B22" w:rsidRDefault="004F1F5C" w:rsidP="007725E1">
      <w:pPr>
        <w:pStyle w:val="ListParagraph"/>
        <w:numPr>
          <w:ilvl w:val="0"/>
          <w:numId w:val="59"/>
        </w:numPr>
        <w:tabs>
          <w:tab w:val="num" w:pos="1350"/>
        </w:tabs>
        <w:rPr>
          <w:rFonts w:ascii="Calibri" w:hAnsi="Calibri" w:cs="Calibri"/>
          <w:sz w:val="18"/>
          <w:szCs w:val="18"/>
        </w:rPr>
      </w:pPr>
      <w:r w:rsidRPr="009B037E">
        <w:rPr>
          <w:rFonts w:ascii="Calibri" w:hAnsi="Calibri" w:cs="Calibri"/>
          <w:sz w:val="18"/>
          <w:szCs w:val="18"/>
        </w:rPr>
        <w:t xml:space="preserve">Where a KR is linked to a Symptom Template, symptom responses may be used as supporting input for manual KR progress updates. </w:t>
      </w:r>
    </w:p>
    <w:p w14:paraId="3797A758" w14:textId="25EE8A45" w:rsidR="00260B22" w:rsidRPr="00260B22" w:rsidRDefault="00260B22" w:rsidP="00260B22">
      <w:pPr>
        <w:ind w:left="405"/>
        <w:rPr>
          <w:rFonts w:ascii="Calibri" w:hAnsi="Calibri" w:cs="Calibri"/>
          <w:sz w:val="18"/>
          <w:szCs w:val="18"/>
        </w:rPr>
      </w:pPr>
    </w:p>
    <w:p w14:paraId="24E82DA0" w14:textId="59A66FE9" w:rsidR="00D11169" w:rsidRPr="009B037E" w:rsidRDefault="00D11169" w:rsidP="00F45909">
      <w:pPr>
        <w:pStyle w:val="Heading3"/>
        <w:numPr>
          <w:ilvl w:val="2"/>
          <w:numId w:val="9"/>
        </w:numPr>
        <w:ind w:left="630" w:hanging="630"/>
        <w:rPr>
          <w:rFonts w:ascii="Calibri" w:eastAsia="Times New Roman" w:hAnsi="Calibri" w:cs="Calibri"/>
          <w:b/>
          <w:bCs/>
          <w:sz w:val="20"/>
          <w:szCs w:val="20"/>
        </w:rPr>
      </w:pPr>
      <w:bookmarkStart w:id="339" w:name="_Toc228300270"/>
      <w:r w:rsidRPr="009B037E">
        <w:rPr>
          <w:rFonts w:ascii="Calibri" w:eastAsia="Times New Roman" w:hAnsi="Calibri" w:cs="Calibri"/>
          <w:b/>
          <w:bCs/>
          <w:sz w:val="20"/>
          <w:szCs w:val="20"/>
        </w:rPr>
        <w:t>KR to Task Linking</w:t>
      </w:r>
      <w:bookmarkEnd w:id="339"/>
    </w:p>
    <w:tbl>
      <w:tblPr>
        <w:tblStyle w:val="TableGrid"/>
        <w:tblW w:w="8658" w:type="dxa"/>
        <w:tblInd w:w="607" w:type="dxa"/>
        <w:tblLook w:val="04A0" w:firstRow="1" w:lastRow="0" w:firstColumn="1" w:lastColumn="0" w:noHBand="0" w:noVBand="1"/>
      </w:tblPr>
      <w:tblGrid>
        <w:gridCol w:w="2365"/>
        <w:gridCol w:w="1143"/>
        <w:gridCol w:w="1558"/>
        <w:gridCol w:w="3592"/>
      </w:tblGrid>
      <w:tr w:rsidR="00BD443F" w:rsidRPr="009B037E" w14:paraId="1EB942F9" w14:textId="77777777" w:rsidTr="001B49FF">
        <w:tc>
          <w:tcPr>
            <w:tcW w:w="0" w:type="auto"/>
            <w:hideMark/>
          </w:tcPr>
          <w:p w14:paraId="7A2B0925" w14:textId="77777777" w:rsidR="00D11169" w:rsidRPr="009B037E" w:rsidRDefault="00D11169" w:rsidP="00A559B7">
            <w:pPr>
              <w:rPr>
                <w:rFonts w:ascii="Calibri" w:hAnsi="Calibri" w:cs="Calibri"/>
                <w:b/>
                <w:bCs/>
                <w:sz w:val="18"/>
                <w:szCs w:val="18"/>
              </w:rPr>
            </w:pPr>
            <w:r w:rsidRPr="009B037E">
              <w:rPr>
                <w:rFonts w:ascii="Calibri" w:hAnsi="Calibri" w:cs="Calibri"/>
                <w:b/>
                <w:bCs/>
                <w:sz w:val="18"/>
                <w:szCs w:val="18"/>
              </w:rPr>
              <w:t>Field</w:t>
            </w:r>
          </w:p>
        </w:tc>
        <w:tc>
          <w:tcPr>
            <w:tcW w:w="0" w:type="auto"/>
            <w:hideMark/>
          </w:tcPr>
          <w:p w14:paraId="600ACF38" w14:textId="77777777" w:rsidR="00D11169" w:rsidRPr="009B037E" w:rsidRDefault="00D11169" w:rsidP="00A559B7">
            <w:pPr>
              <w:rPr>
                <w:rFonts w:ascii="Calibri" w:hAnsi="Calibri" w:cs="Calibri"/>
                <w:b/>
                <w:bCs/>
                <w:sz w:val="18"/>
                <w:szCs w:val="18"/>
              </w:rPr>
            </w:pPr>
            <w:r w:rsidRPr="009B037E">
              <w:rPr>
                <w:rFonts w:ascii="Calibri" w:hAnsi="Calibri" w:cs="Calibri"/>
                <w:b/>
                <w:bCs/>
                <w:sz w:val="18"/>
                <w:szCs w:val="18"/>
              </w:rPr>
              <w:t>Mandatory</w:t>
            </w:r>
          </w:p>
        </w:tc>
        <w:tc>
          <w:tcPr>
            <w:tcW w:w="0" w:type="auto"/>
            <w:hideMark/>
          </w:tcPr>
          <w:p w14:paraId="19BC7E13" w14:textId="77777777" w:rsidR="00D11169" w:rsidRPr="009B037E" w:rsidRDefault="00D11169" w:rsidP="00A559B7">
            <w:pPr>
              <w:rPr>
                <w:rFonts w:ascii="Calibri" w:hAnsi="Calibri" w:cs="Calibri"/>
                <w:b/>
                <w:bCs/>
                <w:sz w:val="18"/>
                <w:szCs w:val="18"/>
              </w:rPr>
            </w:pPr>
            <w:r w:rsidRPr="009B037E">
              <w:rPr>
                <w:rFonts w:ascii="Calibri" w:hAnsi="Calibri" w:cs="Calibri"/>
                <w:b/>
                <w:bCs/>
                <w:sz w:val="18"/>
                <w:szCs w:val="18"/>
              </w:rPr>
              <w:t>Data Type</w:t>
            </w:r>
          </w:p>
        </w:tc>
        <w:tc>
          <w:tcPr>
            <w:tcW w:w="3592" w:type="dxa"/>
            <w:hideMark/>
          </w:tcPr>
          <w:p w14:paraId="6F3D5380" w14:textId="77777777" w:rsidR="00D11169" w:rsidRPr="009B037E" w:rsidRDefault="00D11169" w:rsidP="00A559B7">
            <w:pPr>
              <w:rPr>
                <w:rFonts w:ascii="Calibri" w:hAnsi="Calibri" w:cs="Calibri"/>
                <w:b/>
                <w:bCs/>
                <w:sz w:val="18"/>
                <w:szCs w:val="18"/>
              </w:rPr>
            </w:pPr>
            <w:r w:rsidRPr="009B037E">
              <w:rPr>
                <w:rFonts w:ascii="Calibri" w:hAnsi="Calibri" w:cs="Calibri"/>
                <w:b/>
                <w:bCs/>
                <w:sz w:val="18"/>
                <w:szCs w:val="18"/>
              </w:rPr>
              <w:t>Constraint</w:t>
            </w:r>
          </w:p>
        </w:tc>
      </w:tr>
      <w:tr w:rsidR="00BD443F" w:rsidRPr="009B037E" w14:paraId="30FBFD68" w14:textId="77777777" w:rsidTr="001B49FF">
        <w:tc>
          <w:tcPr>
            <w:tcW w:w="0" w:type="auto"/>
            <w:hideMark/>
          </w:tcPr>
          <w:p w14:paraId="444B0C78" w14:textId="77777777" w:rsidR="00D11169" w:rsidRPr="009B037E" w:rsidRDefault="00D11169">
            <w:pPr>
              <w:rPr>
                <w:rFonts w:ascii="Calibri" w:hAnsi="Calibri" w:cs="Calibri"/>
                <w:sz w:val="16"/>
                <w:szCs w:val="16"/>
              </w:rPr>
            </w:pPr>
            <w:r w:rsidRPr="009B037E">
              <w:rPr>
                <w:rFonts w:ascii="Calibri" w:hAnsi="Calibri" w:cs="Calibri"/>
                <w:sz w:val="16"/>
                <w:szCs w:val="16"/>
              </w:rPr>
              <w:t>LinkedTaskTemplateVersionID</w:t>
            </w:r>
          </w:p>
        </w:tc>
        <w:tc>
          <w:tcPr>
            <w:tcW w:w="0" w:type="auto"/>
            <w:hideMark/>
          </w:tcPr>
          <w:p w14:paraId="0E2A3269" w14:textId="77777777" w:rsidR="00D11169" w:rsidRPr="009B037E" w:rsidRDefault="00D11169">
            <w:pPr>
              <w:rPr>
                <w:rFonts w:ascii="Calibri" w:hAnsi="Calibri" w:cs="Calibri"/>
                <w:sz w:val="16"/>
                <w:szCs w:val="16"/>
              </w:rPr>
            </w:pPr>
            <w:r w:rsidRPr="009B037E">
              <w:rPr>
                <w:rFonts w:ascii="Calibri" w:hAnsi="Calibri" w:cs="Calibri"/>
                <w:sz w:val="16"/>
                <w:szCs w:val="16"/>
              </w:rPr>
              <w:t>Yes</w:t>
            </w:r>
          </w:p>
        </w:tc>
        <w:tc>
          <w:tcPr>
            <w:tcW w:w="0" w:type="auto"/>
            <w:hideMark/>
          </w:tcPr>
          <w:p w14:paraId="03DC9F52" w14:textId="77777777" w:rsidR="00D11169" w:rsidRPr="009B037E" w:rsidRDefault="00D11169">
            <w:pPr>
              <w:rPr>
                <w:rFonts w:ascii="Calibri" w:hAnsi="Calibri" w:cs="Calibri"/>
                <w:sz w:val="16"/>
                <w:szCs w:val="16"/>
              </w:rPr>
            </w:pPr>
            <w:r w:rsidRPr="009B037E">
              <w:rPr>
                <w:rFonts w:ascii="Calibri" w:hAnsi="Calibri" w:cs="Calibri"/>
                <w:sz w:val="16"/>
                <w:szCs w:val="16"/>
              </w:rPr>
              <w:t>UUID / Multi-UUID</w:t>
            </w:r>
          </w:p>
        </w:tc>
        <w:tc>
          <w:tcPr>
            <w:tcW w:w="3592" w:type="dxa"/>
            <w:hideMark/>
          </w:tcPr>
          <w:p w14:paraId="41D8B09B" w14:textId="77777777" w:rsidR="00D11169" w:rsidRPr="009B037E" w:rsidRDefault="00D11169">
            <w:pPr>
              <w:rPr>
                <w:rFonts w:ascii="Calibri" w:hAnsi="Calibri" w:cs="Calibri"/>
                <w:sz w:val="16"/>
                <w:szCs w:val="16"/>
              </w:rPr>
            </w:pPr>
            <w:r w:rsidRPr="009B037E">
              <w:rPr>
                <w:rFonts w:ascii="Calibri" w:hAnsi="Calibri" w:cs="Calibri"/>
                <w:sz w:val="16"/>
                <w:szCs w:val="16"/>
              </w:rPr>
              <w:t>Must reference Published Task Template Version(s)</w:t>
            </w:r>
          </w:p>
        </w:tc>
      </w:tr>
      <w:tr w:rsidR="00BD443F" w:rsidRPr="009B037E" w14:paraId="4D982E9B" w14:textId="77777777" w:rsidTr="001B49FF">
        <w:tc>
          <w:tcPr>
            <w:tcW w:w="0" w:type="auto"/>
            <w:hideMark/>
          </w:tcPr>
          <w:p w14:paraId="4E35431E" w14:textId="77777777" w:rsidR="00D11169" w:rsidRPr="009B037E" w:rsidRDefault="00D11169">
            <w:pPr>
              <w:rPr>
                <w:rFonts w:ascii="Calibri" w:hAnsi="Calibri" w:cs="Calibri"/>
                <w:sz w:val="16"/>
                <w:szCs w:val="16"/>
              </w:rPr>
            </w:pPr>
            <w:r w:rsidRPr="009B037E">
              <w:rPr>
                <w:rFonts w:ascii="Calibri" w:hAnsi="Calibri" w:cs="Calibri"/>
                <w:sz w:val="16"/>
                <w:szCs w:val="16"/>
              </w:rPr>
              <w:t>MinTaskRequired</w:t>
            </w:r>
          </w:p>
        </w:tc>
        <w:tc>
          <w:tcPr>
            <w:tcW w:w="0" w:type="auto"/>
            <w:hideMark/>
          </w:tcPr>
          <w:p w14:paraId="6C5CA28C" w14:textId="77777777" w:rsidR="00D11169" w:rsidRPr="009B037E" w:rsidRDefault="00D11169">
            <w:pPr>
              <w:rPr>
                <w:rFonts w:ascii="Calibri" w:hAnsi="Calibri" w:cs="Calibri"/>
                <w:sz w:val="16"/>
                <w:szCs w:val="16"/>
              </w:rPr>
            </w:pPr>
            <w:r w:rsidRPr="009B037E">
              <w:rPr>
                <w:rFonts w:ascii="Calibri" w:hAnsi="Calibri" w:cs="Calibri"/>
                <w:sz w:val="16"/>
                <w:szCs w:val="16"/>
              </w:rPr>
              <w:t>Yes</w:t>
            </w:r>
          </w:p>
        </w:tc>
        <w:tc>
          <w:tcPr>
            <w:tcW w:w="0" w:type="auto"/>
            <w:hideMark/>
          </w:tcPr>
          <w:p w14:paraId="38D4CE18" w14:textId="77777777" w:rsidR="00D11169" w:rsidRPr="009B037E" w:rsidRDefault="00D11169">
            <w:pPr>
              <w:rPr>
                <w:rFonts w:ascii="Calibri" w:hAnsi="Calibri" w:cs="Calibri"/>
                <w:sz w:val="16"/>
                <w:szCs w:val="16"/>
              </w:rPr>
            </w:pPr>
            <w:r w:rsidRPr="009B037E">
              <w:rPr>
                <w:rFonts w:ascii="Calibri" w:hAnsi="Calibri" w:cs="Calibri"/>
                <w:sz w:val="16"/>
                <w:szCs w:val="16"/>
              </w:rPr>
              <w:t>Integer</w:t>
            </w:r>
          </w:p>
        </w:tc>
        <w:tc>
          <w:tcPr>
            <w:tcW w:w="3592" w:type="dxa"/>
            <w:hideMark/>
          </w:tcPr>
          <w:p w14:paraId="56F34483" w14:textId="77777777" w:rsidR="00D11169" w:rsidRPr="009B037E" w:rsidRDefault="00D11169">
            <w:pPr>
              <w:rPr>
                <w:rFonts w:ascii="Calibri" w:hAnsi="Calibri" w:cs="Calibri"/>
                <w:sz w:val="16"/>
                <w:szCs w:val="16"/>
              </w:rPr>
            </w:pPr>
            <w:r w:rsidRPr="009B037E">
              <w:rPr>
                <w:rFonts w:ascii="Calibri" w:hAnsi="Calibri" w:cs="Calibri"/>
                <w:sz w:val="16"/>
                <w:szCs w:val="16"/>
              </w:rPr>
              <w:t>Default = 1</w:t>
            </w:r>
          </w:p>
        </w:tc>
      </w:tr>
      <w:tr w:rsidR="00BD443F" w:rsidRPr="009B037E" w14:paraId="0473C5E0" w14:textId="77777777" w:rsidTr="001B49FF">
        <w:tc>
          <w:tcPr>
            <w:tcW w:w="0" w:type="auto"/>
            <w:hideMark/>
          </w:tcPr>
          <w:p w14:paraId="6240C20E" w14:textId="77777777" w:rsidR="00D11169" w:rsidRPr="009B037E" w:rsidRDefault="00D11169">
            <w:pPr>
              <w:rPr>
                <w:rFonts w:ascii="Calibri" w:hAnsi="Calibri" w:cs="Calibri"/>
                <w:sz w:val="16"/>
                <w:szCs w:val="16"/>
              </w:rPr>
            </w:pPr>
            <w:r w:rsidRPr="009B037E">
              <w:rPr>
                <w:rFonts w:ascii="Calibri" w:hAnsi="Calibri" w:cs="Calibri"/>
                <w:sz w:val="16"/>
                <w:szCs w:val="16"/>
              </w:rPr>
              <w:t>MaxTaskAllowed</w:t>
            </w:r>
          </w:p>
        </w:tc>
        <w:tc>
          <w:tcPr>
            <w:tcW w:w="0" w:type="auto"/>
            <w:hideMark/>
          </w:tcPr>
          <w:p w14:paraId="69617371" w14:textId="77777777" w:rsidR="00D11169" w:rsidRPr="009B037E" w:rsidRDefault="00D11169">
            <w:pPr>
              <w:rPr>
                <w:rFonts w:ascii="Calibri" w:hAnsi="Calibri" w:cs="Calibri"/>
                <w:sz w:val="16"/>
                <w:szCs w:val="16"/>
              </w:rPr>
            </w:pPr>
            <w:r w:rsidRPr="009B037E">
              <w:rPr>
                <w:rFonts w:ascii="Calibri" w:hAnsi="Calibri" w:cs="Calibri"/>
                <w:sz w:val="16"/>
                <w:szCs w:val="16"/>
              </w:rPr>
              <w:t>Yes</w:t>
            </w:r>
          </w:p>
        </w:tc>
        <w:tc>
          <w:tcPr>
            <w:tcW w:w="0" w:type="auto"/>
            <w:hideMark/>
          </w:tcPr>
          <w:p w14:paraId="5A96A684" w14:textId="77777777" w:rsidR="00D11169" w:rsidRPr="009B037E" w:rsidRDefault="00D11169">
            <w:pPr>
              <w:rPr>
                <w:rFonts w:ascii="Calibri" w:hAnsi="Calibri" w:cs="Calibri"/>
                <w:sz w:val="16"/>
                <w:szCs w:val="16"/>
              </w:rPr>
            </w:pPr>
            <w:r w:rsidRPr="009B037E">
              <w:rPr>
                <w:rFonts w:ascii="Calibri" w:hAnsi="Calibri" w:cs="Calibri"/>
                <w:sz w:val="16"/>
                <w:szCs w:val="16"/>
              </w:rPr>
              <w:t>Integer</w:t>
            </w:r>
          </w:p>
        </w:tc>
        <w:tc>
          <w:tcPr>
            <w:tcW w:w="3592" w:type="dxa"/>
            <w:hideMark/>
          </w:tcPr>
          <w:p w14:paraId="607F0871" w14:textId="77777777" w:rsidR="00D11169" w:rsidRPr="009B037E" w:rsidRDefault="00D11169">
            <w:pPr>
              <w:rPr>
                <w:rFonts w:ascii="Calibri" w:hAnsi="Calibri" w:cs="Calibri"/>
                <w:sz w:val="16"/>
                <w:szCs w:val="16"/>
              </w:rPr>
            </w:pPr>
            <w:r w:rsidRPr="009B037E">
              <w:rPr>
                <w:rFonts w:ascii="Calibri" w:hAnsi="Calibri" w:cs="Calibri"/>
                <w:sz w:val="16"/>
                <w:szCs w:val="16"/>
              </w:rPr>
              <w:t>Default = 10</w:t>
            </w:r>
          </w:p>
        </w:tc>
      </w:tr>
    </w:tbl>
    <w:p w14:paraId="687AC849" w14:textId="77777777" w:rsidR="00D11169" w:rsidRPr="009B037E" w:rsidRDefault="00D11169" w:rsidP="001B49FF">
      <w:pPr>
        <w:pStyle w:val="Heading3"/>
        <w:ind w:left="720"/>
        <w:rPr>
          <w:rFonts w:ascii="Calibri" w:hAnsi="Calibri" w:cs="Calibri"/>
          <w:color w:val="000000" w:themeColor="text1"/>
          <w:sz w:val="18"/>
          <w:szCs w:val="18"/>
        </w:rPr>
      </w:pPr>
      <w:bookmarkStart w:id="340" w:name="_Toc228300271"/>
      <w:r w:rsidRPr="009B037E">
        <w:rPr>
          <w:rFonts w:ascii="Calibri" w:hAnsi="Calibri" w:cs="Calibri"/>
          <w:color w:val="000000" w:themeColor="text1"/>
          <w:sz w:val="18"/>
          <w:szCs w:val="18"/>
        </w:rPr>
        <w:lastRenderedPageBreak/>
        <w:t>Rules</w:t>
      </w:r>
      <w:bookmarkEnd w:id="340"/>
    </w:p>
    <w:p w14:paraId="49629546" w14:textId="77777777" w:rsidR="00D11169" w:rsidRPr="009B037E" w:rsidRDefault="00D11169" w:rsidP="007725E1">
      <w:pPr>
        <w:pStyle w:val="ListParagraph"/>
        <w:numPr>
          <w:ilvl w:val="0"/>
          <w:numId w:val="59"/>
        </w:numPr>
        <w:tabs>
          <w:tab w:val="num" w:pos="1350"/>
        </w:tabs>
        <w:rPr>
          <w:rFonts w:ascii="Calibri" w:hAnsi="Calibri" w:cs="Calibri"/>
          <w:sz w:val="18"/>
          <w:szCs w:val="18"/>
        </w:rPr>
      </w:pPr>
      <w:r w:rsidRPr="009B037E">
        <w:rPr>
          <w:rFonts w:ascii="Calibri" w:hAnsi="Calibri" w:cs="Calibri"/>
          <w:sz w:val="18"/>
          <w:szCs w:val="18"/>
        </w:rPr>
        <w:t xml:space="preserve">Each KR must link to at least MinTaskRequired Task Template(s). </w:t>
      </w:r>
    </w:p>
    <w:p w14:paraId="660588D3" w14:textId="77777777" w:rsidR="00D11169" w:rsidRPr="009B037E" w:rsidRDefault="00D11169" w:rsidP="007725E1">
      <w:pPr>
        <w:pStyle w:val="ListParagraph"/>
        <w:numPr>
          <w:ilvl w:val="0"/>
          <w:numId w:val="59"/>
        </w:numPr>
        <w:tabs>
          <w:tab w:val="num" w:pos="1350"/>
        </w:tabs>
        <w:rPr>
          <w:rFonts w:ascii="Calibri" w:hAnsi="Calibri" w:cs="Calibri"/>
          <w:sz w:val="18"/>
          <w:szCs w:val="18"/>
        </w:rPr>
      </w:pPr>
      <w:r w:rsidRPr="009B037E">
        <w:rPr>
          <w:rFonts w:ascii="Calibri" w:hAnsi="Calibri" w:cs="Calibri"/>
          <w:sz w:val="18"/>
          <w:szCs w:val="18"/>
        </w:rPr>
        <w:t xml:space="preserve">One KR may link to multiple Task Templates. </w:t>
      </w:r>
    </w:p>
    <w:p w14:paraId="7D5F0427" w14:textId="77777777" w:rsidR="00D11169" w:rsidRPr="009B037E" w:rsidRDefault="00D11169" w:rsidP="007725E1">
      <w:pPr>
        <w:pStyle w:val="ListParagraph"/>
        <w:numPr>
          <w:ilvl w:val="0"/>
          <w:numId w:val="59"/>
        </w:numPr>
        <w:tabs>
          <w:tab w:val="num" w:pos="1350"/>
        </w:tabs>
        <w:rPr>
          <w:rFonts w:ascii="Calibri" w:hAnsi="Calibri" w:cs="Calibri"/>
          <w:sz w:val="18"/>
          <w:szCs w:val="18"/>
        </w:rPr>
      </w:pPr>
      <w:r w:rsidRPr="009B037E">
        <w:rPr>
          <w:rFonts w:ascii="Calibri" w:hAnsi="Calibri" w:cs="Calibri"/>
          <w:sz w:val="18"/>
          <w:szCs w:val="18"/>
        </w:rPr>
        <w:t xml:space="preserve">One Task Template may be linked to multiple KRs. </w:t>
      </w:r>
    </w:p>
    <w:p w14:paraId="412F55E3" w14:textId="77777777" w:rsidR="00D11169" w:rsidRPr="009B037E" w:rsidRDefault="00D11169" w:rsidP="007725E1">
      <w:pPr>
        <w:pStyle w:val="ListParagraph"/>
        <w:numPr>
          <w:ilvl w:val="0"/>
          <w:numId w:val="59"/>
        </w:numPr>
        <w:tabs>
          <w:tab w:val="num" w:pos="1350"/>
        </w:tabs>
        <w:rPr>
          <w:rFonts w:ascii="Calibri" w:hAnsi="Calibri" w:cs="Calibri"/>
          <w:sz w:val="18"/>
          <w:szCs w:val="18"/>
        </w:rPr>
      </w:pPr>
      <w:r w:rsidRPr="009B037E">
        <w:rPr>
          <w:rFonts w:ascii="Calibri" w:hAnsi="Calibri" w:cs="Calibri"/>
          <w:sz w:val="18"/>
          <w:szCs w:val="18"/>
        </w:rPr>
        <w:t xml:space="preserve">Linked Task Template(s) must be compatible with the template profile and published status. </w:t>
      </w:r>
    </w:p>
    <w:p w14:paraId="4FFEB9C2" w14:textId="77777777" w:rsidR="00D11169" w:rsidRPr="009B037E" w:rsidRDefault="00D11169" w:rsidP="007725E1">
      <w:pPr>
        <w:pStyle w:val="ListParagraph"/>
        <w:numPr>
          <w:ilvl w:val="0"/>
          <w:numId w:val="59"/>
        </w:numPr>
        <w:tabs>
          <w:tab w:val="num" w:pos="1350"/>
        </w:tabs>
        <w:rPr>
          <w:rFonts w:ascii="Calibri" w:hAnsi="Calibri" w:cs="Calibri"/>
          <w:sz w:val="18"/>
          <w:szCs w:val="18"/>
        </w:rPr>
      </w:pPr>
      <w:r w:rsidRPr="009B037E">
        <w:rPr>
          <w:rFonts w:ascii="Calibri" w:hAnsi="Calibri" w:cs="Calibri"/>
          <w:sz w:val="18"/>
          <w:szCs w:val="18"/>
        </w:rPr>
        <w:t>Task schedule must remain within KR duration.</w:t>
      </w:r>
    </w:p>
    <w:p w14:paraId="3408C49F" w14:textId="77777777" w:rsidR="00D11169" w:rsidRPr="009B037E" w:rsidRDefault="00D11169" w:rsidP="00A559B7">
      <w:pPr>
        <w:tabs>
          <w:tab w:val="num" w:pos="1350"/>
        </w:tabs>
        <w:ind w:left="990"/>
        <w:rPr>
          <w:rFonts w:ascii="Calibri" w:hAnsi="Calibri" w:cs="Calibri"/>
          <w:sz w:val="18"/>
          <w:szCs w:val="18"/>
        </w:rPr>
      </w:pPr>
    </w:p>
    <w:p w14:paraId="41F9ADC1" w14:textId="4054C719" w:rsidR="00120ED5" w:rsidRPr="009B037E" w:rsidRDefault="00120ED5" w:rsidP="00F45909">
      <w:pPr>
        <w:pStyle w:val="Heading2"/>
        <w:numPr>
          <w:ilvl w:val="1"/>
          <w:numId w:val="9"/>
        </w:numPr>
        <w:rPr>
          <w:rFonts w:ascii="Calibri" w:hAnsi="Calibri" w:cs="Calibri"/>
          <w:b/>
          <w:bCs/>
          <w:sz w:val="20"/>
          <w:szCs w:val="20"/>
        </w:rPr>
      </w:pPr>
      <w:bookmarkStart w:id="341" w:name="_Toc228300272"/>
      <w:r w:rsidRPr="009B037E">
        <w:rPr>
          <w:rFonts w:ascii="Calibri" w:eastAsia="Times New Roman" w:hAnsi="Calibri" w:cs="Calibri"/>
          <w:b/>
          <w:bCs/>
          <w:sz w:val="20"/>
          <w:szCs w:val="20"/>
        </w:rPr>
        <w:t>Downstream Control Application for OKR Template</w:t>
      </w:r>
      <w:bookmarkEnd w:id="341"/>
    </w:p>
    <w:p w14:paraId="228BA566" w14:textId="77777777" w:rsidR="00120ED5" w:rsidRPr="009B037E" w:rsidRDefault="00120ED5" w:rsidP="00A559B7">
      <w:pPr>
        <w:pStyle w:val="NormalWeb"/>
        <w:spacing w:before="0" w:beforeAutospacing="0" w:after="0" w:afterAutospacing="0"/>
        <w:ind w:left="720"/>
        <w:rPr>
          <w:rFonts w:ascii="Calibri" w:hAnsi="Calibri" w:cs="Calibri"/>
          <w:sz w:val="18"/>
          <w:szCs w:val="18"/>
        </w:rPr>
      </w:pPr>
      <w:r w:rsidRPr="009B037E">
        <w:rPr>
          <w:rFonts w:ascii="Calibri" w:hAnsi="Calibri" w:cs="Calibri"/>
          <w:sz w:val="18"/>
          <w:szCs w:val="18"/>
        </w:rPr>
        <w:t>For OKR Template:</w:t>
      </w:r>
    </w:p>
    <w:p w14:paraId="6254FD30" w14:textId="77777777" w:rsidR="00120ED5" w:rsidRPr="009B037E" w:rsidRDefault="00120ED5" w:rsidP="007725E1">
      <w:pPr>
        <w:pStyle w:val="ListParagraph"/>
        <w:numPr>
          <w:ilvl w:val="0"/>
          <w:numId w:val="59"/>
        </w:numPr>
        <w:tabs>
          <w:tab w:val="num" w:pos="1350"/>
        </w:tabs>
        <w:rPr>
          <w:rFonts w:ascii="Calibri" w:hAnsi="Calibri" w:cs="Calibri"/>
          <w:sz w:val="18"/>
          <w:szCs w:val="18"/>
        </w:rPr>
      </w:pPr>
      <w:r w:rsidRPr="009B037E">
        <w:rPr>
          <w:rFonts w:ascii="Calibri" w:hAnsi="Calibri" w:cs="Calibri"/>
          <w:sz w:val="18"/>
          <w:szCs w:val="18"/>
        </w:rPr>
        <w:t xml:space="preserve">Objective is treated as an Entry within the OKR Template. </w:t>
      </w:r>
    </w:p>
    <w:p w14:paraId="7182110C" w14:textId="77777777" w:rsidR="00120ED5" w:rsidRPr="009B037E" w:rsidRDefault="00120ED5" w:rsidP="007725E1">
      <w:pPr>
        <w:pStyle w:val="ListParagraph"/>
        <w:numPr>
          <w:ilvl w:val="0"/>
          <w:numId w:val="59"/>
        </w:numPr>
        <w:tabs>
          <w:tab w:val="num" w:pos="1350"/>
        </w:tabs>
        <w:rPr>
          <w:rFonts w:ascii="Calibri" w:hAnsi="Calibri" w:cs="Calibri"/>
          <w:sz w:val="18"/>
          <w:szCs w:val="18"/>
        </w:rPr>
      </w:pPr>
      <w:r w:rsidRPr="009B037E">
        <w:rPr>
          <w:rFonts w:ascii="Calibri" w:hAnsi="Calibri" w:cs="Calibri"/>
          <w:sz w:val="18"/>
          <w:szCs w:val="18"/>
        </w:rPr>
        <w:t xml:space="preserve">KR is treated as an Entry within an Objective. </w:t>
      </w:r>
    </w:p>
    <w:p w14:paraId="4FDF6DFE" w14:textId="08AC9C53" w:rsidR="001B49FF" w:rsidRPr="009B037E" w:rsidRDefault="002F6270" w:rsidP="007725E1">
      <w:pPr>
        <w:pStyle w:val="ListParagraph"/>
        <w:numPr>
          <w:ilvl w:val="0"/>
          <w:numId w:val="59"/>
        </w:numPr>
        <w:tabs>
          <w:tab w:val="num" w:pos="1350"/>
        </w:tabs>
        <w:rPr>
          <w:rFonts w:ascii="Calibri" w:hAnsi="Calibri" w:cs="Calibri"/>
          <w:sz w:val="18"/>
          <w:szCs w:val="18"/>
        </w:rPr>
      </w:pPr>
      <w:r w:rsidRPr="009B037E">
        <w:rPr>
          <w:rFonts w:ascii="Calibri" w:hAnsi="Calibri" w:cs="Calibri"/>
          <w:sz w:val="18"/>
          <w:szCs w:val="18"/>
        </w:rPr>
        <w:t>Default downstream behavior for OKR Template:</w:t>
      </w:r>
    </w:p>
    <w:tbl>
      <w:tblPr>
        <w:tblStyle w:val="TableGrid"/>
        <w:tblW w:w="0" w:type="auto"/>
        <w:tblInd w:w="607" w:type="dxa"/>
        <w:tblLook w:val="04A0" w:firstRow="1" w:lastRow="0" w:firstColumn="1" w:lastColumn="0" w:noHBand="0" w:noVBand="1"/>
      </w:tblPr>
      <w:tblGrid>
        <w:gridCol w:w="1174"/>
        <w:gridCol w:w="642"/>
        <w:gridCol w:w="760"/>
        <w:gridCol w:w="708"/>
        <w:gridCol w:w="481"/>
        <w:gridCol w:w="509"/>
        <w:gridCol w:w="1263"/>
      </w:tblGrid>
      <w:tr w:rsidR="00710E6B" w:rsidRPr="009B037E" w14:paraId="1D1E10E8" w14:textId="77777777" w:rsidTr="001B49FF">
        <w:tc>
          <w:tcPr>
            <w:tcW w:w="0" w:type="auto"/>
            <w:hideMark/>
          </w:tcPr>
          <w:p w14:paraId="1A884303" w14:textId="77777777" w:rsidR="00D022CB" w:rsidRPr="009B037E" w:rsidRDefault="00D022CB">
            <w:pPr>
              <w:jc w:val="center"/>
              <w:rPr>
                <w:rFonts w:ascii="Calibri" w:hAnsi="Calibri" w:cs="Calibri"/>
                <w:b/>
                <w:bCs/>
                <w:sz w:val="16"/>
                <w:szCs w:val="16"/>
              </w:rPr>
            </w:pPr>
            <w:r w:rsidRPr="009B037E">
              <w:rPr>
                <w:rFonts w:ascii="Calibri" w:hAnsi="Calibri" w:cs="Calibri"/>
                <w:b/>
                <w:bCs/>
                <w:sz w:val="16"/>
                <w:szCs w:val="16"/>
              </w:rPr>
              <w:t>Control Target</w:t>
            </w:r>
          </w:p>
        </w:tc>
        <w:tc>
          <w:tcPr>
            <w:tcW w:w="0" w:type="auto"/>
            <w:hideMark/>
          </w:tcPr>
          <w:p w14:paraId="787F7878" w14:textId="77777777" w:rsidR="00D022CB" w:rsidRPr="009B037E" w:rsidRDefault="00D022CB">
            <w:pPr>
              <w:jc w:val="center"/>
              <w:rPr>
                <w:rFonts w:ascii="Calibri" w:hAnsi="Calibri" w:cs="Calibri"/>
                <w:b/>
                <w:bCs/>
                <w:sz w:val="16"/>
                <w:szCs w:val="16"/>
              </w:rPr>
            </w:pPr>
            <w:r w:rsidRPr="009B037E">
              <w:rPr>
                <w:rFonts w:ascii="Calibri" w:hAnsi="Calibri" w:cs="Calibri"/>
                <w:b/>
                <w:bCs/>
                <w:sz w:val="16"/>
                <w:szCs w:val="16"/>
              </w:rPr>
              <w:t>Add</w:t>
            </w:r>
          </w:p>
        </w:tc>
        <w:tc>
          <w:tcPr>
            <w:tcW w:w="0" w:type="auto"/>
            <w:hideMark/>
          </w:tcPr>
          <w:p w14:paraId="4D3D7E24" w14:textId="77777777" w:rsidR="00D022CB" w:rsidRPr="009B037E" w:rsidRDefault="00D022CB">
            <w:pPr>
              <w:jc w:val="center"/>
              <w:rPr>
                <w:rFonts w:ascii="Calibri" w:hAnsi="Calibri" w:cs="Calibri"/>
                <w:b/>
                <w:bCs/>
                <w:sz w:val="16"/>
                <w:szCs w:val="16"/>
              </w:rPr>
            </w:pPr>
            <w:r w:rsidRPr="009B037E">
              <w:rPr>
                <w:rFonts w:ascii="Calibri" w:hAnsi="Calibri" w:cs="Calibri"/>
                <w:b/>
                <w:bCs/>
                <w:sz w:val="16"/>
                <w:szCs w:val="16"/>
              </w:rPr>
              <w:t>Remove</w:t>
            </w:r>
          </w:p>
        </w:tc>
        <w:tc>
          <w:tcPr>
            <w:tcW w:w="0" w:type="auto"/>
            <w:hideMark/>
          </w:tcPr>
          <w:p w14:paraId="4B1D1028" w14:textId="77777777" w:rsidR="00D022CB" w:rsidRPr="009B037E" w:rsidRDefault="00D022CB">
            <w:pPr>
              <w:jc w:val="center"/>
              <w:rPr>
                <w:rFonts w:ascii="Calibri" w:hAnsi="Calibri" w:cs="Calibri"/>
                <w:b/>
                <w:bCs/>
                <w:sz w:val="16"/>
                <w:szCs w:val="16"/>
              </w:rPr>
            </w:pPr>
            <w:r w:rsidRPr="009B037E">
              <w:rPr>
                <w:rFonts w:ascii="Calibri" w:hAnsi="Calibri" w:cs="Calibri"/>
                <w:b/>
                <w:bCs/>
                <w:sz w:val="16"/>
                <w:szCs w:val="16"/>
              </w:rPr>
              <w:t>Update</w:t>
            </w:r>
          </w:p>
        </w:tc>
        <w:tc>
          <w:tcPr>
            <w:tcW w:w="0" w:type="auto"/>
            <w:hideMark/>
          </w:tcPr>
          <w:p w14:paraId="3501A9A5" w14:textId="77777777" w:rsidR="00D022CB" w:rsidRPr="009B037E" w:rsidRDefault="00D022CB">
            <w:pPr>
              <w:jc w:val="center"/>
              <w:rPr>
                <w:rFonts w:ascii="Calibri" w:hAnsi="Calibri" w:cs="Calibri"/>
                <w:b/>
                <w:bCs/>
                <w:sz w:val="16"/>
                <w:szCs w:val="16"/>
              </w:rPr>
            </w:pPr>
            <w:r w:rsidRPr="009B037E">
              <w:rPr>
                <w:rFonts w:ascii="Calibri" w:hAnsi="Calibri" w:cs="Calibri"/>
                <w:b/>
                <w:bCs/>
                <w:sz w:val="16"/>
                <w:szCs w:val="16"/>
              </w:rPr>
              <w:t>Min</w:t>
            </w:r>
          </w:p>
        </w:tc>
        <w:tc>
          <w:tcPr>
            <w:tcW w:w="0" w:type="auto"/>
            <w:hideMark/>
          </w:tcPr>
          <w:p w14:paraId="1BD5F3FD" w14:textId="77777777" w:rsidR="00D022CB" w:rsidRPr="009B037E" w:rsidRDefault="00D022CB">
            <w:pPr>
              <w:jc w:val="center"/>
              <w:rPr>
                <w:rFonts w:ascii="Calibri" w:hAnsi="Calibri" w:cs="Calibri"/>
                <w:b/>
                <w:bCs/>
                <w:sz w:val="16"/>
                <w:szCs w:val="16"/>
              </w:rPr>
            </w:pPr>
            <w:r w:rsidRPr="009B037E">
              <w:rPr>
                <w:rFonts w:ascii="Calibri" w:hAnsi="Calibri" w:cs="Calibri"/>
                <w:b/>
                <w:bCs/>
                <w:sz w:val="16"/>
                <w:szCs w:val="16"/>
              </w:rPr>
              <w:t>Max</w:t>
            </w:r>
          </w:p>
        </w:tc>
        <w:tc>
          <w:tcPr>
            <w:tcW w:w="0" w:type="auto"/>
            <w:hideMark/>
          </w:tcPr>
          <w:p w14:paraId="79FDEA9A" w14:textId="77777777" w:rsidR="00D022CB" w:rsidRPr="009B037E" w:rsidRDefault="00D022CB">
            <w:pPr>
              <w:jc w:val="center"/>
              <w:rPr>
                <w:rFonts w:ascii="Calibri" w:hAnsi="Calibri" w:cs="Calibri"/>
                <w:b/>
                <w:bCs/>
                <w:sz w:val="16"/>
                <w:szCs w:val="16"/>
              </w:rPr>
            </w:pPr>
            <w:r w:rsidRPr="009B037E">
              <w:rPr>
                <w:rFonts w:ascii="Calibri" w:hAnsi="Calibri" w:cs="Calibri"/>
                <w:b/>
                <w:bCs/>
                <w:sz w:val="16"/>
                <w:szCs w:val="16"/>
              </w:rPr>
              <w:t>MetadataMode</w:t>
            </w:r>
          </w:p>
        </w:tc>
      </w:tr>
      <w:tr w:rsidR="00710E6B" w:rsidRPr="009B037E" w14:paraId="0F859967" w14:textId="77777777" w:rsidTr="001B49FF">
        <w:tc>
          <w:tcPr>
            <w:tcW w:w="0" w:type="auto"/>
            <w:hideMark/>
          </w:tcPr>
          <w:p w14:paraId="257B4A9B" w14:textId="77777777" w:rsidR="00D022CB" w:rsidRPr="009B037E" w:rsidRDefault="00D022CB">
            <w:pPr>
              <w:rPr>
                <w:rFonts w:ascii="Calibri" w:hAnsi="Calibri" w:cs="Calibri"/>
                <w:sz w:val="16"/>
                <w:szCs w:val="16"/>
              </w:rPr>
            </w:pPr>
            <w:r w:rsidRPr="009B037E">
              <w:rPr>
                <w:rFonts w:ascii="Calibri" w:hAnsi="Calibri" w:cs="Calibri"/>
                <w:sz w:val="16"/>
                <w:szCs w:val="16"/>
              </w:rPr>
              <w:t>Objective</w:t>
            </w:r>
          </w:p>
        </w:tc>
        <w:tc>
          <w:tcPr>
            <w:tcW w:w="0" w:type="auto"/>
            <w:hideMark/>
          </w:tcPr>
          <w:p w14:paraId="05E9EA3D" w14:textId="77777777" w:rsidR="00D022CB" w:rsidRPr="009B037E" w:rsidRDefault="00D022CB">
            <w:pPr>
              <w:rPr>
                <w:rFonts w:ascii="Calibri" w:hAnsi="Calibri" w:cs="Calibri"/>
                <w:sz w:val="16"/>
                <w:szCs w:val="16"/>
              </w:rPr>
            </w:pPr>
            <w:r w:rsidRPr="009B037E">
              <w:rPr>
                <w:rFonts w:ascii="Calibri" w:hAnsi="Calibri" w:cs="Calibri"/>
                <w:sz w:val="16"/>
                <w:szCs w:val="16"/>
              </w:rPr>
              <w:t>Admin</w:t>
            </w:r>
          </w:p>
        </w:tc>
        <w:tc>
          <w:tcPr>
            <w:tcW w:w="0" w:type="auto"/>
            <w:hideMark/>
          </w:tcPr>
          <w:p w14:paraId="79CBD609" w14:textId="77777777" w:rsidR="00D022CB" w:rsidRPr="009B037E" w:rsidRDefault="00D022CB">
            <w:pPr>
              <w:rPr>
                <w:rFonts w:ascii="Calibri" w:hAnsi="Calibri" w:cs="Calibri"/>
                <w:sz w:val="16"/>
                <w:szCs w:val="16"/>
              </w:rPr>
            </w:pPr>
            <w:r w:rsidRPr="009B037E">
              <w:rPr>
                <w:rFonts w:ascii="Calibri" w:hAnsi="Calibri" w:cs="Calibri"/>
                <w:sz w:val="16"/>
                <w:szCs w:val="16"/>
              </w:rPr>
              <w:t>Admin</w:t>
            </w:r>
          </w:p>
        </w:tc>
        <w:tc>
          <w:tcPr>
            <w:tcW w:w="0" w:type="auto"/>
            <w:hideMark/>
          </w:tcPr>
          <w:p w14:paraId="1BDF1A19" w14:textId="77777777" w:rsidR="00D022CB" w:rsidRPr="009B037E" w:rsidRDefault="00D022CB">
            <w:pPr>
              <w:rPr>
                <w:rFonts w:ascii="Calibri" w:hAnsi="Calibri" w:cs="Calibri"/>
                <w:sz w:val="16"/>
                <w:szCs w:val="16"/>
              </w:rPr>
            </w:pPr>
            <w:r w:rsidRPr="009B037E">
              <w:rPr>
                <w:rFonts w:ascii="Calibri" w:hAnsi="Calibri" w:cs="Calibri"/>
                <w:sz w:val="16"/>
                <w:szCs w:val="16"/>
              </w:rPr>
              <w:t>Admin</w:t>
            </w:r>
          </w:p>
        </w:tc>
        <w:tc>
          <w:tcPr>
            <w:tcW w:w="0" w:type="auto"/>
            <w:hideMark/>
          </w:tcPr>
          <w:p w14:paraId="58F8EA1A" w14:textId="77777777" w:rsidR="00D022CB" w:rsidRPr="009B037E" w:rsidRDefault="00D022CB">
            <w:pPr>
              <w:rPr>
                <w:rFonts w:ascii="Calibri" w:hAnsi="Calibri" w:cs="Calibri"/>
                <w:sz w:val="16"/>
                <w:szCs w:val="16"/>
              </w:rPr>
            </w:pPr>
            <w:r w:rsidRPr="009B037E">
              <w:rPr>
                <w:rFonts w:ascii="Calibri" w:hAnsi="Calibri" w:cs="Calibri"/>
                <w:sz w:val="16"/>
                <w:szCs w:val="16"/>
              </w:rPr>
              <w:t>1</w:t>
            </w:r>
          </w:p>
        </w:tc>
        <w:tc>
          <w:tcPr>
            <w:tcW w:w="0" w:type="auto"/>
            <w:hideMark/>
          </w:tcPr>
          <w:p w14:paraId="6039CA0D" w14:textId="77777777" w:rsidR="00D022CB" w:rsidRPr="009B037E" w:rsidRDefault="00D022CB">
            <w:pPr>
              <w:rPr>
                <w:rFonts w:ascii="Calibri" w:hAnsi="Calibri" w:cs="Calibri"/>
                <w:sz w:val="16"/>
                <w:szCs w:val="16"/>
              </w:rPr>
            </w:pPr>
            <w:r w:rsidRPr="009B037E">
              <w:rPr>
                <w:rFonts w:ascii="Calibri" w:hAnsi="Calibri" w:cs="Calibri"/>
                <w:sz w:val="16"/>
                <w:szCs w:val="16"/>
              </w:rPr>
              <w:t>5</w:t>
            </w:r>
          </w:p>
        </w:tc>
        <w:tc>
          <w:tcPr>
            <w:tcW w:w="0" w:type="auto"/>
            <w:hideMark/>
          </w:tcPr>
          <w:p w14:paraId="24093010" w14:textId="77777777" w:rsidR="00D022CB" w:rsidRPr="009B037E" w:rsidRDefault="00D022CB">
            <w:pPr>
              <w:rPr>
                <w:rFonts w:ascii="Calibri" w:hAnsi="Calibri" w:cs="Calibri"/>
                <w:sz w:val="16"/>
                <w:szCs w:val="16"/>
              </w:rPr>
            </w:pPr>
            <w:r w:rsidRPr="009B037E">
              <w:rPr>
                <w:rFonts w:ascii="Calibri" w:hAnsi="Calibri" w:cs="Calibri"/>
                <w:sz w:val="16"/>
                <w:szCs w:val="16"/>
              </w:rPr>
              <w:t>Fixed</w:t>
            </w:r>
          </w:p>
        </w:tc>
      </w:tr>
      <w:tr w:rsidR="00710E6B" w:rsidRPr="009B037E" w14:paraId="039B8A80" w14:textId="77777777" w:rsidTr="001B49FF">
        <w:tc>
          <w:tcPr>
            <w:tcW w:w="0" w:type="auto"/>
            <w:hideMark/>
          </w:tcPr>
          <w:p w14:paraId="135AB1C1" w14:textId="77777777" w:rsidR="00D022CB" w:rsidRPr="009B037E" w:rsidRDefault="00D022CB">
            <w:pPr>
              <w:rPr>
                <w:rFonts w:ascii="Calibri" w:hAnsi="Calibri" w:cs="Calibri"/>
                <w:sz w:val="16"/>
                <w:szCs w:val="16"/>
              </w:rPr>
            </w:pPr>
            <w:r w:rsidRPr="009B037E">
              <w:rPr>
                <w:rFonts w:ascii="Calibri" w:hAnsi="Calibri" w:cs="Calibri"/>
                <w:sz w:val="16"/>
                <w:szCs w:val="16"/>
              </w:rPr>
              <w:t>KR</w:t>
            </w:r>
          </w:p>
        </w:tc>
        <w:tc>
          <w:tcPr>
            <w:tcW w:w="0" w:type="auto"/>
            <w:hideMark/>
          </w:tcPr>
          <w:p w14:paraId="1961E878" w14:textId="77777777" w:rsidR="00D022CB" w:rsidRPr="009B037E" w:rsidRDefault="00D022CB">
            <w:pPr>
              <w:rPr>
                <w:rFonts w:ascii="Calibri" w:hAnsi="Calibri" w:cs="Calibri"/>
                <w:sz w:val="16"/>
                <w:szCs w:val="16"/>
              </w:rPr>
            </w:pPr>
            <w:r w:rsidRPr="009B037E">
              <w:rPr>
                <w:rFonts w:ascii="Calibri" w:hAnsi="Calibri" w:cs="Calibri"/>
                <w:sz w:val="16"/>
                <w:szCs w:val="16"/>
              </w:rPr>
              <w:t>Admin</w:t>
            </w:r>
          </w:p>
        </w:tc>
        <w:tc>
          <w:tcPr>
            <w:tcW w:w="0" w:type="auto"/>
            <w:hideMark/>
          </w:tcPr>
          <w:p w14:paraId="5C2015A4" w14:textId="77777777" w:rsidR="00D022CB" w:rsidRPr="009B037E" w:rsidRDefault="00D022CB">
            <w:pPr>
              <w:rPr>
                <w:rFonts w:ascii="Calibri" w:hAnsi="Calibri" w:cs="Calibri"/>
                <w:sz w:val="16"/>
                <w:szCs w:val="16"/>
              </w:rPr>
            </w:pPr>
            <w:r w:rsidRPr="009B037E">
              <w:rPr>
                <w:rFonts w:ascii="Calibri" w:hAnsi="Calibri" w:cs="Calibri"/>
                <w:sz w:val="16"/>
                <w:szCs w:val="16"/>
              </w:rPr>
              <w:t>Admin</w:t>
            </w:r>
          </w:p>
        </w:tc>
        <w:tc>
          <w:tcPr>
            <w:tcW w:w="0" w:type="auto"/>
            <w:hideMark/>
          </w:tcPr>
          <w:p w14:paraId="55EB0A72" w14:textId="77777777" w:rsidR="00D022CB" w:rsidRPr="009B037E" w:rsidRDefault="00D022CB">
            <w:pPr>
              <w:rPr>
                <w:rFonts w:ascii="Calibri" w:hAnsi="Calibri" w:cs="Calibri"/>
                <w:sz w:val="16"/>
                <w:szCs w:val="16"/>
              </w:rPr>
            </w:pPr>
            <w:r w:rsidRPr="009B037E">
              <w:rPr>
                <w:rFonts w:ascii="Calibri" w:hAnsi="Calibri" w:cs="Calibri"/>
                <w:sz w:val="16"/>
                <w:szCs w:val="16"/>
              </w:rPr>
              <w:t>Admin</w:t>
            </w:r>
          </w:p>
        </w:tc>
        <w:tc>
          <w:tcPr>
            <w:tcW w:w="0" w:type="auto"/>
            <w:hideMark/>
          </w:tcPr>
          <w:p w14:paraId="34FC9766" w14:textId="77777777" w:rsidR="00D022CB" w:rsidRPr="009B037E" w:rsidRDefault="00D022CB">
            <w:pPr>
              <w:rPr>
                <w:rFonts w:ascii="Calibri" w:hAnsi="Calibri" w:cs="Calibri"/>
                <w:sz w:val="16"/>
                <w:szCs w:val="16"/>
              </w:rPr>
            </w:pPr>
            <w:r w:rsidRPr="009B037E">
              <w:rPr>
                <w:rFonts w:ascii="Calibri" w:hAnsi="Calibri" w:cs="Calibri"/>
                <w:sz w:val="16"/>
                <w:szCs w:val="16"/>
              </w:rPr>
              <w:t>1</w:t>
            </w:r>
          </w:p>
        </w:tc>
        <w:tc>
          <w:tcPr>
            <w:tcW w:w="0" w:type="auto"/>
            <w:hideMark/>
          </w:tcPr>
          <w:p w14:paraId="5948F1AE" w14:textId="77777777" w:rsidR="00D022CB" w:rsidRPr="009B037E" w:rsidRDefault="00D022CB">
            <w:pPr>
              <w:rPr>
                <w:rFonts w:ascii="Calibri" w:hAnsi="Calibri" w:cs="Calibri"/>
                <w:sz w:val="16"/>
                <w:szCs w:val="16"/>
              </w:rPr>
            </w:pPr>
            <w:r w:rsidRPr="009B037E">
              <w:rPr>
                <w:rFonts w:ascii="Calibri" w:hAnsi="Calibri" w:cs="Calibri"/>
                <w:sz w:val="16"/>
                <w:szCs w:val="16"/>
              </w:rPr>
              <w:t>20</w:t>
            </w:r>
          </w:p>
        </w:tc>
        <w:tc>
          <w:tcPr>
            <w:tcW w:w="0" w:type="auto"/>
            <w:hideMark/>
          </w:tcPr>
          <w:p w14:paraId="5E6C80F1" w14:textId="77777777" w:rsidR="00D022CB" w:rsidRPr="009B037E" w:rsidRDefault="00D022CB">
            <w:pPr>
              <w:rPr>
                <w:rFonts w:ascii="Calibri" w:hAnsi="Calibri" w:cs="Calibri"/>
                <w:sz w:val="16"/>
                <w:szCs w:val="16"/>
              </w:rPr>
            </w:pPr>
            <w:r w:rsidRPr="009B037E">
              <w:rPr>
                <w:rFonts w:ascii="Calibri" w:hAnsi="Calibri" w:cs="Calibri"/>
                <w:sz w:val="16"/>
                <w:szCs w:val="16"/>
              </w:rPr>
              <w:t>Fixed</w:t>
            </w:r>
          </w:p>
        </w:tc>
      </w:tr>
    </w:tbl>
    <w:p w14:paraId="5344ACFA" w14:textId="77777777" w:rsidR="001B49FF" w:rsidRPr="009B037E" w:rsidRDefault="001B49FF" w:rsidP="00A559B7">
      <w:pPr>
        <w:pStyle w:val="NormalWeb"/>
        <w:spacing w:before="0" w:beforeAutospacing="0" w:after="0" w:afterAutospacing="0"/>
        <w:ind w:left="720"/>
        <w:rPr>
          <w:rFonts w:ascii="Calibri" w:hAnsi="Calibri" w:cs="Calibri"/>
          <w:sz w:val="18"/>
          <w:szCs w:val="18"/>
        </w:rPr>
      </w:pPr>
    </w:p>
    <w:p w14:paraId="569BE4E6" w14:textId="60F5DDA3" w:rsidR="00704FCE" w:rsidRPr="009B037E" w:rsidRDefault="00704FCE" w:rsidP="00A559B7">
      <w:pPr>
        <w:pStyle w:val="NormalWeb"/>
        <w:spacing w:before="0" w:beforeAutospacing="0" w:after="0" w:afterAutospacing="0"/>
        <w:ind w:left="720"/>
        <w:rPr>
          <w:rFonts w:ascii="Calibri" w:hAnsi="Calibri" w:cs="Calibri"/>
          <w:sz w:val="18"/>
          <w:szCs w:val="18"/>
        </w:rPr>
      </w:pPr>
      <w:r w:rsidRPr="009B037E">
        <w:rPr>
          <w:rFonts w:ascii="Calibri" w:hAnsi="Calibri" w:cs="Calibri"/>
          <w:sz w:val="18"/>
          <w:szCs w:val="18"/>
        </w:rPr>
        <w:t>Additional Rules</w:t>
      </w:r>
    </w:p>
    <w:p w14:paraId="35A91D9A" w14:textId="77777777" w:rsidR="00704FCE" w:rsidRPr="009B037E" w:rsidRDefault="00704FCE" w:rsidP="007725E1">
      <w:pPr>
        <w:pStyle w:val="ListParagraph"/>
        <w:numPr>
          <w:ilvl w:val="0"/>
          <w:numId w:val="59"/>
        </w:numPr>
        <w:tabs>
          <w:tab w:val="num" w:pos="1350"/>
        </w:tabs>
        <w:rPr>
          <w:rFonts w:ascii="Calibri" w:hAnsi="Calibri" w:cs="Calibri"/>
          <w:sz w:val="18"/>
          <w:szCs w:val="18"/>
        </w:rPr>
      </w:pPr>
      <w:r w:rsidRPr="009B037E">
        <w:rPr>
          <w:rFonts w:ascii="Calibri" w:hAnsi="Calibri" w:cs="Calibri"/>
          <w:sz w:val="18"/>
          <w:szCs w:val="18"/>
        </w:rPr>
        <w:t xml:space="preserve">Org may add, remove, and update Objectives within the allowed control limits. </w:t>
      </w:r>
    </w:p>
    <w:p w14:paraId="33E172D0" w14:textId="77777777" w:rsidR="00704FCE" w:rsidRPr="009B037E" w:rsidRDefault="00704FCE" w:rsidP="007725E1">
      <w:pPr>
        <w:pStyle w:val="ListParagraph"/>
        <w:numPr>
          <w:ilvl w:val="0"/>
          <w:numId w:val="59"/>
        </w:numPr>
        <w:tabs>
          <w:tab w:val="num" w:pos="1350"/>
        </w:tabs>
        <w:rPr>
          <w:rFonts w:ascii="Calibri" w:hAnsi="Calibri" w:cs="Calibri"/>
          <w:sz w:val="18"/>
          <w:szCs w:val="18"/>
        </w:rPr>
      </w:pPr>
      <w:r w:rsidRPr="009B037E">
        <w:rPr>
          <w:rFonts w:ascii="Calibri" w:hAnsi="Calibri" w:cs="Calibri"/>
          <w:sz w:val="18"/>
          <w:szCs w:val="18"/>
        </w:rPr>
        <w:t xml:space="preserve">Org may add, remove, and update KRs within the allowed control limits. </w:t>
      </w:r>
    </w:p>
    <w:p w14:paraId="6AFE758B" w14:textId="77777777" w:rsidR="00704FCE" w:rsidRPr="009B037E" w:rsidRDefault="00704FCE" w:rsidP="007725E1">
      <w:pPr>
        <w:pStyle w:val="ListParagraph"/>
        <w:numPr>
          <w:ilvl w:val="0"/>
          <w:numId w:val="59"/>
        </w:numPr>
        <w:tabs>
          <w:tab w:val="num" w:pos="1350"/>
        </w:tabs>
        <w:rPr>
          <w:rFonts w:ascii="Calibri" w:hAnsi="Calibri" w:cs="Calibri"/>
          <w:sz w:val="18"/>
          <w:szCs w:val="18"/>
        </w:rPr>
      </w:pPr>
      <w:r w:rsidRPr="009B037E">
        <w:rPr>
          <w:rFonts w:ascii="Calibri" w:hAnsi="Calibri" w:cs="Calibri"/>
          <w:sz w:val="18"/>
          <w:szCs w:val="18"/>
        </w:rPr>
        <w:t xml:space="preserve">Objective and KR additions must remain compatible with the linked Care Plan profile and all template constraints. </w:t>
      </w:r>
    </w:p>
    <w:p w14:paraId="3EF0497C" w14:textId="77777777" w:rsidR="00704FCE" w:rsidRPr="009B037E" w:rsidRDefault="00704FCE" w:rsidP="007725E1">
      <w:pPr>
        <w:pStyle w:val="ListParagraph"/>
        <w:numPr>
          <w:ilvl w:val="0"/>
          <w:numId w:val="59"/>
        </w:numPr>
        <w:tabs>
          <w:tab w:val="num" w:pos="1350"/>
        </w:tabs>
        <w:rPr>
          <w:rFonts w:ascii="Calibri" w:hAnsi="Calibri" w:cs="Calibri"/>
          <w:sz w:val="18"/>
          <w:szCs w:val="18"/>
        </w:rPr>
      </w:pPr>
      <w:r w:rsidRPr="009B037E">
        <w:rPr>
          <w:rFonts w:ascii="Calibri" w:hAnsi="Calibri" w:cs="Calibri"/>
          <w:sz w:val="18"/>
          <w:szCs w:val="18"/>
        </w:rPr>
        <w:t>Protected schema elements remain platform-controlled unless explicitly stated otherwise.</w:t>
      </w:r>
    </w:p>
    <w:p w14:paraId="1B96B5D5" w14:textId="77777777" w:rsidR="00D022CB" w:rsidRPr="009B037E" w:rsidRDefault="00D022CB" w:rsidP="00A559B7">
      <w:pPr>
        <w:tabs>
          <w:tab w:val="num" w:pos="1440"/>
        </w:tabs>
        <w:ind w:left="1080"/>
        <w:textAlignment w:val="center"/>
        <w:rPr>
          <w:rFonts w:ascii="Calibri" w:hAnsi="Calibri" w:cs="Calibri"/>
          <w:sz w:val="22"/>
          <w:szCs w:val="22"/>
        </w:rPr>
      </w:pPr>
    </w:p>
    <w:p w14:paraId="501060FB" w14:textId="3361CF89" w:rsidR="006932D8" w:rsidRPr="009B037E" w:rsidRDefault="006932D8" w:rsidP="00F45909">
      <w:pPr>
        <w:pStyle w:val="Heading1"/>
        <w:numPr>
          <w:ilvl w:val="0"/>
          <w:numId w:val="9"/>
        </w:numPr>
        <w:rPr>
          <w:rFonts w:ascii="Calibri" w:eastAsia="Times New Roman" w:hAnsi="Calibri" w:cs="Calibri"/>
          <w:b/>
          <w:bCs/>
          <w:sz w:val="18"/>
          <w:szCs w:val="18"/>
        </w:rPr>
      </w:pPr>
      <w:bookmarkStart w:id="342" w:name="_Toc225800178"/>
      <w:bookmarkStart w:id="343" w:name="_Toc225800863"/>
      <w:bookmarkStart w:id="344" w:name="_Toc225801042"/>
      <w:bookmarkStart w:id="345" w:name="_Toc228300273"/>
      <w:bookmarkEnd w:id="342"/>
      <w:bookmarkEnd w:id="343"/>
      <w:bookmarkEnd w:id="344"/>
      <w:r w:rsidRPr="009B037E">
        <w:rPr>
          <w:rFonts w:ascii="Calibri" w:eastAsia="Times New Roman" w:hAnsi="Calibri" w:cs="Calibri"/>
          <w:b/>
          <w:bCs/>
          <w:sz w:val="18"/>
          <w:szCs w:val="18"/>
        </w:rPr>
        <w:t>TASK MASTER TEMPLATE – DETAILED REQUIREMENTS</w:t>
      </w:r>
      <w:bookmarkEnd w:id="345"/>
    </w:p>
    <w:p w14:paraId="5765A33A" w14:textId="6B202AAF" w:rsidR="00EC757B" w:rsidRDefault="00EC757B" w:rsidP="00ED6DED">
      <w:pPr>
        <w:ind w:left="405"/>
        <w:rPr>
          <w:rFonts w:ascii="Calibri" w:hAnsi="Calibri" w:cs="Calibri"/>
          <w:sz w:val="18"/>
          <w:szCs w:val="18"/>
        </w:rPr>
      </w:pPr>
    </w:p>
    <w:p w14:paraId="4B88266B" w14:textId="77777777" w:rsidR="00EC757B" w:rsidRPr="000B2097" w:rsidRDefault="00EC757B" w:rsidP="000B2097">
      <w:pPr>
        <w:ind w:left="405"/>
        <w:rPr>
          <w:rFonts w:ascii="Calibri" w:hAnsi="Calibri" w:cs="Calibri"/>
          <w:sz w:val="18"/>
          <w:szCs w:val="18"/>
        </w:rPr>
      </w:pPr>
      <w:r w:rsidRPr="000B2097">
        <w:rPr>
          <w:rFonts w:ascii="Calibri" w:hAnsi="Calibri" w:cs="Calibri"/>
          <w:sz w:val="18"/>
          <w:szCs w:val="18"/>
        </w:rPr>
        <w:t>A Task Template represents one reusable task/action definition that may be selected by a Care Plan through Care Plan Task Linkage.</w:t>
      </w:r>
    </w:p>
    <w:p w14:paraId="4136C4DE" w14:textId="77777777" w:rsidR="00EC757B" w:rsidRPr="000B2097" w:rsidRDefault="00EC757B" w:rsidP="000B2097">
      <w:pPr>
        <w:ind w:left="405"/>
        <w:rPr>
          <w:rFonts w:ascii="Calibri" w:hAnsi="Calibri" w:cs="Calibri"/>
          <w:sz w:val="18"/>
          <w:szCs w:val="18"/>
        </w:rPr>
      </w:pPr>
      <w:r w:rsidRPr="000B2097">
        <w:rPr>
          <w:rFonts w:ascii="Calibri" w:hAnsi="Calibri" w:cs="Calibri"/>
          <w:sz w:val="18"/>
          <w:szCs w:val="18"/>
        </w:rPr>
        <w:t>Task Template defines the reusable task structure needed for downstream runtime creation, reminder behavior, patient/staff visibility, mobile task-card classification, and destination routing.</w:t>
      </w:r>
    </w:p>
    <w:p w14:paraId="6D2B44FF" w14:textId="77777777" w:rsidR="00EC757B" w:rsidRPr="000B2097" w:rsidRDefault="00EC757B" w:rsidP="000B2097">
      <w:pPr>
        <w:ind w:left="405"/>
        <w:rPr>
          <w:rFonts w:ascii="Calibri" w:hAnsi="Calibri" w:cs="Calibri"/>
          <w:sz w:val="18"/>
          <w:szCs w:val="18"/>
        </w:rPr>
      </w:pPr>
      <w:r w:rsidRPr="000B2097">
        <w:rPr>
          <w:rFonts w:ascii="Calibri" w:hAnsi="Calibri" w:cs="Calibri"/>
          <w:sz w:val="18"/>
          <w:szCs w:val="18"/>
        </w:rPr>
        <w:t>Task Template does not define the Care Plan stage or generation trigger; those are defined in Care Plan Task Linkage. Runtime services handle patient-specific task creation, status changes, reminder scheduling, automatic completion, due-state movement, and display in mobile or portal workflows.</w:t>
      </w:r>
    </w:p>
    <w:p w14:paraId="6D6B8DBB" w14:textId="77777777" w:rsidR="00EC757B" w:rsidRPr="009B037E" w:rsidRDefault="00EC757B" w:rsidP="00ED6DED">
      <w:pPr>
        <w:ind w:left="405"/>
        <w:rPr>
          <w:rFonts w:ascii="Calibri" w:hAnsi="Calibri" w:cs="Calibri"/>
          <w:sz w:val="18"/>
          <w:szCs w:val="18"/>
        </w:rPr>
      </w:pPr>
    </w:p>
    <w:p w14:paraId="1F655FB7"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346" w:name="_Toc228300274"/>
      <w:r w:rsidRPr="009B037E">
        <w:rPr>
          <w:rFonts w:ascii="Calibri" w:eastAsia="Times New Roman" w:hAnsi="Calibri" w:cs="Calibri"/>
          <w:b/>
          <w:bCs/>
          <w:sz w:val="20"/>
          <w:szCs w:val="20"/>
        </w:rPr>
        <w:t>Task Definition Fields</w:t>
      </w:r>
      <w:bookmarkEnd w:id="346"/>
    </w:p>
    <w:p w14:paraId="2F165EB2" w14:textId="77777777" w:rsidR="00204A41" w:rsidRDefault="00204A41" w:rsidP="00204A41">
      <w:pPr>
        <w:rPr>
          <w:rFonts w:ascii="Calibri" w:hAnsi="Calibri" w:cs="Calibri"/>
        </w:rPr>
      </w:pPr>
    </w:p>
    <w:p w14:paraId="238778AD" w14:textId="3456B2CF" w:rsidR="17D721FF" w:rsidRDefault="17D721FF"/>
    <w:p w14:paraId="2255C435" w14:textId="02D9B5E1" w:rsidR="17D721FF" w:rsidRDefault="17D721FF"/>
    <w:p w14:paraId="59744F49" w14:textId="5A8FC7E9" w:rsidR="17D721FF" w:rsidRDefault="17D721FF"/>
    <w:p w14:paraId="10E6E8C3" w14:textId="0DDA8314" w:rsidR="17D721FF" w:rsidRDefault="17D721FF"/>
    <w:p w14:paraId="6133D252" w14:textId="6E29BEF6" w:rsidR="17D721FF" w:rsidRDefault="17D721FF"/>
    <w:p w14:paraId="1DBFF46C" w14:textId="50AE529E" w:rsidR="17D721FF" w:rsidRDefault="17D721FF"/>
    <w:p w14:paraId="34FFB48E" w14:textId="431146B9" w:rsidR="17D721FF" w:rsidRDefault="17D721FF"/>
    <w:p w14:paraId="2CD85F1E" w14:textId="22C69441" w:rsidR="17D721FF" w:rsidRDefault="17D721FF"/>
    <w:p w14:paraId="1EAFF35C" w14:textId="094D0D2E" w:rsidR="17D721FF" w:rsidRDefault="17D721FF"/>
    <w:p w14:paraId="01B1F8A6" w14:textId="10015254" w:rsidR="17D721FF" w:rsidRDefault="17D721FF"/>
    <w:p w14:paraId="05358348" w14:textId="32E15643" w:rsidR="17D721FF" w:rsidRDefault="17D721FF"/>
    <w:p w14:paraId="6D24C54E" w14:textId="740353C8" w:rsidR="17D721FF" w:rsidRDefault="17D721FF"/>
    <w:p w14:paraId="75ACA09F" w14:textId="646AFE28" w:rsidR="17D721FF" w:rsidRDefault="17D721FF"/>
    <w:p w14:paraId="7AF5EA14" w14:textId="09F81F42" w:rsidR="17D721FF" w:rsidRDefault="17D721FF"/>
    <w:p w14:paraId="08BDD09A" w14:textId="77777777" w:rsidR="00081505" w:rsidRDefault="00081505" w:rsidP="00081505">
      <w:pPr>
        <w:rPr>
          <w:rFonts w:ascii="Calibri" w:hAnsi="Calibri" w:cs="Calibri"/>
          <w:sz w:val="18"/>
          <w:szCs w:val="18"/>
        </w:rPr>
      </w:pPr>
    </w:p>
    <w:p w14:paraId="654B1528" w14:textId="77777777" w:rsidR="0068794C" w:rsidRDefault="0068794C" w:rsidP="006932D8">
      <w:pPr>
        <w:rPr>
          <w:rFonts w:ascii="Calibri" w:hAnsi="Calibri" w:cs="Calibri"/>
          <w:sz w:val="18"/>
          <w:szCs w:val="18"/>
        </w:rPr>
      </w:pPr>
    </w:p>
    <w:p w14:paraId="4487B9EB" w14:textId="77777777" w:rsidR="009B64E0" w:rsidRDefault="009B64E0" w:rsidP="009B64E0">
      <w:pPr>
        <w:numPr>
          <w:ilvl w:val="1"/>
          <w:numId w:val="120"/>
        </w:numPr>
        <w:textAlignment w:val="center"/>
        <w:rPr>
          <w:rFonts w:ascii="Calibri" w:hAnsi="Calibri" w:cs="Calibri"/>
          <w:sz w:val="22"/>
          <w:szCs w:val="22"/>
        </w:rPr>
      </w:pPr>
      <w:r>
        <w:rPr>
          <w:rFonts w:ascii="Calibri" w:hAnsi="Calibri" w:cs="Calibri"/>
          <w:sz w:val="18"/>
          <w:szCs w:val="18"/>
        </w:rPr>
        <w:t xml:space="preserve">Task Template defines one reusable task/action definition. </w:t>
      </w:r>
    </w:p>
    <w:p w14:paraId="25F43B6C" w14:textId="77777777" w:rsidR="009B64E0" w:rsidRDefault="009B64E0" w:rsidP="009B64E0">
      <w:pPr>
        <w:numPr>
          <w:ilvl w:val="1"/>
          <w:numId w:val="120"/>
        </w:numPr>
        <w:textAlignment w:val="center"/>
        <w:rPr>
          <w:rFonts w:ascii="Calibri" w:hAnsi="Calibri" w:cs="Calibri"/>
          <w:sz w:val="22"/>
          <w:szCs w:val="22"/>
        </w:rPr>
      </w:pPr>
      <w:r>
        <w:rPr>
          <w:rFonts w:ascii="Calibri" w:hAnsi="Calibri" w:cs="Calibri"/>
          <w:sz w:val="18"/>
          <w:szCs w:val="18"/>
        </w:rPr>
        <w:t xml:space="preserve">In the current model, reusable Task Templates are linked from Care Plan Task Linkage. </w:t>
      </w:r>
    </w:p>
    <w:p w14:paraId="259869EA" w14:textId="77777777" w:rsidR="009B64E0" w:rsidRDefault="009B64E0" w:rsidP="009B64E0">
      <w:pPr>
        <w:numPr>
          <w:ilvl w:val="1"/>
          <w:numId w:val="120"/>
        </w:numPr>
        <w:textAlignment w:val="center"/>
        <w:rPr>
          <w:rFonts w:ascii="Calibri" w:hAnsi="Calibri" w:cs="Calibri"/>
          <w:sz w:val="22"/>
          <w:szCs w:val="22"/>
        </w:rPr>
      </w:pPr>
      <w:r>
        <w:rPr>
          <w:rFonts w:ascii="Calibri" w:hAnsi="Calibri" w:cs="Calibri"/>
          <w:sz w:val="18"/>
          <w:szCs w:val="18"/>
        </w:rPr>
        <w:t xml:space="preserve">Task Template does not define Care Plan journey stage or generation trigger. </w:t>
      </w:r>
    </w:p>
    <w:p w14:paraId="6323FB04" w14:textId="77777777" w:rsidR="009B64E0" w:rsidRDefault="009B64E0" w:rsidP="009B64E0">
      <w:pPr>
        <w:numPr>
          <w:ilvl w:val="1"/>
          <w:numId w:val="120"/>
        </w:numPr>
        <w:textAlignment w:val="center"/>
        <w:rPr>
          <w:rFonts w:ascii="Calibri" w:hAnsi="Calibri" w:cs="Calibri"/>
          <w:sz w:val="22"/>
          <w:szCs w:val="22"/>
        </w:rPr>
      </w:pPr>
      <w:r>
        <w:rPr>
          <w:rFonts w:ascii="Calibri" w:hAnsi="Calibri" w:cs="Calibri"/>
          <w:sz w:val="18"/>
          <w:szCs w:val="18"/>
        </w:rPr>
        <w:t xml:space="preserve">TaskType = CHECK_IN is not authored as a reusable Task Template in the current model; monitoring-driven check-ins are created by downstream runtime services from Monitoring configuration. </w:t>
      </w:r>
    </w:p>
    <w:p w14:paraId="7661AD74" w14:textId="77777777" w:rsidR="009B64E0" w:rsidRDefault="009B64E0" w:rsidP="009B64E0">
      <w:pPr>
        <w:numPr>
          <w:ilvl w:val="1"/>
          <w:numId w:val="120"/>
        </w:numPr>
        <w:textAlignment w:val="center"/>
        <w:rPr>
          <w:rFonts w:ascii="Calibri" w:hAnsi="Calibri" w:cs="Calibri"/>
          <w:sz w:val="22"/>
          <w:szCs w:val="22"/>
        </w:rPr>
      </w:pPr>
      <w:r>
        <w:rPr>
          <w:rFonts w:ascii="Calibri" w:hAnsi="Calibri" w:cs="Calibri"/>
          <w:sz w:val="18"/>
          <w:szCs w:val="18"/>
        </w:rPr>
        <w:t xml:space="preserve">TaskType = ACTION supports task/action items such as document completion, upload, device setup, instruction review, and similar care-plan actions. </w:t>
      </w:r>
    </w:p>
    <w:p w14:paraId="1C4835A7" w14:textId="77777777" w:rsidR="009B64E0" w:rsidRDefault="009B64E0" w:rsidP="009B64E0">
      <w:pPr>
        <w:numPr>
          <w:ilvl w:val="1"/>
          <w:numId w:val="120"/>
        </w:numPr>
        <w:textAlignment w:val="center"/>
        <w:rPr>
          <w:rFonts w:ascii="Calibri" w:hAnsi="Calibri" w:cs="Calibri"/>
          <w:sz w:val="22"/>
          <w:szCs w:val="22"/>
        </w:rPr>
      </w:pPr>
      <w:r>
        <w:rPr>
          <w:rFonts w:ascii="Calibri" w:hAnsi="Calibri" w:cs="Calibri"/>
          <w:sz w:val="18"/>
          <w:szCs w:val="18"/>
        </w:rPr>
        <w:t xml:space="preserve">TaskType = LEARNING supports assigned education items such as videos, articles, or care-plan educational content. </w:t>
      </w:r>
    </w:p>
    <w:p w14:paraId="193EFA8C" w14:textId="77777777" w:rsidR="009B64E0" w:rsidRDefault="009B64E0" w:rsidP="009B64E0">
      <w:pPr>
        <w:numPr>
          <w:ilvl w:val="1"/>
          <w:numId w:val="120"/>
        </w:numPr>
        <w:textAlignment w:val="center"/>
        <w:rPr>
          <w:rFonts w:ascii="Calibri" w:hAnsi="Calibri" w:cs="Calibri"/>
          <w:sz w:val="22"/>
          <w:szCs w:val="22"/>
        </w:rPr>
      </w:pPr>
      <w:r>
        <w:rPr>
          <w:rFonts w:ascii="Calibri" w:hAnsi="Calibri" w:cs="Calibri"/>
          <w:sz w:val="18"/>
          <w:szCs w:val="18"/>
        </w:rPr>
        <w:t xml:space="preserve">ActionDestinationType defines the destination flow the downstream UI/runtime should invoke when the task is opened. </w:t>
      </w:r>
    </w:p>
    <w:p w14:paraId="201E8D26" w14:textId="77777777" w:rsidR="009B64E0" w:rsidRDefault="009B64E0" w:rsidP="009B64E0">
      <w:pPr>
        <w:numPr>
          <w:ilvl w:val="1"/>
          <w:numId w:val="120"/>
        </w:numPr>
        <w:textAlignment w:val="center"/>
        <w:rPr>
          <w:rFonts w:ascii="Calibri" w:hAnsi="Calibri" w:cs="Calibri"/>
          <w:sz w:val="22"/>
          <w:szCs w:val="22"/>
        </w:rPr>
      </w:pPr>
      <w:r>
        <w:rPr>
          <w:rFonts w:ascii="Calibri" w:hAnsi="Calibri" w:cs="Calibri"/>
          <w:sz w:val="18"/>
          <w:szCs w:val="18"/>
        </w:rPr>
        <w:t xml:space="preserve">CompletionMethod defines whether runtime completion is manual, automatic from a linked runtime object, or both. </w:t>
      </w:r>
    </w:p>
    <w:p w14:paraId="4F19BECC" w14:textId="77777777" w:rsidR="009B64E0" w:rsidRDefault="009B64E0" w:rsidP="009B64E0">
      <w:pPr>
        <w:numPr>
          <w:ilvl w:val="1"/>
          <w:numId w:val="120"/>
        </w:numPr>
        <w:textAlignment w:val="center"/>
        <w:rPr>
          <w:rFonts w:ascii="Calibri" w:hAnsi="Calibri" w:cs="Calibri"/>
          <w:sz w:val="22"/>
          <w:szCs w:val="22"/>
        </w:rPr>
      </w:pPr>
      <w:r>
        <w:rPr>
          <w:rFonts w:ascii="Calibri" w:hAnsi="Calibri" w:cs="Calibri"/>
          <w:sz w:val="18"/>
          <w:szCs w:val="18"/>
        </w:rPr>
        <w:t xml:space="preserve">ReminderEnabled and ReminderChannels define whether the task may have configured reminder behavior; actual reminder scheduling, delivery, suppression, and audit are runtime-owned. </w:t>
      </w:r>
    </w:p>
    <w:p w14:paraId="29B989B4" w14:textId="77777777" w:rsidR="009B64E0" w:rsidRDefault="009B64E0" w:rsidP="009B64E0">
      <w:pPr>
        <w:numPr>
          <w:ilvl w:val="1"/>
          <w:numId w:val="120"/>
        </w:numPr>
        <w:textAlignment w:val="center"/>
        <w:rPr>
          <w:rFonts w:ascii="Calibri" w:hAnsi="Calibri" w:cs="Calibri"/>
          <w:sz w:val="22"/>
          <w:szCs w:val="22"/>
        </w:rPr>
      </w:pPr>
      <w:r>
        <w:rPr>
          <w:rFonts w:ascii="Calibri" w:hAnsi="Calibri" w:cs="Calibri"/>
          <w:sz w:val="18"/>
          <w:szCs w:val="18"/>
        </w:rPr>
        <w:t xml:space="preserve">DisplayToPatient = False means the task may still exist for staff workflow but must not surface in patient-facing mobile task views. </w:t>
      </w:r>
    </w:p>
    <w:p w14:paraId="4DE47FF4" w14:textId="77777777" w:rsidR="009B64E0" w:rsidRDefault="009B64E0" w:rsidP="009B64E0">
      <w:pPr>
        <w:numPr>
          <w:ilvl w:val="1"/>
          <w:numId w:val="120"/>
        </w:numPr>
        <w:textAlignment w:val="center"/>
        <w:rPr>
          <w:rFonts w:ascii="Calibri" w:hAnsi="Calibri" w:cs="Calibri"/>
          <w:sz w:val="22"/>
          <w:szCs w:val="22"/>
        </w:rPr>
      </w:pPr>
      <w:r>
        <w:rPr>
          <w:rFonts w:ascii="Calibri" w:hAnsi="Calibri" w:cs="Calibri"/>
          <w:sz w:val="18"/>
          <w:szCs w:val="18"/>
        </w:rPr>
        <w:t>Task Template does not own runtime status, due-state movement, completion events, or Action Center placement.</w:t>
      </w:r>
    </w:p>
    <w:p w14:paraId="60800308" w14:textId="77777777" w:rsidR="000C1174" w:rsidRPr="009B037E" w:rsidRDefault="000C1174" w:rsidP="006932D8">
      <w:pPr>
        <w:rPr>
          <w:rFonts w:ascii="Calibri" w:hAnsi="Calibri" w:cs="Calibri"/>
          <w:sz w:val="18"/>
          <w:szCs w:val="18"/>
        </w:rPr>
      </w:pPr>
    </w:p>
    <w:p w14:paraId="33160C30" w14:textId="77777777" w:rsidR="0097058A" w:rsidRPr="009B037E" w:rsidRDefault="0097058A" w:rsidP="00A559B7">
      <w:pPr>
        <w:ind w:left="765"/>
        <w:textAlignment w:val="center"/>
        <w:rPr>
          <w:rFonts w:ascii="Calibri" w:hAnsi="Calibri" w:cs="Calibri"/>
          <w:sz w:val="18"/>
          <w:szCs w:val="18"/>
        </w:rPr>
      </w:pPr>
    </w:p>
    <w:p w14:paraId="622B36F3" w14:textId="57BE0EFB" w:rsidR="00CB1E09" w:rsidRPr="00CB1E09" w:rsidRDefault="00CB1E09" w:rsidP="00CB1E09">
      <w:pPr>
        <w:ind w:left="720"/>
        <w:rPr>
          <w:rFonts w:ascii="Calibri" w:hAnsi="Calibri" w:cs="Calibri"/>
          <w:sz w:val="18"/>
          <w:szCs w:val="18"/>
        </w:rPr>
      </w:pPr>
    </w:p>
    <w:p w14:paraId="33559B11" w14:textId="77777777" w:rsidR="00644270" w:rsidRPr="009B037E" w:rsidRDefault="00644270" w:rsidP="00357DFF">
      <w:pPr>
        <w:ind w:left="720"/>
        <w:rPr>
          <w:rFonts w:ascii="Calibri" w:hAnsi="Calibri" w:cs="Calibri"/>
          <w:sz w:val="18"/>
          <w:szCs w:val="18"/>
        </w:rPr>
      </w:pPr>
    </w:p>
    <w:p w14:paraId="79DF10B2" w14:textId="77777777" w:rsidR="006932D8" w:rsidRPr="009B037E" w:rsidRDefault="006932D8" w:rsidP="00F45909">
      <w:pPr>
        <w:pStyle w:val="Heading1"/>
        <w:numPr>
          <w:ilvl w:val="0"/>
          <w:numId w:val="9"/>
        </w:numPr>
        <w:rPr>
          <w:rFonts w:ascii="Calibri" w:eastAsia="Times New Roman" w:hAnsi="Calibri" w:cs="Calibri"/>
          <w:b/>
          <w:bCs/>
          <w:color w:val="EE0000"/>
          <w:sz w:val="18"/>
          <w:szCs w:val="18"/>
        </w:rPr>
      </w:pPr>
      <w:bookmarkStart w:id="347" w:name="_Toc228300276"/>
      <w:r w:rsidRPr="000008D9">
        <w:rPr>
          <w:rFonts w:ascii="Calibri" w:eastAsia="Times New Roman" w:hAnsi="Calibri" w:cs="Calibri"/>
          <w:b/>
          <w:bCs/>
          <w:sz w:val="18"/>
          <w:szCs w:val="18"/>
        </w:rPr>
        <w:t>SYMPTOM MASTER TEMPLATE – DETAILED REQUIREMENTS</w:t>
      </w:r>
      <w:bookmarkEnd w:id="347"/>
    </w:p>
    <w:p w14:paraId="7D908122" w14:textId="77777777" w:rsidR="006932D8" w:rsidRPr="009B037E" w:rsidRDefault="006932D8" w:rsidP="006932D8">
      <w:pPr>
        <w:ind w:left="405"/>
        <w:rPr>
          <w:rFonts w:ascii="Calibri" w:hAnsi="Calibri" w:cs="Calibri"/>
          <w:sz w:val="18"/>
          <w:szCs w:val="18"/>
        </w:rPr>
      </w:pPr>
      <w:r w:rsidRPr="009B037E">
        <w:rPr>
          <w:rFonts w:ascii="Calibri" w:hAnsi="Calibri" w:cs="Calibri"/>
          <w:sz w:val="18"/>
          <w:szCs w:val="18"/>
        </w:rPr>
        <w:t> </w:t>
      </w:r>
    </w:p>
    <w:p w14:paraId="7905AB65" w14:textId="77777777" w:rsidR="00B15B5F" w:rsidRPr="00B15B5F" w:rsidRDefault="00B15B5F" w:rsidP="00A559B7">
      <w:pPr>
        <w:ind w:left="360"/>
        <w:rPr>
          <w:rFonts w:ascii="Calibri" w:hAnsi="Calibri" w:cs="Calibri"/>
          <w:sz w:val="18"/>
          <w:szCs w:val="18"/>
        </w:rPr>
      </w:pPr>
      <w:r w:rsidRPr="00B15B5F">
        <w:rPr>
          <w:rFonts w:ascii="Calibri" w:hAnsi="Calibri" w:cs="Calibri"/>
          <w:sz w:val="18"/>
          <w:szCs w:val="18"/>
        </w:rPr>
        <w:t>A Symptom Template defines a reusable structured question set used to capture symptom, survey, and patient-reported inputs within a care program.</w:t>
      </w:r>
    </w:p>
    <w:p w14:paraId="698D40C4" w14:textId="77777777" w:rsidR="00B15B5F" w:rsidRPr="00B15B5F" w:rsidRDefault="00B15B5F" w:rsidP="007725E1">
      <w:pPr>
        <w:pStyle w:val="ListParagraph"/>
        <w:numPr>
          <w:ilvl w:val="0"/>
          <w:numId w:val="59"/>
        </w:numPr>
        <w:tabs>
          <w:tab w:val="num" w:pos="1350"/>
        </w:tabs>
        <w:rPr>
          <w:rFonts w:ascii="Calibri" w:hAnsi="Calibri" w:cs="Calibri"/>
          <w:sz w:val="18"/>
          <w:szCs w:val="18"/>
        </w:rPr>
      </w:pPr>
      <w:r w:rsidRPr="00B15B5F">
        <w:rPr>
          <w:rFonts w:ascii="Calibri" w:hAnsi="Calibri" w:cs="Calibri"/>
          <w:sz w:val="18"/>
          <w:szCs w:val="18"/>
        </w:rPr>
        <w:t>Symptom Templates may be used for:</w:t>
      </w:r>
    </w:p>
    <w:p w14:paraId="6AFAA1CD" w14:textId="77777777" w:rsidR="00B15B5F" w:rsidRPr="00B15B5F" w:rsidRDefault="00B15B5F" w:rsidP="007725E1">
      <w:pPr>
        <w:numPr>
          <w:ilvl w:val="1"/>
          <w:numId w:val="53"/>
        </w:numPr>
        <w:rPr>
          <w:rFonts w:ascii="Calibri" w:hAnsi="Calibri" w:cs="Calibri"/>
          <w:sz w:val="18"/>
          <w:szCs w:val="18"/>
        </w:rPr>
      </w:pPr>
      <w:r w:rsidRPr="00B15B5F">
        <w:rPr>
          <w:rFonts w:ascii="Calibri" w:hAnsi="Calibri" w:cs="Calibri"/>
          <w:sz w:val="18"/>
          <w:szCs w:val="18"/>
        </w:rPr>
        <w:t xml:space="preserve">symptom data collection </w:t>
      </w:r>
    </w:p>
    <w:p w14:paraId="2C1E2651" w14:textId="264171DB" w:rsidR="00B15B5F" w:rsidRPr="00B15B5F" w:rsidRDefault="00B15B5F" w:rsidP="007725E1">
      <w:pPr>
        <w:numPr>
          <w:ilvl w:val="1"/>
          <w:numId w:val="53"/>
        </w:numPr>
        <w:rPr>
          <w:rFonts w:ascii="Calibri" w:hAnsi="Calibri" w:cs="Calibri"/>
          <w:sz w:val="18"/>
          <w:szCs w:val="18"/>
        </w:rPr>
      </w:pPr>
      <w:r w:rsidRPr="00B15B5F">
        <w:rPr>
          <w:rFonts w:ascii="Calibri" w:hAnsi="Calibri" w:cs="Calibri"/>
          <w:sz w:val="18"/>
          <w:szCs w:val="18"/>
        </w:rPr>
        <w:t xml:space="preserve">survey-style or assessment-style questionnaires </w:t>
      </w:r>
      <w:r w:rsidR="008C7E2D" w:rsidRPr="009B037E">
        <w:rPr>
          <w:rFonts w:ascii="Calibri" w:hAnsi="Calibri" w:cs="Calibri"/>
          <w:sz w:val="18"/>
          <w:szCs w:val="18"/>
        </w:rPr>
        <w:t>(in future)</w:t>
      </w:r>
    </w:p>
    <w:p w14:paraId="1BB0BA09" w14:textId="77777777" w:rsidR="00B15B5F" w:rsidRPr="00B15B5F" w:rsidRDefault="00B15B5F" w:rsidP="007725E1">
      <w:pPr>
        <w:numPr>
          <w:ilvl w:val="1"/>
          <w:numId w:val="53"/>
        </w:numPr>
        <w:rPr>
          <w:rFonts w:ascii="Calibri" w:hAnsi="Calibri" w:cs="Calibri"/>
          <w:sz w:val="18"/>
          <w:szCs w:val="18"/>
        </w:rPr>
      </w:pPr>
      <w:r w:rsidRPr="00B15B5F">
        <w:rPr>
          <w:rFonts w:ascii="Calibri" w:hAnsi="Calibri" w:cs="Calibri"/>
          <w:sz w:val="18"/>
          <w:szCs w:val="18"/>
        </w:rPr>
        <w:t xml:space="preserve">qualitative or quantitative patient-reported inputs </w:t>
      </w:r>
    </w:p>
    <w:p w14:paraId="65DD9F1E" w14:textId="77777777" w:rsidR="00B15B5F" w:rsidRPr="00B15B5F" w:rsidRDefault="00B15B5F" w:rsidP="007725E1">
      <w:pPr>
        <w:numPr>
          <w:ilvl w:val="1"/>
          <w:numId w:val="53"/>
        </w:numPr>
        <w:rPr>
          <w:rFonts w:ascii="Calibri" w:hAnsi="Calibri" w:cs="Calibri"/>
          <w:sz w:val="18"/>
          <w:szCs w:val="18"/>
        </w:rPr>
      </w:pPr>
      <w:r w:rsidRPr="00B15B5F">
        <w:rPr>
          <w:rFonts w:ascii="Calibri" w:hAnsi="Calibri" w:cs="Calibri"/>
          <w:sz w:val="18"/>
          <w:szCs w:val="18"/>
        </w:rPr>
        <w:t xml:space="preserve">downstream KR input where a symptom question is explicitly linked to a KR </w:t>
      </w:r>
    </w:p>
    <w:p w14:paraId="022E366B" w14:textId="2B98EB04" w:rsidR="00B15B5F" w:rsidRPr="00B15B5F" w:rsidRDefault="00B15B5F" w:rsidP="007725E1">
      <w:pPr>
        <w:numPr>
          <w:ilvl w:val="1"/>
          <w:numId w:val="53"/>
        </w:numPr>
        <w:rPr>
          <w:rFonts w:ascii="Calibri" w:hAnsi="Calibri" w:cs="Calibri"/>
          <w:sz w:val="18"/>
          <w:szCs w:val="18"/>
        </w:rPr>
      </w:pPr>
      <w:r w:rsidRPr="00B15B5F">
        <w:rPr>
          <w:rFonts w:ascii="Calibri" w:hAnsi="Calibri" w:cs="Calibri"/>
          <w:sz w:val="18"/>
          <w:szCs w:val="18"/>
        </w:rPr>
        <w:t xml:space="preserve">threshold evaluation </w:t>
      </w:r>
      <w:r w:rsidR="00993F03" w:rsidRPr="009B037E">
        <w:rPr>
          <w:rFonts w:ascii="Calibri" w:hAnsi="Calibri" w:cs="Calibri"/>
          <w:sz w:val="18"/>
          <w:szCs w:val="18"/>
        </w:rPr>
        <w:t>for supported questions</w:t>
      </w:r>
      <w:r w:rsidRPr="00B15B5F">
        <w:rPr>
          <w:rFonts w:ascii="Calibri" w:hAnsi="Calibri" w:cs="Calibri"/>
          <w:sz w:val="18"/>
          <w:szCs w:val="18"/>
        </w:rPr>
        <w:t xml:space="preserve"> </w:t>
      </w:r>
    </w:p>
    <w:p w14:paraId="41EA454B" w14:textId="3C9AD791" w:rsidR="00B15B5F" w:rsidRPr="00B15B5F" w:rsidRDefault="00B15B5F" w:rsidP="007725E1">
      <w:pPr>
        <w:numPr>
          <w:ilvl w:val="1"/>
          <w:numId w:val="53"/>
        </w:numPr>
        <w:rPr>
          <w:rFonts w:ascii="Calibri" w:hAnsi="Calibri" w:cs="Calibri"/>
          <w:sz w:val="18"/>
          <w:szCs w:val="18"/>
        </w:rPr>
      </w:pPr>
      <w:r w:rsidRPr="00B15B5F">
        <w:rPr>
          <w:rFonts w:ascii="Calibri" w:hAnsi="Calibri" w:cs="Calibri"/>
          <w:sz w:val="18"/>
          <w:szCs w:val="18"/>
        </w:rPr>
        <w:t xml:space="preserve">patient reminder linkage </w:t>
      </w:r>
      <w:r w:rsidR="00993F03" w:rsidRPr="009B037E">
        <w:rPr>
          <w:rFonts w:ascii="Calibri" w:hAnsi="Calibri" w:cs="Calibri"/>
          <w:sz w:val="18"/>
          <w:szCs w:val="18"/>
        </w:rPr>
        <w:t>for supported questions</w:t>
      </w:r>
      <w:r w:rsidRPr="00B15B5F">
        <w:rPr>
          <w:rFonts w:ascii="Calibri" w:hAnsi="Calibri" w:cs="Calibri"/>
          <w:sz w:val="18"/>
          <w:szCs w:val="18"/>
        </w:rPr>
        <w:t xml:space="preserve"> </w:t>
      </w:r>
    </w:p>
    <w:p w14:paraId="45F1385A" w14:textId="77777777" w:rsidR="000008D9" w:rsidRPr="000008D9" w:rsidRDefault="000008D9" w:rsidP="000008D9">
      <w:pPr>
        <w:tabs>
          <w:tab w:val="left" w:pos="2791"/>
        </w:tabs>
        <w:ind w:left="405"/>
        <w:rPr>
          <w:rFonts w:ascii="Calibri" w:hAnsi="Calibri" w:cs="Calibri"/>
          <w:sz w:val="18"/>
          <w:szCs w:val="18"/>
        </w:rPr>
      </w:pPr>
    </w:p>
    <w:p w14:paraId="520BA5B1" w14:textId="77777777" w:rsidR="000008D9" w:rsidRPr="000008D9" w:rsidRDefault="000008D9" w:rsidP="000008D9">
      <w:pPr>
        <w:tabs>
          <w:tab w:val="left" w:pos="2791"/>
        </w:tabs>
        <w:ind w:left="405"/>
        <w:rPr>
          <w:rFonts w:ascii="Calibri" w:hAnsi="Calibri" w:cs="Calibri"/>
          <w:sz w:val="18"/>
          <w:szCs w:val="18"/>
        </w:rPr>
      </w:pPr>
      <w:r w:rsidRPr="000008D9">
        <w:rPr>
          <w:rFonts w:ascii="Calibri" w:hAnsi="Calibri" w:cs="Calibri"/>
          <w:sz w:val="18"/>
          <w:szCs w:val="18"/>
        </w:rPr>
        <w:t>A Symptom Template may be linked through:</w:t>
      </w:r>
    </w:p>
    <w:p w14:paraId="23E05EB4" w14:textId="7C4FF1B7" w:rsidR="000008D9" w:rsidRPr="000B2097" w:rsidRDefault="000008D9" w:rsidP="000B2097">
      <w:pPr>
        <w:pStyle w:val="ListParagraph"/>
        <w:numPr>
          <w:ilvl w:val="0"/>
          <w:numId w:val="99"/>
        </w:numPr>
        <w:tabs>
          <w:tab w:val="left" w:pos="2791"/>
        </w:tabs>
        <w:rPr>
          <w:rFonts w:ascii="Calibri" w:hAnsi="Calibri" w:cs="Calibri"/>
          <w:sz w:val="18"/>
          <w:szCs w:val="18"/>
        </w:rPr>
      </w:pPr>
      <w:r w:rsidRPr="000B2097">
        <w:rPr>
          <w:rFonts w:ascii="Calibri" w:hAnsi="Calibri" w:cs="Calibri"/>
          <w:sz w:val="18"/>
          <w:szCs w:val="18"/>
        </w:rPr>
        <w:t>Monitoring Template, where symptom/questionnaire responses are collected on a defined cadence</w:t>
      </w:r>
    </w:p>
    <w:p w14:paraId="719DEC57" w14:textId="03D1136F" w:rsidR="000008D9" w:rsidRPr="000B2097" w:rsidRDefault="000008D9" w:rsidP="000B2097">
      <w:pPr>
        <w:pStyle w:val="ListParagraph"/>
        <w:numPr>
          <w:ilvl w:val="0"/>
          <w:numId w:val="99"/>
        </w:numPr>
        <w:tabs>
          <w:tab w:val="left" w:pos="2791"/>
        </w:tabs>
        <w:rPr>
          <w:rFonts w:ascii="Calibri" w:hAnsi="Calibri" w:cs="Calibri"/>
          <w:sz w:val="18"/>
          <w:szCs w:val="18"/>
          <w:highlight w:val="yellow"/>
        </w:rPr>
      </w:pPr>
      <w:r w:rsidRPr="000B2097">
        <w:rPr>
          <w:rFonts w:ascii="Calibri" w:hAnsi="Calibri" w:cs="Calibri"/>
          <w:sz w:val="18"/>
          <w:szCs w:val="18"/>
          <w:highlight w:val="yellow"/>
        </w:rPr>
        <w:t>Goal Template, where a symptom question is used to measure goal progress</w:t>
      </w:r>
    </w:p>
    <w:p w14:paraId="5280B459" w14:textId="35793513" w:rsidR="000008D9" w:rsidRPr="000B2097" w:rsidRDefault="000008D9" w:rsidP="000B2097">
      <w:pPr>
        <w:pStyle w:val="ListParagraph"/>
        <w:numPr>
          <w:ilvl w:val="0"/>
          <w:numId w:val="99"/>
        </w:numPr>
        <w:tabs>
          <w:tab w:val="left" w:pos="2791"/>
        </w:tabs>
        <w:rPr>
          <w:rFonts w:ascii="Calibri" w:hAnsi="Calibri" w:cs="Calibri"/>
          <w:sz w:val="18"/>
          <w:szCs w:val="18"/>
        </w:rPr>
      </w:pPr>
      <w:r w:rsidRPr="000B2097">
        <w:rPr>
          <w:rFonts w:ascii="Calibri" w:hAnsi="Calibri" w:cs="Calibri"/>
          <w:sz w:val="18"/>
          <w:szCs w:val="18"/>
        </w:rPr>
        <w:t>OKR/KR, where OKR is enabled</w:t>
      </w:r>
    </w:p>
    <w:p w14:paraId="654B3F0B" w14:textId="0272BDCB" w:rsidR="006932D8" w:rsidRPr="000B2097" w:rsidRDefault="000008D9" w:rsidP="000B2097">
      <w:pPr>
        <w:pStyle w:val="ListParagraph"/>
        <w:numPr>
          <w:ilvl w:val="0"/>
          <w:numId w:val="99"/>
        </w:numPr>
        <w:tabs>
          <w:tab w:val="left" w:pos="2791"/>
        </w:tabs>
        <w:rPr>
          <w:rFonts w:ascii="Calibri" w:hAnsi="Calibri" w:cs="Calibri"/>
          <w:sz w:val="18"/>
          <w:szCs w:val="18"/>
        </w:rPr>
      </w:pPr>
      <w:r w:rsidRPr="000B2097">
        <w:rPr>
          <w:rFonts w:ascii="Calibri" w:hAnsi="Calibri" w:cs="Calibri"/>
          <w:sz w:val="18"/>
          <w:szCs w:val="18"/>
        </w:rPr>
        <w:t>Threshold Template, where symptom responses support threshold evaluation</w:t>
      </w:r>
    </w:p>
    <w:p w14:paraId="12BE660F"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348" w:name="_Toc228300277"/>
      <w:r w:rsidRPr="009B037E">
        <w:rPr>
          <w:rFonts w:ascii="Calibri" w:eastAsia="Times New Roman" w:hAnsi="Calibri" w:cs="Calibri"/>
          <w:b/>
          <w:bCs/>
          <w:sz w:val="20"/>
          <w:szCs w:val="20"/>
        </w:rPr>
        <w:t>Question Definition Fields</w:t>
      </w:r>
      <w:bookmarkEnd w:id="348"/>
    </w:p>
    <w:p w14:paraId="65B08FEF" w14:textId="5FB9C395" w:rsidR="006813D0" w:rsidRPr="009B037E" w:rsidRDefault="006813D0" w:rsidP="006813D0">
      <w:pPr>
        <w:ind w:left="405"/>
        <w:rPr>
          <w:rFonts w:ascii="Calibri" w:hAnsi="Calibri" w:cs="Calibri"/>
          <w:sz w:val="18"/>
          <w:szCs w:val="18"/>
        </w:rPr>
      </w:pPr>
      <w:r w:rsidRPr="009B037E">
        <w:rPr>
          <w:rFonts w:ascii="Calibri" w:hAnsi="Calibri" w:cs="Calibri"/>
          <w:sz w:val="18"/>
          <w:szCs w:val="18"/>
        </w:rPr>
        <w:t>Each Symptom Template question must define:</w:t>
      </w:r>
    </w:p>
    <w:p w14:paraId="17BC5AA2" w14:textId="77777777" w:rsidR="0015501F" w:rsidRPr="009B037E" w:rsidRDefault="0015501F" w:rsidP="006813D0">
      <w:pPr>
        <w:ind w:left="405"/>
        <w:rPr>
          <w:rFonts w:ascii="Calibri" w:hAnsi="Calibri" w:cs="Calibri"/>
          <w:sz w:val="18"/>
          <w:szCs w:val="18"/>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00"/>
        <w:gridCol w:w="961"/>
        <w:gridCol w:w="1053"/>
        <w:gridCol w:w="975"/>
        <w:gridCol w:w="1540"/>
        <w:gridCol w:w="944"/>
        <w:gridCol w:w="761"/>
        <w:gridCol w:w="1506"/>
      </w:tblGrid>
      <w:tr w:rsidR="00E13F66" w:rsidRPr="009B037E" w14:paraId="4C580453" w14:textId="77777777" w:rsidTr="00757904">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2D0869"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Field</w:t>
            </w:r>
          </w:p>
        </w:tc>
        <w:tc>
          <w:tcPr>
            <w:tcW w:w="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A89344"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Mandatory</w:t>
            </w:r>
          </w:p>
        </w:tc>
        <w:tc>
          <w:tcPr>
            <w:tcW w:w="10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265992"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Data Type</w:t>
            </w:r>
          </w:p>
        </w:tc>
        <w:tc>
          <w:tcPr>
            <w:tcW w:w="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46DC8D"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Source</w:t>
            </w:r>
          </w:p>
        </w:tc>
        <w:tc>
          <w:tcPr>
            <w:tcW w:w="15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87F4FF"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Allowed Values / Reference</w:t>
            </w:r>
          </w:p>
        </w:tc>
        <w:tc>
          <w:tcPr>
            <w:tcW w:w="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CED8D1"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Default Value</w:t>
            </w:r>
          </w:p>
        </w:tc>
        <w:tc>
          <w:tcPr>
            <w:tcW w:w="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609F44"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Display</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CAEFA2"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Notes / Constraints</w:t>
            </w:r>
          </w:p>
        </w:tc>
      </w:tr>
      <w:tr w:rsidR="00E13F66" w:rsidRPr="009B037E" w14:paraId="5B010567" w14:textId="77777777" w:rsidTr="00757904">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AAC243"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QuestionID</w:t>
            </w:r>
          </w:p>
        </w:tc>
        <w:tc>
          <w:tcPr>
            <w:tcW w:w="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EB6393"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57D313"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UUID</w:t>
            </w:r>
          </w:p>
        </w:tc>
        <w:tc>
          <w:tcPr>
            <w:tcW w:w="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493D1E"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15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BA9118"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 Only</w:t>
            </w:r>
          </w:p>
        </w:tc>
        <w:tc>
          <w:tcPr>
            <w:tcW w:w="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5D46D1"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System-generated</w:t>
            </w:r>
          </w:p>
        </w:tc>
        <w:tc>
          <w:tcPr>
            <w:tcW w:w="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72BEEF"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1385CD"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Unique within template</w:t>
            </w:r>
          </w:p>
        </w:tc>
      </w:tr>
      <w:tr w:rsidR="00E13F66" w:rsidRPr="009B037E" w14:paraId="709D3F0C" w14:textId="77777777" w:rsidTr="00757904">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392AE4"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QuestionText</w:t>
            </w:r>
          </w:p>
        </w:tc>
        <w:tc>
          <w:tcPr>
            <w:tcW w:w="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2F4AF1"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5AB86C"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String(300)</w:t>
            </w:r>
          </w:p>
        </w:tc>
        <w:tc>
          <w:tcPr>
            <w:tcW w:w="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61DBE8"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5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3E107F"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Free</w:t>
            </w:r>
          </w:p>
        </w:tc>
        <w:tc>
          <w:tcPr>
            <w:tcW w:w="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0BC156"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04DAFA"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51A7BF"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Required; Max 300 characters</w:t>
            </w:r>
          </w:p>
        </w:tc>
      </w:tr>
      <w:tr w:rsidR="00E13F66" w:rsidRPr="009B037E" w14:paraId="2BC6D149" w14:textId="77777777" w:rsidTr="00757904">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88A884"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lastRenderedPageBreak/>
              <w:t>QuestionCode</w:t>
            </w:r>
          </w:p>
        </w:tc>
        <w:tc>
          <w:tcPr>
            <w:tcW w:w="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B5C538"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5BB315"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String / EnumRef</w:t>
            </w:r>
          </w:p>
        </w:tc>
        <w:tc>
          <w:tcPr>
            <w:tcW w:w="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F2203F" w14:textId="4DB6F3D7" w:rsidR="0015501F" w:rsidRPr="009B037E" w:rsidRDefault="001B04B9">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Filtered Metadata Registry</w:t>
            </w:r>
          </w:p>
        </w:tc>
        <w:tc>
          <w:tcPr>
            <w:tcW w:w="15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CBCEDB" w14:textId="6242F56E" w:rsidR="0015501F" w:rsidRPr="009B037E" w:rsidRDefault="001B04B9">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reference filtered Metadata Registry</w:t>
            </w:r>
          </w:p>
        </w:tc>
        <w:tc>
          <w:tcPr>
            <w:tcW w:w="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CB635A"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AF4B97" w14:textId="3C894316" w:rsidR="0015501F" w:rsidRPr="009B037E" w:rsidRDefault="001B04B9">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F395CE"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Unique within template; used for downstream linkage where applicable</w:t>
            </w:r>
          </w:p>
        </w:tc>
      </w:tr>
      <w:tr w:rsidR="00E13F66" w:rsidRPr="009B037E" w14:paraId="107AE0E8" w14:textId="77777777" w:rsidTr="00757904">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57A202"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QuestionType</w:t>
            </w:r>
          </w:p>
        </w:tc>
        <w:tc>
          <w:tcPr>
            <w:tcW w:w="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EEDAF4"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528D46"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w:t>
            </w:r>
          </w:p>
        </w:tc>
        <w:tc>
          <w:tcPr>
            <w:tcW w:w="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02669C"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Filtered Metadata Registry</w:t>
            </w:r>
          </w:p>
        </w:tc>
        <w:tc>
          <w:tcPr>
            <w:tcW w:w="15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2740A5"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reference filtered Metadata Registry</w:t>
            </w:r>
          </w:p>
        </w:tc>
        <w:tc>
          <w:tcPr>
            <w:tcW w:w="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E7C8D8"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10C437"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4418DF"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Metadata-backed field</w:t>
            </w:r>
          </w:p>
        </w:tc>
      </w:tr>
      <w:tr w:rsidR="00E13F66" w:rsidRPr="009B037E" w14:paraId="4351E1BA" w14:textId="77777777" w:rsidTr="00757904">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12F01C"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MandatoryFlag</w:t>
            </w:r>
          </w:p>
        </w:tc>
        <w:tc>
          <w:tcPr>
            <w:tcW w:w="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92351E"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0C9CA9"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Boolean</w:t>
            </w:r>
          </w:p>
        </w:tc>
        <w:tc>
          <w:tcPr>
            <w:tcW w:w="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E2D44A"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5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F6ED02"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True / False</w:t>
            </w:r>
          </w:p>
        </w:tc>
        <w:tc>
          <w:tcPr>
            <w:tcW w:w="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EF1C33"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False</w:t>
            </w:r>
          </w:p>
        </w:tc>
        <w:tc>
          <w:tcPr>
            <w:tcW w:w="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19AC64" w14:textId="296E6CE5" w:rsidR="0015501F" w:rsidRPr="009B037E" w:rsidRDefault="00085D8C">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Settings</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F74654"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Controls whether response is required</w:t>
            </w:r>
          </w:p>
        </w:tc>
      </w:tr>
      <w:tr w:rsidR="00E13F66" w:rsidRPr="009B037E" w14:paraId="0BECC061" w14:textId="77777777" w:rsidTr="00757904">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4D74E9"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TrendEligible</w:t>
            </w:r>
          </w:p>
        </w:tc>
        <w:tc>
          <w:tcPr>
            <w:tcW w:w="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8AEE67"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E8C481"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Boolean</w:t>
            </w:r>
          </w:p>
        </w:tc>
        <w:tc>
          <w:tcPr>
            <w:tcW w:w="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C74F99"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5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45660A"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True / False</w:t>
            </w:r>
          </w:p>
        </w:tc>
        <w:tc>
          <w:tcPr>
            <w:tcW w:w="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687615"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False</w:t>
            </w:r>
          </w:p>
        </w:tc>
        <w:tc>
          <w:tcPr>
            <w:tcW w:w="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86E56A"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1BC8A1"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Enables historical trend usage where supported</w:t>
            </w:r>
          </w:p>
        </w:tc>
      </w:tr>
      <w:tr w:rsidR="00E13F66" w:rsidRPr="009B037E" w14:paraId="18F2C255" w14:textId="77777777" w:rsidTr="00757904">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9CEE55"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ThresholdLinkAllowed</w:t>
            </w:r>
          </w:p>
        </w:tc>
        <w:tc>
          <w:tcPr>
            <w:tcW w:w="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6FE2FB"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0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63A88D"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Boolean</w:t>
            </w:r>
          </w:p>
        </w:tc>
        <w:tc>
          <w:tcPr>
            <w:tcW w:w="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45FC3E"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5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EABA41"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True / False</w:t>
            </w:r>
          </w:p>
        </w:tc>
        <w:tc>
          <w:tcPr>
            <w:tcW w:w="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F82063"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False</w:t>
            </w:r>
          </w:p>
        </w:tc>
        <w:tc>
          <w:tcPr>
            <w:tcW w:w="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FF4877"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8BB02E" w14:textId="2CF9E7DB"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Enables threshold linkage where supported</w:t>
            </w:r>
            <w:r w:rsidR="003F0C1C" w:rsidRPr="009B037E">
              <w:rPr>
                <w:rFonts w:ascii="Calibri" w:hAnsi="Calibri" w:cs="Calibri"/>
                <w:sz w:val="16"/>
                <w:szCs w:val="16"/>
              </w:rPr>
              <w:t>.</w:t>
            </w:r>
            <w:r w:rsidR="003F0C1C" w:rsidRPr="009B037E">
              <w:rPr>
                <w:rFonts w:ascii="Calibri" w:hAnsi="Calibri" w:cs="Calibri"/>
                <w:b/>
                <w:bCs/>
                <w:sz w:val="16"/>
                <w:szCs w:val="16"/>
              </w:rPr>
              <w:t xml:space="preserve"> </w:t>
            </w:r>
            <w:r w:rsidR="00D422EF" w:rsidRPr="009B037E">
              <w:rPr>
                <w:rFonts w:ascii="Calibri" w:hAnsi="Calibri" w:cs="Calibri"/>
                <w:b/>
                <w:bCs/>
                <w:sz w:val="16"/>
                <w:szCs w:val="16"/>
              </w:rPr>
              <w:t>Question</w:t>
            </w:r>
            <w:r w:rsidR="00C75933" w:rsidRPr="009B037E">
              <w:rPr>
                <w:rFonts w:ascii="Calibri" w:hAnsi="Calibri" w:cs="Calibri"/>
                <w:b/>
                <w:bCs/>
                <w:sz w:val="16"/>
                <w:szCs w:val="16"/>
              </w:rPr>
              <w:t xml:space="preserve"> is allowed to be linked to Threshold in threshold template</w:t>
            </w:r>
          </w:p>
        </w:tc>
      </w:tr>
      <w:tr w:rsidR="00E13F66" w:rsidRPr="009B037E" w14:paraId="0726D69E" w14:textId="77777777" w:rsidTr="00757904">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8644B9"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NumericMin</w:t>
            </w:r>
          </w:p>
        </w:tc>
        <w:tc>
          <w:tcPr>
            <w:tcW w:w="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073450"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Conditional</w:t>
            </w:r>
          </w:p>
        </w:tc>
        <w:tc>
          <w:tcPr>
            <w:tcW w:w="10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6EC95C"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Number</w:t>
            </w:r>
          </w:p>
        </w:tc>
        <w:tc>
          <w:tcPr>
            <w:tcW w:w="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2FC8A2"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5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30AC24"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Numeric value</w:t>
            </w:r>
          </w:p>
        </w:tc>
        <w:tc>
          <w:tcPr>
            <w:tcW w:w="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48D140"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903481"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3B11CE"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Required if QuestionType = Numeric</w:t>
            </w:r>
          </w:p>
        </w:tc>
      </w:tr>
      <w:tr w:rsidR="00E13F66" w:rsidRPr="009B037E" w14:paraId="4216A697" w14:textId="77777777" w:rsidTr="00757904">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042983"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NumericMax</w:t>
            </w:r>
          </w:p>
        </w:tc>
        <w:tc>
          <w:tcPr>
            <w:tcW w:w="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B976AF"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Conditional</w:t>
            </w:r>
          </w:p>
        </w:tc>
        <w:tc>
          <w:tcPr>
            <w:tcW w:w="10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0AE739"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Number</w:t>
            </w:r>
          </w:p>
        </w:tc>
        <w:tc>
          <w:tcPr>
            <w:tcW w:w="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5552C5"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5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5519F8"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Numeric value</w:t>
            </w:r>
          </w:p>
        </w:tc>
        <w:tc>
          <w:tcPr>
            <w:tcW w:w="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D22719"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32A20F"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7FC0DC"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Required if QuestionType = Numeric</w:t>
            </w:r>
          </w:p>
        </w:tc>
      </w:tr>
      <w:tr w:rsidR="00E13F66" w:rsidRPr="009B037E" w14:paraId="46151536" w14:textId="77777777" w:rsidTr="00757904">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01D38E"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AllowedValues</w:t>
            </w:r>
          </w:p>
        </w:tc>
        <w:tc>
          <w:tcPr>
            <w:tcW w:w="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1DF396"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Conditional</w:t>
            </w:r>
          </w:p>
        </w:tc>
        <w:tc>
          <w:tcPr>
            <w:tcW w:w="10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1684DB"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EnumRef / Multi Select Enum</w:t>
            </w:r>
          </w:p>
        </w:tc>
        <w:tc>
          <w:tcPr>
            <w:tcW w:w="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F38459" w14:textId="49903041"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5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292C6A"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Required if QuestionType uses enumerated values</w:t>
            </w:r>
          </w:p>
        </w:tc>
        <w:tc>
          <w:tcPr>
            <w:tcW w:w="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99AF6E"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EBEF64"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4BC6C4"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Metadata-backed selection</w:t>
            </w:r>
          </w:p>
        </w:tc>
      </w:tr>
      <w:tr w:rsidR="00E13F66" w:rsidRPr="009B037E" w14:paraId="0801D3E7" w14:textId="77777777" w:rsidTr="00757904">
        <w:tc>
          <w:tcPr>
            <w:tcW w:w="16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DB8173"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DefaultValue</w:t>
            </w:r>
          </w:p>
        </w:tc>
        <w:tc>
          <w:tcPr>
            <w:tcW w:w="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01E188"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w:t>
            </w:r>
          </w:p>
        </w:tc>
        <w:tc>
          <w:tcPr>
            <w:tcW w:w="10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36068E"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Varies</w:t>
            </w:r>
          </w:p>
        </w:tc>
        <w:tc>
          <w:tcPr>
            <w:tcW w:w="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A661DC"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5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04FA74"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match QuestionType and AllowedValues where applicable</w:t>
            </w:r>
          </w:p>
        </w:tc>
        <w:tc>
          <w:tcPr>
            <w:tcW w:w="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09238F"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A6029D"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BEF676" w14:textId="77777777" w:rsidR="0015501F" w:rsidRPr="009B037E" w:rsidRDefault="0015501F">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match QuestionType; if AllowedValues are defined, default must be one of them</w:t>
            </w:r>
          </w:p>
        </w:tc>
      </w:tr>
    </w:tbl>
    <w:p w14:paraId="4C4680B2" w14:textId="77777777" w:rsidR="0015501F" w:rsidRPr="009B037E" w:rsidRDefault="0015501F" w:rsidP="006813D0">
      <w:pPr>
        <w:ind w:left="405"/>
        <w:rPr>
          <w:rFonts w:ascii="Calibri" w:hAnsi="Calibri" w:cs="Calibri"/>
          <w:sz w:val="18"/>
          <w:szCs w:val="18"/>
        </w:rPr>
      </w:pPr>
    </w:p>
    <w:p w14:paraId="387B9E0A" w14:textId="77777777" w:rsidR="002F2DB8" w:rsidRPr="009B037E" w:rsidRDefault="002F2DB8" w:rsidP="006813D0">
      <w:pPr>
        <w:ind w:left="405"/>
        <w:rPr>
          <w:rFonts w:ascii="Calibri" w:hAnsi="Calibri" w:cs="Calibri"/>
          <w:sz w:val="18"/>
          <w:szCs w:val="18"/>
        </w:rPr>
      </w:pPr>
    </w:p>
    <w:p w14:paraId="3BCDF1F3" w14:textId="2F2AF3FE" w:rsidR="00D71EC2" w:rsidRPr="009B037E" w:rsidRDefault="00757904" w:rsidP="00F45909">
      <w:pPr>
        <w:pStyle w:val="Heading2"/>
        <w:numPr>
          <w:ilvl w:val="1"/>
          <w:numId w:val="9"/>
        </w:numPr>
        <w:rPr>
          <w:rFonts w:ascii="Calibri" w:eastAsia="Times New Roman" w:hAnsi="Calibri" w:cs="Calibri"/>
          <w:b/>
          <w:bCs/>
          <w:sz w:val="20"/>
          <w:szCs w:val="20"/>
        </w:rPr>
      </w:pPr>
      <w:bookmarkStart w:id="349" w:name="_Toc228300278"/>
      <w:r w:rsidRPr="009B037E">
        <w:rPr>
          <w:rFonts w:ascii="Calibri" w:eastAsia="Times New Roman" w:hAnsi="Calibri" w:cs="Calibri"/>
          <w:b/>
          <w:bCs/>
          <w:sz w:val="20"/>
          <w:szCs w:val="20"/>
        </w:rPr>
        <w:t>Symptom Template Reminder Settings</w:t>
      </w:r>
      <w:bookmarkEnd w:id="349"/>
    </w:p>
    <w:p w14:paraId="2E4BBCE3" w14:textId="77777777" w:rsidR="00757904" w:rsidRPr="009B037E" w:rsidRDefault="00757904" w:rsidP="00757904">
      <w:pPr>
        <w:rPr>
          <w:rFonts w:ascii="Calibri" w:hAnsi="Calibri" w:cs="Calibri"/>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77"/>
        <w:gridCol w:w="1008"/>
        <w:gridCol w:w="1015"/>
        <w:gridCol w:w="1055"/>
        <w:gridCol w:w="1294"/>
        <w:gridCol w:w="939"/>
        <w:gridCol w:w="844"/>
        <w:gridCol w:w="1708"/>
      </w:tblGrid>
      <w:tr w:rsidR="00E13F66" w:rsidRPr="009B037E" w14:paraId="37C57A8C" w14:textId="77777777" w:rsidTr="00893ED5">
        <w:tc>
          <w:tcPr>
            <w:tcW w:w="14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D7F903"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Field</w:t>
            </w:r>
          </w:p>
        </w:tc>
        <w:tc>
          <w:tcPr>
            <w:tcW w:w="1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78C946"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Mandatory</w:t>
            </w:r>
          </w:p>
        </w:tc>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CE4C89"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Data Type</w:t>
            </w:r>
          </w:p>
        </w:tc>
        <w:tc>
          <w:tcPr>
            <w:tcW w:w="10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5AEFE6"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Source</w:t>
            </w:r>
          </w:p>
        </w:tc>
        <w:tc>
          <w:tcPr>
            <w:tcW w:w="12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B21302"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Allowed Values / Reference</w:t>
            </w:r>
          </w:p>
        </w:tc>
        <w:tc>
          <w:tcPr>
            <w:tcW w:w="9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90265F"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Default Value</w:t>
            </w:r>
          </w:p>
        </w:tc>
        <w:tc>
          <w:tcPr>
            <w:tcW w:w="8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1CBA8B"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Display</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2D2A88"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Notes / Constraints</w:t>
            </w:r>
          </w:p>
        </w:tc>
      </w:tr>
      <w:tr w:rsidR="00E13F66" w:rsidRPr="009B037E" w14:paraId="7F96FAB0" w14:textId="77777777" w:rsidTr="00893ED5">
        <w:tc>
          <w:tcPr>
            <w:tcW w:w="14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FB3037"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ReminderEnabled</w:t>
            </w:r>
          </w:p>
        </w:tc>
        <w:tc>
          <w:tcPr>
            <w:tcW w:w="1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758247"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w:t>
            </w:r>
          </w:p>
        </w:tc>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139E87"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Boolean</w:t>
            </w:r>
          </w:p>
        </w:tc>
        <w:tc>
          <w:tcPr>
            <w:tcW w:w="10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B59ED9"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2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9BC3C5"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True / False</w:t>
            </w:r>
          </w:p>
        </w:tc>
        <w:tc>
          <w:tcPr>
            <w:tcW w:w="9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B24DB6"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False</w:t>
            </w:r>
          </w:p>
        </w:tc>
        <w:tc>
          <w:tcPr>
            <w:tcW w:w="8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5BFD3B"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0EB086"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Enables reminder for the whole Symptom Template</w:t>
            </w:r>
          </w:p>
        </w:tc>
      </w:tr>
      <w:tr w:rsidR="00E13F66" w:rsidRPr="009B037E" w14:paraId="4A33465F" w14:textId="77777777" w:rsidTr="00893ED5">
        <w:tc>
          <w:tcPr>
            <w:tcW w:w="14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1C355C"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ReminderFrequency</w:t>
            </w:r>
          </w:p>
        </w:tc>
        <w:tc>
          <w:tcPr>
            <w:tcW w:w="1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37FB30"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Conditional</w:t>
            </w:r>
          </w:p>
        </w:tc>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AC4870"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w:t>
            </w:r>
          </w:p>
        </w:tc>
        <w:tc>
          <w:tcPr>
            <w:tcW w:w="10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63CF06"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2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09E6F5"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reference Metadata Registry</w:t>
            </w:r>
          </w:p>
        </w:tc>
        <w:tc>
          <w:tcPr>
            <w:tcW w:w="9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EE0D50"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8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817467"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5B720E"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Required if ReminderEnabled = True</w:t>
            </w:r>
          </w:p>
        </w:tc>
      </w:tr>
      <w:tr w:rsidR="00E13F66" w:rsidRPr="009B037E" w14:paraId="33DF014D" w14:textId="77777777" w:rsidTr="00893ED5">
        <w:tc>
          <w:tcPr>
            <w:tcW w:w="14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1F88B3"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ReminderChannels</w:t>
            </w:r>
          </w:p>
        </w:tc>
        <w:tc>
          <w:tcPr>
            <w:tcW w:w="1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CBFADE"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Conditional</w:t>
            </w:r>
          </w:p>
        </w:tc>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63E732"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Multi Select Enum</w:t>
            </w:r>
          </w:p>
        </w:tc>
        <w:tc>
          <w:tcPr>
            <w:tcW w:w="10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A94D1E"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2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005D93"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reference Metadata Registry</w:t>
            </w:r>
          </w:p>
        </w:tc>
        <w:tc>
          <w:tcPr>
            <w:tcW w:w="9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12BCE7"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8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E59DFE"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EAFC54" w14:textId="77777777" w:rsidR="00757904" w:rsidRPr="009B037E" w:rsidRDefault="007579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Required if ReminderEnabled = True; Min selections = 1</w:t>
            </w:r>
          </w:p>
        </w:tc>
      </w:tr>
    </w:tbl>
    <w:p w14:paraId="72CEC7B0" w14:textId="7D308DF1" w:rsidR="00893ED5" w:rsidRPr="009B037E" w:rsidRDefault="001346F8" w:rsidP="001346F8">
      <w:pPr>
        <w:ind w:left="720"/>
        <w:textAlignment w:val="center"/>
        <w:rPr>
          <w:rFonts w:ascii="Calibri" w:hAnsi="Calibri" w:cs="Calibri"/>
          <w:b/>
          <w:bCs/>
          <w:sz w:val="18"/>
          <w:szCs w:val="18"/>
        </w:rPr>
      </w:pPr>
      <w:r w:rsidRPr="009B037E">
        <w:rPr>
          <w:rFonts w:ascii="Calibri" w:hAnsi="Calibri" w:cs="Calibri"/>
          <w:b/>
          <w:bCs/>
          <w:sz w:val="18"/>
          <w:szCs w:val="18"/>
        </w:rPr>
        <w:t>Rules:</w:t>
      </w:r>
    </w:p>
    <w:p w14:paraId="7CEF7F35" w14:textId="0F2E0050" w:rsidR="00893ED5" w:rsidRPr="00893ED5" w:rsidRDefault="00893ED5" w:rsidP="00893ED5">
      <w:pPr>
        <w:numPr>
          <w:ilvl w:val="0"/>
          <w:numId w:val="7"/>
        </w:numPr>
        <w:tabs>
          <w:tab w:val="clear" w:pos="720"/>
          <w:tab w:val="num" w:pos="1125"/>
        </w:tabs>
        <w:ind w:left="1125"/>
        <w:textAlignment w:val="center"/>
        <w:rPr>
          <w:rFonts w:ascii="Calibri" w:hAnsi="Calibri" w:cs="Calibri"/>
          <w:sz w:val="18"/>
          <w:szCs w:val="18"/>
        </w:rPr>
      </w:pPr>
      <w:r w:rsidRPr="00893ED5">
        <w:rPr>
          <w:rFonts w:ascii="Calibri" w:hAnsi="Calibri" w:cs="Calibri"/>
          <w:sz w:val="18"/>
          <w:szCs w:val="18"/>
        </w:rPr>
        <w:lastRenderedPageBreak/>
        <w:t xml:space="preserve">A Symptom Template may be linked directly at Care Plan level without being tied to any KR. </w:t>
      </w:r>
    </w:p>
    <w:p w14:paraId="0AF00D44" w14:textId="29AB8E32" w:rsidR="00893ED5" w:rsidRPr="00893ED5" w:rsidRDefault="00893ED5" w:rsidP="00893ED5">
      <w:pPr>
        <w:numPr>
          <w:ilvl w:val="0"/>
          <w:numId w:val="7"/>
        </w:numPr>
        <w:tabs>
          <w:tab w:val="clear" w:pos="720"/>
          <w:tab w:val="num" w:pos="1125"/>
        </w:tabs>
        <w:ind w:left="1125"/>
        <w:textAlignment w:val="center"/>
        <w:rPr>
          <w:rFonts w:ascii="Calibri" w:hAnsi="Calibri" w:cs="Calibri"/>
          <w:sz w:val="18"/>
          <w:szCs w:val="18"/>
        </w:rPr>
      </w:pPr>
      <w:r w:rsidRPr="00893ED5">
        <w:rPr>
          <w:rFonts w:ascii="Calibri" w:hAnsi="Calibri" w:cs="Calibri"/>
          <w:sz w:val="18"/>
          <w:szCs w:val="18"/>
        </w:rPr>
        <w:t xml:space="preserve">A Symptom Template may also be used as supporting input for one or more KRs. </w:t>
      </w:r>
    </w:p>
    <w:p w14:paraId="3639AAAB" w14:textId="357AF07A" w:rsidR="00893ED5" w:rsidRPr="00893ED5" w:rsidRDefault="00893ED5" w:rsidP="00893ED5">
      <w:pPr>
        <w:numPr>
          <w:ilvl w:val="0"/>
          <w:numId w:val="7"/>
        </w:numPr>
        <w:tabs>
          <w:tab w:val="clear" w:pos="720"/>
          <w:tab w:val="num" w:pos="1125"/>
        </w:tabs>
        <w:ind w:left="1125"/>
        <w:textAlignment w:val="center"/>
        <w:rPr>
          <w:rFonts w:ascii="Calibri" w:hAnsi="Calibri" w:cs="Calibri"/>
          <w:sz w:val="18"/>
          <w:szCs w:val="18"/>
        </w:rPr>
      </w:pPr>
      <w:r w:rsidRPr="00893ED5">
        <w:rPr>
          <w:rFonts w:ascii="Calibri" w:hAnsi="Calibri" w:cs="Calibri"/>
          <w:sz w:val="18"/>
          <w:szCs w:val="18"/>
        </w:rPr>
        <w:t xml:space="preserve">Where a KR tracks a specific symptom question, the KR must reference the relevant QuestionCode through LinkedEntityCode. </w:t>
      </w:r>
    </w:p>
    <w:p w14:paraId="5D55281A" w14:textId="25A8D415" w:rsidR="00893ED5" w:rsidRPr="00893ED5" w:rsidRDefault="00893ED5" w:rsidP="00893ED5">
      <w:pPr>
        <w:numPr>
          <w:ilvl w:val="0"/>
          <w:numId w:val="7"/>
        </w:numPr>
        <w:tabs>
          <w:tab w:val="clear" w:pos="720"/>
          <w:tab w:val="num" w:pos="1125"/>
        </w:tabs>
        <w:ind w:left="1125"/>
        <w:textAlignment w:val="center"/>
        <w:rPr>
          <w:rFonts w:ascii="Calibri" w:hAnsi="Calibri" w:cs="Calibri"/>
          <w:sz w:val="18"/>
          <w:szCs w:val="18"/>
        </w:rPr>
      </w:pPr>
      <w:r w:rsidRPr="00893ED5">
        <w:rPr>
          <w:rFonts w:ascii="Calibri" w:hAnsi="Calibri" w:cs="Calibri"/>
          <w:sz w:val="18"/>
          <w:szCs w:val="18"/>
        </w:rPr>
        <w:t xml:space="preserve">Not all questions in a Symptom Template are required to map to a </w:t>
      </w:r>
      <w:r w:rsidR="000008D9" w:rsidRPr="000008D9">
        <w:rPr>
          <w:rFonts w:ascii="Calibri" w:hAnsi="Calibri" w:cs="Calibri"/>
          <w:sz w:val="18"/>
          <w:szCs w:val="18"/>
        </w:rPr>
        <w:t>Goal, KR, or Threshold</w:t>
      </w:r>
      <w:r w:rsidRPr="00893ED5">
        <w:rPr>
          <w:rFonts w:ascii="Calibri" w:hAnsi="Calibri" w:cs="Calibri"/>
          <w:sz w:val="18"/>
          <w:szCs w:val="18"/>
        </w:rPr>
        <w:t xml:space="preserve">. </w:t>
      </w:r>
    </w:p>
    <w:p w14:paraId="737330C0" w14:textId="63E2CF0D" w:rsidR="00757904" w:rsidRPr="009B037E" w:rsidRDefault="00893ED5" w:rsidP="00893ED5">
      <w:pPr>
        <w:numPr>
          <w:ilvl w:val="0"/>
          <w:numId w:val="7"/>
        </w:numPr>
        <w:tabs>
          <w:tab w:val="clear" w:pos="720"/>
          <w:tab w:val="num" w:pos="1125"/>
        </w:tabs>
        <w:ind w:left="1125"/>
        <w:textAlignment w:val="center"/>
        <w:rPr>
          <w:rFonts w:ascii="Calibri" w:hAnsi="Calibri" w:cs="Calibri"/>
          <w:sz w:val="18"/>
          <w:szCs w:val="18"/>
        </w:rPr>
      </w:pPr>
      <w:r w:rsidRPr="009B037E">
        <w:rPr>
          <w:rFonts w:ascii="Calibri" w:hAnsi="Calibri" w:cs="Calibri"/>
          <w:sz w:val="18"/>
          <w:szCs w:val="18"/>
        </w:rPr>
        <w:t>QuestionCode remains the canonical linkage key for symptom-based thresholding and KR tracking.</w:t>
      </w:r>
    </w:p>
    <w:p w14:paraId="0B651FD7" w14:textId="007C4E21" w:rsidR="002F2DB8" w:rsidRPr="009B037E" w:rsidRDefault="002F2DB8" w:rsidP="00F45909">
      <w:pPr>
        <w:pStyle w:val="Heading2"/>
        <w:numPr>
          <w:ilvl w:val="1"/>
          <w:numId w:val="9"/>
        </w:numPr>
        <w:rPr>
          <w:rFonts w:ascii="Calibri" w:eastAsia="Times New Roman" w:hAnsi="Calibri" w:cs="Calibri"/>
          <w:b/>
          <w:bCs/>
          <w:sz w:val="20"/>
          <w:szCs w:val="20"/>
        </w:rPr>
      </w:pPr>
      <w:bookmarkStart w:id="350" w:name="_Toc228300279"/>
      <w:r w:rsidRPr="009B037E">
        <w:rPr>
          <w:rFonts w:ascii="Calibri" w:eastAsia="Times New Roman" w:hAnsi="Calibri" w:cs="Calibri"/>
          <w:b/>
          <w:bCs/>
          <w:sz w:val="20"/>
          <w:szCs w:val="20"/>
        </w:rPr>
        <w:t xml:space="preserve">Symptom </w:t>
      </w:r>
      <w:r w:rsidR="003C57A7" w:rsidRPr="009B037E">
        <w:rPr>
          <w:rFonts w:ascii="Calibri" w:eastAsia="Times New Roman" w:hAnsi="Calibri" w:cs="Calibri"/>
          <w:b/>
          <w:bCs/>
          <w:sz w:val="20"/>
          <w:szCs w:val="20"/>
        </w:rPr>
        <w:t>Template</w:t>
      </w:r>
      <w:r w:rsidRPr="009B037E">
        <w:rPr>
          <w:rFonts w:ascii="Calibri" w:eastAsia="Times New Roman" w:hAnsi="Calibri" w:cs="Calibri"/>
          <w:b/>
          <w:bCs/>
          <w:sz w:val="20"/>
          <w:szCs w:val="20"/>
        </w:rPr>
        <w:t xml:space="preserve"> Rules</w:t>
      </w:r>
      <w:bookmarkEnd w:id="350"/>
    </w:p>
    <w:p w14:paraId="4346C9AC" w14:textId="77777777" w:rsidR="000008D9" w:rsidRPr="000008D9" w:rsidRDefault="000008D9" w:rsidP="000008D9">
      <w:pPr>
        <w:numPr>
          <w:ilvl w:val="0"/>
          <w:numId w:val="7"/>
        </w:numPr>
        <w:tabs>
          <w:tab w:val="clear" w:pos="720"/>
          <w:tab w:val="num" w:pos="1125"/>
        </w:tabs>
        <w:ind w:left="1125"/>
        <w:textAlignment w:val="center"/>
        <w:rPr>
          <w:rFonts w:ascii="Calibri" w:hAnsi="Calibri" w:cs="Calibri"/>
          <w:sz w:val="18"/>
          <w:szCs w:val="18"/>
        </w:rPr>
      </w:pPr>
      <w:r w:rsidRPr="000008D9">
        <w:rPr>
          <w:rFonts w:ascii="Calibri" w:hAnsi="Calibri" w:cs="Calibri"/>
          <w:sz w:val="18"/>
          <w:szCs w:val="18"/>
        </w:rPr>
        <w:t>A Symptom Template may be linked to Monitoring Template, Goal Template, Care Plan, or OKR/KR where applicable.</w:t>
      </w:r>
    </w:p>
    <w:p w14:paraId="7D5AE4A7" w14:textId="1F650A18" w:rsidR="005951D2" w:rsidRPr="005951D2" w:rsidRDefault="005951D2" w:rsidP="00EF6E57">
      <w:pPr>
        <w:numPr>
          <w:ilvl w:val="0"/>
          <w:numId w:val="7"/>
        </w:numPr>
        <w:tabs>
          <w:tab w:val="clear" w:pos="720"/>
          <w:tab w:val="num" w:pos="1125"/>
        </w:tabs>
        <w:ind w:left="1125"/>
        <w:textAlignment w:val="center"/>
        <w:rPr>
          <w:rFonts w:ascii="Calibri" w:hAnsi="Calibri" w:cs="Calibri"/>
          <w:sz w:val="18"/>
          <w:szCs w:val="18"/>
        </w:rPr>
      </w:pPr>
      <w:r w:rsidRPr="005951D2">
        <w:rPr>
          <w:rFonts w:ascii="Calibri" w:hAnsi="Calibri" w:cs="Calibri"/>
          <w:sz w:val="18"/>
          <w:szCs w:val="18"/>
        </w:rPr>
        <w:t xml:space="preserve">A Symptom Template is linked to a KR as a whole template, not at individual question-to-KR level. </w:t>
      </w:r>
    </w:p>
    <w:p w14:paraId="2302D9F9" w14:textId="58DCFE12" w:rsidR="005951D2" w:rsidRPr="005951D2" w:rsidRDefault="005951D2" w:rsidP="00EF6E57">
      <w:pPr>
        <w:numPr>
          <w:ilvl w:val="0"/>
          <w:numId w:val="7"/>
        </w:numPr>
        <w:tabs>
          <w:tab w:val="clear" w:pos="720"/>
          <w:tab w:val="num" w:pos="1125"/>
        </w:tabs>
        <w:ind w:left="1125"/>
        <w:textAlignment w:val="center"/>
        <w:rPr>
          <w:rFonts w:ascii="Calibri" w:hAnsi="Calibri" w:cs="Calibri"/>
          <w:sz w:val="18"/>
          <w:szCs w:val="18"/>
        </w:rPr>
      </w:pPr>
      <w:r w:rsidRPr="005951D2">
        <w:rPr>
          <w:rFonts w:ascii="Calibri" w:hAnsi="Calibri" w:cs="Calibri"/>
          <w:sz w:val="18"/>
          <w:szCs w:val="18"/>
        </w:rPr>
        <w:t>Threshold linkage, where supported, is resolved using QuestionCode</w:t>
      </w:r>
      <w:r w:rsidR="000008D9">
        <w:rPr>
          <w:rFonts w:ascii="Calibri" w:hAnsi="Calibri" w:cs="Calibri"/>
          <w:sz w:val="18"/>
          <w:szCs w:val="18"/>
        </w:rPr>
        <w:t xml:space="preserve"> </w:t>
      </w:r>
      <w:r w:rsidR="000008D9" w:rsidRPr="000008D9">
        <w:rPr>
          <w:rFonts w:ascii="Calibri" w:hAnsi="Calibri" w:cs="Calibri"/>
          <w:sz w:val="18"/>
          <w:szCs w:val="18"/>
        </w:rPr>
        <w:t>through AppliesToType + LinkedEntityCode</w:t>
      </w:r>
      <w:r w:rsidR="000008D9">
        <w:rPr>
          <w:rFonts w:ascii="Calibri" w:hAnsi="Calibri" w:cs="Calibri"/>
          <w:sz w:val="18"/>
          <w:szCs w:val="18"/>
        </w:rPr>
        <w:t>.</w:t>
      </w:r>
    </w:p>
    <w:p w14:paraId="3F70F050" w14:textId="13ABACD0" w:rsidR="005951D2" w:rsidRPr="005951D2" w:rsidRDefault="005951D2" w:rsidP="00EF6E57">
      <w:pPr>
        <w:numPr>
          <w:ilvl w:val="0"/>
          <w:numId w:val="7"/>
        </w:numPr>
        <w:tabs>
          <w:tab w:val="clear" w:pos="720"/>
          <w:tab w:val="num" w:pos="1125"/>
        </w:tabs>
        <w:ind w:left="1125"/>
        <w:textAlignment w:val="center"/>
        <w:rPr>
          <w:rFonts w:ascii="Calibri" w:hAnsi="Calibri" w:cs="Calibri"/>
          <w:sz w:val="18"/>
          <w:szCs w:val="18"/>
        </w:rPr>
      </w:pPr>
      <w:r w:rsidRPr="005951D2">
        <w:rPr>
          <w:rFonts w:ascii="Calibri" w:hAnsi="Calibri" w:cs="Calibri"/>
          <w:sz w:val="18"/>
          <w:szCs w:val="18"/>
        </w:rPr>
        <w:t xml:space="preserve">Symptom Template does not store direct Threshold Template references. </w:t>
      </w:r>
    </w:p>
    <w:p w14:paraId="6ABFF225" w14:textId="515CD7D5" w:rsidR="005951D2" w:rsidRPr="005951D2" w:rsidRDefault="005951D2" w:rsidP="00EF6E57">
      <w:pPr>
        <w:numPr>
          <w:ilvl w:val="0"/>
          <w:numId w:val="7"/>
        </w:numPr>
        <w:tabs>
          <w:tab w:val="clear" w:pos="720"/>
          <w:tab w:val="num" w:pos="1125"/>
        </w:tabs>
        <w:ind w:left="1125"/>
        <w:textAlignment w:val="center"/>
        <w:rPr>
          <w:rFonts w:ascii="Calibri" w:hAnsi="Calibri" w:cs="Calibri"/>
          <w:sz w:val="18"/>
          <w:szCs w:val="18"/>
        </w:rPr>
      </w:pPr>
      <w:r w:rsidRPr="005951D2">
        <w:rPr>
          <w:rFonts w:ascii="Calibri" w:hAnsi="Calibri" w:cs="Calibri"/>
          <w:sz w:val="18"/>
          <w:szCs w:val="18"/>
        </w:rPr>
        <w:t xml:space="preserve">Reminder configuration is defined at question level when ReminderEnabled = True. </w:t>
      </w:r>
    </w:p>
    <w:p w14:paraId="4285886D" w14:textId="31A615F7" w:rsidR="000008D9" w:rsidRPr="000008D9" w:rsidRDefault="000008D9" w:rsidP="000B2097">
      <w:pPr>
        <w:numPr>
          <w:ilvl w:val="0"/>
          <w:numId w:val="7"/>
        </w:numPr>
        <w:tabs>
          <w:tab w:val="clear" w:pos="720"/>
          <w:tab w:val="num" w:pos="1125"/>
        </w:tabs>
        <w:ind w:left="1125"/>
        <w:textAlignment w:val="center"/>
        <w:rPr>
          <w:rFonts w:ascii="Calibri" w:hAnsi="Calibri" w:cs="Calibri"/>
          <w:sz w:val="18"/>
          <w:szCs w:val="18"/>
        </w:rPr>
      </w:pPr>
      <w:r w:rsidRPr="000008D9">
        <w:rPr>
          <w:rFonts w:ascii="Calibri" w:hAnsi="Calibri" w:cs="Calibri"/>
          <w:sz w:val="18"/>
          <w:szCs w:val="18"/>
        </w:rPr>
        <w:t>Symptom Template provides structured input collection only; downstream services determine how responses are used for monitoring, goal progress, alerting, or workflow.</w:t>
      </w:r>
    </w:p>
    <w:p w14:paraId="24CF351A" w14:textId="375F6F25" w:rsidR="00DC20CA" w:rsidRPr="00DC20CA" w:rsidRDefault="00DC20CA" w:rsidP="00DC20CA">
      <w:pPr>
        <w:ind w:left="405"/>
        <w:rPr>
          <w:rFonts w:ascii="Calibri" w:hAnsi="Calibri" w:cs="Calibri"/>
          <w:sz w:val="18"/>
          <w:szCs w:val="18"/>
        </w:rPr>
      </w:pPr>
    </w:p>
    <w:p w14:paraId="3C34DC18" w14:textId="2088BA99" w:rsidR="00DC20CA" w:rsidRPr="009B037E" w:rsidRDefault="00DC20CA" w:rsidP="00F45909">
      <w:pPr>
        <w:pStyle w:val="Heading2"/>
        <w:numPr>
          <w:ilvl w:val="1"/>
          <w:numId w:val="9"/>
        </w:numPr>
        <w:rPr>
          <w:rFonts w:ascii="Calibri" w:hAnsi="Calibri" w:cs="Calibri"/>
          <w:b/>
          <w:bCs/>
          <w:sz w:val="20"/>
          <w:szCs w:val="20"/>
        </w:rPr>
      </w:pPr>
      <w:bookmarkStart w:id="351" w:name="_Toc228300280"/>
      <w:r w:rsidRPr="009B037E">
        <w:rPr>
          <w:rFonts w:ascii="Calibri" w:eastAsia="Times New Roman" w:hAnsi="Calibri" w:cs="Calibri"/>
          <w:b/>
          <w:bCs/>
          <w:sz w:val="20"/>
          <w:szCs w:val="20"/>
        </w:rPr>
        <w:t>Downstream Control Defaults for Symptom Template</w:t>
      </w:r>
      <w:bookmarkEnd w:id="351"/>
    </w:p>
    <w:p w14:paraId="52EC60A8" w14:textId="77777777" w:rsidR="00DC20CA" w:rsidRPr="00DC20CA" w:rsidRDefault="00DC20CA" w:rsidP="00DC20CA">
      <w:pPr>
        <w:ind w:left="405"/>
        <w:rPr>
          <w:rFonts w:ascii="Calibri" w:hAnsi="Calibri" w:cs="Calibri"/>
          <w:sz w:val="18"/>
          <w:szCs w:val="18"/>
        </w:rPr>
      </w:pPr>
      <w:r w:rsidRPr="00DC20CA">
        <w:rPr>
          <w:rFonts w:ascii="Calibri" w:hAnsi="Calibri" w:cs="Calibri"/>
          <w:sz w:val="18"/>
          <w:szCs w:val="18"/>
        </w:rPr>
        <w:t>For Symptom Template:</w:t>
      </w:r>
    </w:p>
    <w:p w14:paraId="5144E200" w14:textId="77777777" w:rsidR="00DC20CA" w:rsidRPr="00DC20CA" w:rsidRDefault="00DC20CA" w:rsidP="007725E1">
      <w:pPr>
        <w:numPr>
          <w:ilvl w:val="0"/>
          <w:numId w:val="54"/>
        </w:numPr>
        <w:rPr>
          <w:rFonts w:ascii="Calibri" w:hAnsi="Calibri" w:cs="Calibri"/>
          <w:sz w:val="18"/>
          <w:szCs w:val="18"/>
        </w:rPr>
      </w:pPr>
      <w:r w:rsidRPr="00DC20CA">
        <w:rPr>
          <w:rFonts w:ascii="Calibri" w:hAnsi="Calibri" w:cs="Calibri"/>
          <w:sz w:val="18"/>
          <w:szCs w:val="18"/>
        </w:rPr>
        <w:t xml:space="preserve">each question is treated as an </w:t>
      </w:r>
      <w:r w:rsidRPr="00DC20CA">
        <w:rPr>
          <w:rFonts w:ascii="Calibri" w:hAnsi="Calibri" w:cs="Calibri"/>
          <w:b/>
          <w:bCs/>
          <w:sz w:val="18"/>
          <w:szCs w:val="18"/>
        </w:rPr>
        <w:t>Entry</w:t>
      </w:r>
      <w:r w:rsidRPr="00DC20CA">
        <w:rPr>
          <w:rFonts w:ascii="Calibri" w:hAnsi="Calibri" w:cs="Calibri"/>
          <w:sz w:val="18"/>
          <w:szCs w:val="18"/>
        </w:rPr>
        <w:t xml:space="preserve"> within the Symptom Template </w:t>
      </w:r>
    </w:p>
    <w:p w14:paraId="5A9EF317" w14:textId="77777777" w:rsidR="00DC20CA" w:rsidRPr="00DC20CA" w:rsidRDefault="00DC20CA" w:rsidP="007725E1">
      <w:pPr>
        <w:numPr>
          <w:ilvl w:val="0"/>
          <w:numId w:val="54"/>
        </w:numPr>
        <w:rPr>
          <w:rFonts w:ascii="Calibri" w:hAnsi="Calibri" w:cs="Calibri"/>
          <w:sz w:val="18"/>
          <w:szCs w:val="18"/>
        </w:rPr>
      </w:pPr>
      <w:r w:rsidRPr="00DC20CA">
        <w:rPr>
          <w:rFonts w:ascii="Calibri" w:hAnsi="Calibri" w:cs="Calibri"/>
          <w:sz w:val="18"/>
          <w:szCs w:val="18"/>
        </w:rPr>
        <w:t xml:space="preserve">selected values for metadata-backed question options are treated as </w:t>
      </w:r>
      <w:r w:rsidRPr="00DC20CA">
        <w:rPr>
          <w:rFonts w:ascii="Calibri" w:hAnsi="Calibri" w:cs="Calibri"/>
          <w:b/>
          <w:bCs/>
          <w:sz w:val="18"/>
          <w:szCs w:val="18"/>
        </w:rPr>
        <w:t>Values</w:t>
      </w:r>
      <w:r w:rsidRPr="00DC20CA">
        <w:rPr>
          <w:rFonts w:ascii="Calibri" w:hAnsi="Calibri" w:cs="Calibri"/>
          <w:sz w:val="18"/>
          <w:szCs w:val="18"/>
        </w:rPr>
        <w:t xml:space="preserve"> </w:t>
      </w:r>
    </w:p>
    <w:p w14:paraId="1EE09213" w14:textId="77777777" w:rsidR="00DC20CA" w:rsidRPr="009B037E" w:rsidRDefault="00DC20CA" w:rsidP="00DC20CA">
      <w:pPr>
        <w:ind w:left="405"/>
        <w:rPr>
          <w:rFonts w:ascii="Calibri" w:hAnsi="Calibri" w:cs="Calibri"/>
          <w:sz w:val="18"/>
          <w:szCs w:val="18"/>
        </w:rPr>
      </w:pPr>
      <w:r w:rsidRPr="00DC20CA">
        <w:rPr>
          <w:rFonts w:ascii="Calibri" w:hAnsi="Calibri" w:cs="Calibri"/>
          <w:sz w:val="18"/>
          <w:szCs w:val="18"/>
        </w:rPr>
        <w:t>Default downstream behavior for Symptom Template questions:</w:t>
      </w:r>
    </w:p>
    <w:p w14:paraId="132FF2CA" w14:textId="77777777" w:rsidR="009F6F00" w:rsidRPr="00DC20CA" w:rsidRDefault="009F6F00" w:rsidP="00DC20CA">
      <w:pPr>
        <w:ind w:left="405"/>
        <w:rPr>
          <w:rFonts w:ascii="Calibri" w:hAnsi="Calibri" w:cs="Calibri"/>
          <w:sz w:val="18"/>
          <w:szCs w:val="18"/>
        </w:rPr>
      </w:pPr>
    </w:p>
    <w:tbl>
      <w:tblPr>
        <w:tblStyle w:val="TableGrid"/>
        <w:tblW w:w="9350" w:type="dxa"/>
        <w:tblInd w:w="607" w:type="dxa"/>
        <w:tblLook w:val="04A0" w:firstRow="1" w:lastRow="0" w:firstColumn="1" w:lastColumn="0" w:noHBand="0" w:noVBand="1"/>
      </w:tblPr>
      <w:tblGrid>
        <w:gridCol w:w="2231"/>
        <w:gridCol w:w="963"/>
        <w:gridCol w:w="1146"/>
        <w:gridCol w:w="1065"/>
        <w:gridCol w:w="713"/>
        <w:gridCol w:w="1301"/>
        <w:gridCol w:w="1931"/>
      </w:tblGrid>
      <w:tr w:rsidR="00710E6B" w:rsidRPr="009B037E" w14:paraId="10B079CC" w14:textId="77777777" w:rsidTr="00DC20CA">
        <w:tc>
          <w:tcPr>
            <w:tcW w:w="0" w:type="auto"/>
            <w:hideMark/>
          </w:tcPr>
          <w:p w14:paraId="285098C7" w14:textId="77777777" w:rsidR="00DC20CA" w:rsidRPr="009B037E" w:rsidRDefault="00DC20CA" w:rsidP="00A559B7">
            <w:pPr>
              <w:rPr>
                <w:rFonts w:ascii="Calibri" w:hAnsi="Calibri" w:cs="Calibri"/>
                <w:b/>
                <w:bCs/>
                <w:sz w:val="18"/>
                <w:szCs w:val="18"/>
              </w:rPr>
            </w:pPr>
            <w:r w:rsidRPr="009B037E">
              <w:rPr>
                <w:rFonts w:ascii="Calibri" w:hAnsi="Calibri" w:cs="Calibri"/>
                <w:b/>
                <w:bCs/>
                <w:sz w:val="18"/>
                <w:szCs w:val="18"/>
              </w:rPr>
              <w:t>Control Target</w:t>
            </w:r>
          </w:p>
        </w:tc>
        <w:tc>
          <w:tcPr>
            <w:tcW w:w="0" w:type="auto"/>
            <w:hideMark/>
          </w:tcPr>
          <w:p w14:paraId="3701D4C6" w14:textId="77777777" w:rsidR="00DC20CA" w:rsidRPr="009B037E" w:rsidRDefault="00DC20CA" w:rsidP="00A559B7">
            <w:pPr>
              <w:rPr>
                <w:rFonts w:ascii="Calibri" w:hAnsi="Calibri" w:cs="Calibri"/>
                <w:b/>
                <w:bCs/>
                <w:sz w:val="18"/>
                <w:szCs w:val="18"/>
              </w:rPr>
            </w:pPr>
            <w:r w:rsidRPr="009B037E">
              <w:rPr>
                <w:rFonts w:ascii="Calibri" w:hAnsi="Calibri" w:cs="Calibri"/>
                <w:b/>
                <w:bCs/>
                <w:sz w:val="18"/>
                <w:szCs w:val="18"/>
              </w:rPr>
              <w:t>Add</w:t>
            </w:r>
          </w:p>
        </w:tc>
        <w:tc>
          <w:tcPr>
            <w:tcW w:w="0" w:type="auto"/>
            <w:hideMark/>
          </w:tcPr>
          <w:p w14:paraId="5C4C7889" w14:textId="77777777" w:rsidR="00DC20CA" w:rsidRPr="009B037E" w:rsidRDefault="00DC20CA" w:rsidP="00A559B7">
            <w:pPr>
              <w:rPr>
                <w:rFonts w:ascii="Calibri" w:hAnsi="Calibri" w:cs="Calibri"/>
                <w:b/>
                <w:bCs/>
                <w:sz w:val="18"/>
                <w:szCs w:val="18"/>
              </w:rPr>
            </w:pPr>
            <w:r w:rsidRPr="009B037E">
              <w:rPr>
                <w:rFonts w:ascii="Calibri" w:hAnsi="Calibri" w:cs="Calibri"/>
                <w:b/>
                <w:bCs/>
                <w:sz w:val="18"/>
                <w:szCs w:val="18"/>
              </w:rPr>
              <w:t>Remove</w:t>
            </w:r>
          </w:p>
        </w:tc>
        <w:tc>
          <w:tcPr>
            <w:tcW w:w="0" w:type="auto"/>
            <w:hideMark/>
          </w:tcPr>
          <w:p w14:paraId="7CB8F9FB" w14:textId="77777777" w:rsidR="00DC20CA" w:rsidRPr="009B037E" w:rsidRDefault="00DC20CA" w:rsidP="00A559B7">
            <w:pPr>
              <w:rPr>
                <w:rFonts w:ascii="Calibri" w:hAnsi="Calibri" w:cs="Calibri"/>
                <w:b/>
                <w:bCs/>
                <w:sz w:val="18"/>
                <w:szCs w:val="18"/>
              </w:rPr>
            </w:pPr>
            <w:r w:rsidRPr="009B037E">
              <w:rPr>
                <w:rFonts w:ascii="Calibri" w:hAnsi="Calibri" w:cs="Calibri"/>
                <w:b/>
                <w:bCs/>
                <w:sz w:val="18"/>
                <w:szCs w:val="18"/>
              </w:rPr>
              <w:t>Update</w:t>
            </w:r>
          </w:p>
        </w:tc>
        <w:tc>
          <w:tcPr>
            <w:tcW w:w="0" w:type="auto"/>
            <w:hideMark/>
          </w:tcPr>
          <w:p w14:paraId="5F5B06B2" w14:textId="77777777" w:rsidR="00DC20CA" w:rsidRPr="009B037E" w:rsidRDefault="00DC20CA" w:rsidP="00A559B7">
            <w:pPr>
              <w:rPr>
                <w:rFonts w:ascii="Calibri" w:hAnsi="Calibri" w:cs="Calibri"/>
                <w:b/>
                <w:bCs/>
                <w:sz w:val="18"/>
                <w:szCs w:val="18"/>
              </w:rPr>
            </w:pPr>
            <w:r w:rsidRPr="009B037E">
              <w:rPr>
                <w:rFonts w:ascii="Calibri" w:hAnsi="Calibri" w:cs="Calibri"/>
                <w:b/>
                <w:bCs/>
                <w:sz w:val="18"/>
                <w:szCs w:val="18"/>
              </w:rPr>
              <w:t>Min</w:t>
            </w:r>
          </w:p>
        </w:tc>
        <w:tc>
          <w:tcPr>
            <w:tcW w:w="0" w:type="auto"/>
            <w:hideMark/>
          </w:tcPr>
          <w:p w14:paraId="421CC5E3" w14:textId="77777777" w:rsidR="00DC20CA" w:rsidRPr="009B037E" w:rsidRDefault="00DC20CA" w:rsidP="00A559B7">
            <w:pPr>
              <w:rPr>
                <w:rFonts w:ascii="Calibri" w:hAnsi="Calibri" w:cs="Calibri"/>
                <w:b/>
                <w:bCs/>
                <w:sz w:val="18"/>
                <w:szCs w:val="18"/>
              </w:rPr>
            </w:pPr>
            <w:r w:rsidRPr="009B037E">
              <w:rPr>
                <w:rFonts w:ascii="Calibri" w:hAnsi="Calibri" w:cs="Calibri"/>
                <w:b/>
                <w:bCs/>
                <w:sz w:val="18"/>
                <w:szCs w:val="18"/>
              </w:rPr>
              <w:t>Max</w:t>
            </w:r>
          </w:p>
        </w:tc>
        <w:tc>
          <w:tcPr>
            <w:tcW w:w="0" w:type="auto"/>
            <w:hideMark/>
          </w:tcPr>
          <w:p w14:paraId="64E06C88" w14:textId="77777777" w:rsidR="00DC20CA" w:rsidRPr="009B037E" w:rsidRDefault="00DC20CA" w:rsidP="00A559B7">
            <w:pPr>
              <w:rPr>
                <w:rFonts w:ascii="Calibri" w:hAnsi="Calibri" w:cs="Calibri"/>
                <w:b/>
                <w:bCs/>
                <w:sz w:val="18"/>
                <w:szCs w:val="18"/>
              </w:rPr>
            </w:pPr>
            <w:r w:rsidRPr="009B037E">
              <w:rPr>
                <w:rFonts w:ascii="Calibri" w:hAnsi="Calibri" w:cs="Calibri"/>
                <w:b/>
                <w:bCs/>
                <w:sz w:val="18"/>
                <w:szCs w:val="18"/>
              </w:rPr>
              <w:t>MetadataMode</w:t>
            </w:r>
          </w:p>
        </w:tc>
      </w:tr>
      <w:tr w:rsidR="00710E6B" w:rsidRPr="009B037E" w14:paraId="23E0702C" w14:textId="77777777" w:rsidTr="00DC20CA">
        <w:tc>
          <w:tcPr>
            <w:tcW w:w="0" w:type="auto"/>
            <w:hideMark/>
          </w:tcPr>
          <w:p w14:paraId="5D3D3929" w14:textId="77777777" w:rsidR="00DC20CA" w:rsidRPr="00DC20CA" w:rsidRDefault="00DC20CA" w:rsidP="00A559B7">
            <w:pPr>
              <w:rPr>
                <w:rFonts w:ascii="Calibri" w:hAnsi="Calibri" w:cs="Calibri"/>
                <w:sz w:val="18"/>
                <w:szCs w:val="18"/>
              </w:rPr>
            </w:pPr>
            <w:r w:rsidRPr="00DC20CA">
              <w:rPr>
                <w:rFonts w:ascii="Calibri" w:hAnsi="Calibri" w:cs="Calibri"/>
                <w:sz w:val="18"/>
                <w:szCs w:val="18"/>
              </w:rPr>
              <w:t>Question</w:t>
            </w:r>
          </w:p>
        </w:tc>
        <w:tc>
          <w:tcPr>
            <w:tcW w:w="0" w:type="auto"/>
            <w:hideMark/>
          </w:tcPr>
          <w:p w14:paraId="10C6C0A0" w14:textId="77777777" w:rsidR="00DC20CA" w:rsidRPr="00DC20CA" w:rsidRDefault="00DC20CA" w:rsidP="00A559B7">
            <w:pPr>
              <w:rPr>
                <w:rFonts w:ascii="Calibri" w:hAnsi="Calibri" w:cs="Calibri"/>
                <w:sz w:val="18"/>
                <w:szCs w:val="18"/>
              </w:rPr>
            </w:pPr>
            <w:r w:rsidRPr="00DC20CA">
              <w:rPr>
                <w:rFonts w:ascii="Calibri" w:hAnsi="Calibri" w:cs="Calibri"/>
                <w:sz w:val="18"/>
                <w:szCs w:val="18"/>
              </w:rPr>
              <w:t>Admin</w:t>
            </w:r>
          </w:p>
        </w:tc>
        <w:tc>
          <w:tcPr>
            <w:tcW w:w="0" w:type="auto"/>
            <w:hideMark/>
          </w:tcPr>
          <w:p w14:paraId="33D86EBA" w14:textId="77777777" w:rsidR="00DC20CA" w:rsidRPr="00DC20CA" w:rsidRDefault="00DC20CA" w:rsidP="00A559B7">
            <w:pPr>
              <w:rPr>
                <w:rFonts w:ascii="Calibri" w:hAnsi="Calibri" w:cs="Calibri"/>
                <w:sz w:val="18"/>
                <w:szCs w:val="18"/>
              </w:rPr>
            </w:pPr>
            <w:r w:rsidRPr="00DC20CA">
              <w:rPr>
                <w:rFonts w:ascii="Calibri" w:hAnsi="Calibri" w:cs="Calibri"/>
                <w:sz w:val="18"/>
                <w:szCs w:val="18"/>
              </w:rPr>
              <w:t>Admin</w:t>
            </w:r>
          </w:p>
        </w:tc>
        <w:tc>
          <w:tcPr>
            <w:tcW w:w="0" w:type="auto"/>
            <w:hideMark/>
          </w:tcPr>
          <w:p w14:paraId="111C9CAE" w14:textId="77777777" w:rsidR="00DC20CA" w:rsidRPr="00DC20CA" w:rsidRDefault="00DC20CA" w:rsidP="00A559B7">
            <w:pPr>
              <w:rPr>
                <w:rFonts w:ascii="Calibri" w:hAnsi="Calibri" w:cs="Calibri"/>
                <w:sz w:val="18"/>
                <w:szCs w:val="18"/>
              </w:rPr>
            </w:pPr>
            <w:r w:rsidRPr="00DC20CA">
              <w:rPr>
                <w:rFonts w:ascii="Calibri" w:hAnsi="Calibri" w:cs="Calibri"/>
                <w:sz w:val="18"/>
                <w:szCs w:val="18"/>
              </w:rPr>
              <w:t>Admin</w:t>
            </w:r>
          </w:p>
        </w:tc>
        <w:tc>
          <w:tcPr>
            <w:tcW w:w="0" w:type="auto"/>
            <w:hideMark/>
          </w:tcPr>
          <w:p w14:paraId="11B38127" w14:textId="77777777" w:rsidR="00DC20CA" w:rsidRPr="00DC20CA" w:rsidRDefault="00DC20CA" w:rsidP="00A559B7">
            <w:pPr>
              <w:rPr>
                <w:rFonts w:ascii="Calibri" w:hAnsi="Calibri" w:cs="Calibri"/>
                <w:sz w:val="18"/>
                <w:szCs w:val="18"/>
              </w:rPr>
            </w:pPr>
            <w:r w:rsidRPr="00DC20CA">
              <w:rPr>
                <w:rFonts w:ascii="Calibri" w:hAnsi="Calibri" w:cs="Calibri"/>
                <w:sz w:val="18"/>
                <w:szCs w:val="18"/>
              </w:rPr>
              <w:t>0</w:t>
            </w:r>
          </w:p>
        </w:tc>
        <w:tc>
          <w:tcPr>
            <w:tcW w:w="0" w:type="auto"/>
            <w:hideMark/>
          </w:tcPr>
          <w:p w14:paraId="2E6E62A7" w14:textId="77777777" w:rsidR="00DC20CA" w:rsidRPr="00DC20CA" w:rsidRDefault="00DC20CA" w:rsidP="00A559B7">
            <w:pPr>
              <w:rPr>
                <w:rFonts w:ascii="Calibri" w:hAnsi="Calibri" w:cs="Calibri"/>
                <w:sz w:val="18"/>
                <w:szCs w:val="18"/>
              </w:rPr>
            </w:pPr>
            <w:r w:rsidRPr="00DC20CA">
              <w:rPr>
                <w:rFonts w:ascii="Calibri" w:hAnsi="Calibri" w:cs="Calibri"/>
                <w:sz w:val="18"/>
                <w:szCs w:val="18"/>
              </w:rPr>
              <w:t>100</w:t>
            </w:r>
          </w:p>
        </w:tc>
        <w:tc>
          <w:tcPr>
            <w:tcW w:w="0" w:type="auto"/>
            <w:hideMark/>
          </w:tcPr>
          <w:p w14:paraId="5BCB5DF5" w14:textId="77777777" w:rsidR="00DC20CA" w:rsidRPr="00DC20CA" w:rsidRDefault="00DC20CA" w:rsidP="00A559B7">
            <w:pPr>
              <w:rPr>
                <w:rFonts w:ascii="Calibri" w:hAnsi="Calibri" w:cs="Calibri"/>
                <w:sz w:val="18"/>
                <w:szCs w:val="18"/>
              </w:rPr>
            </w:pPr>
            <w:r w:rsidRPr="00DC20CA">
              <w:rPr>
                <w:rFonts w:ascii="Calibri" w:hAnsi="Calibri" w:cs="Calibri"/>
                <w:sz w:val="18"/>
                <w:szCs w:val="18"/>
              </w:rPr>
              <w:t>Fixed</w:t>
            </w:r>
          </w:p>
        </w:tc>
      </w:tr>
      <w:tr w:rsidR="00710E6B" w:rsidRPr="009B037E" w14:paraId="529347ED" w14:textId="77777777" w:rsidTr="00DC20CA">
        <w:tc>
          <w:tcPr>
            <w:tcW w:w="0" w:type="auto"/>
            <w:hideMark/>
          </w:tcPr>
          <w:p w14:paraId="743C1E99" w14:textId="77777777" w:rsidR="00DC20CA" w:rsidRPr="00DC20CA" w:rsidRDefault="00DC20CA" w:rsidP="00A559B7">
            <w:pPr>
              <w:rPr>
                <w:rFonts w:ascii="Calibri" w:hAnsi="Calibri" w:cs="Calibri"/>
                <w:sz w:val="18"/>
                <w:szCs w:val="18"/>
              </w:rPr>
            </w:pPr>
            <w:r w:rsidRPr="00DC20CA">
              <w:rPr>
                <w:rFonts w:ascii="Calibri" w:hAnsi="Calibri" w:cs="Calibri"/>
                <w:sz w:val="18"/>
                <w:szCs w:val="18"/>
              </w:rPr>
              <w:t>Question Value Set</w:t>
            </w:r>
          </w:p>
        </w:tc>
        <w:tc>
          <w:tcPr>
            <w:tcW w:w="0" w:type="auto"/>
            <w:hideMark/>
          </w:tcPr>
          <w:p w14:paraId="416ED2E3" w14:textId="77777777" w:rsidR="00DC20CA" w:rsidRPr="00DC20CA" w:rsidRDefault="00DC20CA" w:rsidP="00A559B7">
            <w:pPr>
              <w:rPr>
                <w:rFonts w:ascii="Calibri" w:hAnsi="Calibri" w:cs="Calibri"/>
                <w:sz w:val="18"/>
                <w:szCs w:val="18"/>
              </w:rPr>
            </w:pPr>
            <w:r w:rsidRPr="00DC20CA">
              <w:rPr>
                <w:rFonts w:ascii="Calibri" w:hAnsi="Calibri" w:cs="Calibri"/>
                <w:sz w:val="18"/>
                <w:szCs w:val="18"/>
              </w:rPr>
              <w:t>No</w:t>
            </w:r>
          </w:p>
        </w:tc>
        <w:tc>
          <w:tcPr>
            <w:tcW w:w="0" w:type="auto"/>
            <w:hideMark/>
          </w:tcPr>
          <w:p w14:paraId="539D1951" w14:textId="77777777" w:rsidR="00DC20CA" w:rsidRPr="00DC20CA" w:rsidRDefault="00DC20CA" w:rsidP="00A559B7">
            <w:pPr>
              <w:rPr>
                <w:rFonts w:ascii="Calibri" w:hAnsi="Calibri" w:cs="Calibri"/>
                <w:sz w:val="18"/>
                <w:szCs w:val="18"/>
              </w:rPr>
            </w:pPr>
            <w:r w:rsidRPr="00DC20CA">
              <w:rPr>
                <w:rFonts w:ascii="Calibri" w:hAnsi="Calibri" w:cs="Calibri"/>
                <w:sz w:val="18"/>
                <w:szCs w:val="18"/>
              </w:rPr>
              <w:t>No</w:t>
            </w:r>
          </w:p>
        </w:tc>
        <w:tc>
          <w:tcPr>
            <w:tcW w:w="0" w:type="auto"/>
            <w:hideMark/>
          </w:tcPr>
          <w:p w14:paraId="4CE123DF" w14:textId="77777777" w:rsidR="00DC20CA" w:rsidRPr="00DC20CA" w:rsidRDefault="00DC20CA" w:rsidP="00A559B7">
            <w:pPr>
              <w:rPr>
                <w:rFonts w:ascii="Calibri" w:hAnsi="Calibri" w:cs="Calibri"/>
                <w:sz w:val="18"/>
                <w:szCs w:val="18"/>
              </w:rPr>
            </w:pPr>
            <w:r w:rsidRPr="00DC20CA">
              <w:rPr>
                <w:rFonts w:ascii="Calibri" w:hAnsi="Calibri" w:cs="Calibri"/>
                <w:sz w:val="18"/>
                <w:szCs w:val="18"/>
              </w:rPr>
              <w:t>Admin</w:t>
            </w:r>
          </w:p>
        </w:tc>
        <w:tc>
          <w:tcPr>
            <w:tcW w:w="0" w:type="auto"/>
            <w:hideMark/>
          </w:tcPr>
          <w:p w14:paraId="742A0DFB" w14:textId="77777777" w:rsidR="00DC20CA" w:rsidRPr="00DC20CA" w:rsidRDefault="00DC20CA" w:rsidP="00A559B7">
            <w:pPr>
              <w:rPr>
                <w:rFonts w:ascii="Calibri" w:hAnsi="Calibri" w:cs="Calibri"/>
                <w:sz w:val="18"/>
                <w:szCs w:val="18"/>
              </w:rPr>
            </w:pPr>
            <w:r w:rsidRPr="00DC20CA">
              <w:rPr>
                <w:rFonts w:ascii="Calibri" w:hAnsi="Calibri" w:cs="Calibri"/>
                <w:sz w:val="18"/>
                <w:szCs w:val="18"/>
              </w:rPr>
              <w:t>0</w:t>
            </w:r>
          </w:p>
        </w:tc>
        <w:tc>
          <w:tcPr>
            <w:tcW w:w="0" w:type="auto"/>
            <w:hideMark/>
          </w:tcPr>
          <w:p w14:paraId="0C674C93" w14:textId="77777777" w:rsidR="00DC20CA" w:rsidRPr="00DC20CA" w:rsidRDefault="00DC20CA" w:rsidP="00A559B7">
            <w:pPr>
              <w:rPr>
                <w:rFonts w:ascii="Calibri" w:hAnsi="Calibri" w:cs="Calibri"/>
                <w:sz w:val="18"/>
                <w:szCs w:val="18"/>
              </w:rPr>
            </w:pPr>
            <w:r w:rsidRPr="00DC20CA">
              <w:rPr>
                <w:rFonts w:ascii="Calibri" w:hAnsi="Calibri" w:cs="Calibri"/>
                <w:sz w:val="18"/>
                <w:szCs w:val="18"/>
              </w:rPr>
              <w:t>Unlimited</w:t>
            </w:r>
          </w:p>
        </w:tc>
        <w:tc>
          <w:tcPr>
            <w:tcW w:w="0" w:type="auto"/>
            <w:hideMark/>
          </w:tcPr>
          <w:p w14:paraId="71F15693" w14:textId="77777777" w:rsidR="00DC20CA" w:rsidRPr="00DC20CA" w:rsidRDefault="00DC20CA" w:rsidP="00A559B7">
            <w:pPr>
              <w:rPr>
                <w:rFonts w:ascii="Calibri" w:hAnsi="Calibri" w:cs="Calibri"/>
                <w:sz w:val="18"/>
                <w:szCs w:val="18"/>
              </w:rPr>
            </w:pPr>
            <w:r w:rsidRPr="00DC20CA">
              <w:rPr>
                <w:rFonts w:ascii="Calibri" w:hAnsi="Calibri" w:cs="Calibri"/>
                <w:sz w:val="18"/>
                <w:szCs w:val="18"/>
              </w:rPr>
              <w:t>Fixed</w:t>
            </w:r>
          </w:p>
        </w:tc>
      </w:tr>
    </w:tbl>
    <w:p w14:paraId="6BEAB1F8" w14:textId="77777777" w:rsidR="006932D8" w:rsidRPr="009B037E" w:rsidRDefault="006932D8" w:rsidP="006932D8">
      <w:pPr>
        <w:ind w:left="405"/>
        <w:rPr>
          <w:rFonts w:ascii="Calibri" w:hAnsi="Calibri" w:cs="Calibri"/>
          <w:sz w:val="18"/>
          <w:szCs w:val="18"/>
        </w:rPr>
      </w:pPr>
    </w:p>
    <w:p w14:paraId="25BA5B33" w14:textId="77777777" w:rsidR="006932D8" w:rsidRPr="009B037E" w:rsidRDefault="006932D8" w:rsidP="00F45909">
      <w:pPr>
        <w:pStyle w:val="Heading1"/>
        <w:numPr>
          <w:ilvl w:val="0"/>
          <w:numId w:val="9"/>
        </w:numPr>
        <w:rPr>
          <w:rFonts w:ascii="Calibri" w:eastAsia="Times New Roman" w:hAnsi="Calibri" w:cs="Calibri"/>
          <w:b/>
          <w:bCs/>
          <w:sz w:val="18"/>
          <w:szCs w:val="18"/>
        </w:rPr>
      </w:pPr>
      <w:bookmarkStart w:id="352" w:name="_Toc228300281"/>
      <w:r w:rsidRPr="009B037E">
        <w:rPr>
          <w:rFonts w:ascii="Calibri" w:eastAsia="Times New Roman" w:hAnsi="Calibri" w:cs="Calibri"/>
          <w:b/>
          <w:bCs/>
          <w:sz w:val="18"/>
          <w:szCs w:val="18"/>
        </w:rPr>
        <w:t>THRESHOLD &amp; ALERT MASTER TEMPLATE – DETAILED REQUIREMENTS</w:t>
      </w:r>
      <w:bookmarkEnd w:id="352"/>
      <w:r w:rsidRPr="009B037E">
        <w:rPr>
          <w:rFonts w:ascii="Calibri" w:eastAsia="Times New Roman" w:hAnsi="Calibri" w:cs="Calibri"/>
          <w:b/>
          <w:bCs/>
          <w:sz w:val="18"/>
          <w:szCs w:val="18"/>
        </w:rPr>
        <w:t xml:space="preserve"> </w:t>
      </w:r>
    </w:p>
    <w:p w14:paraId="794980C6" w14:textId="77777777" w:rsidR="006932D8" w:rsidRPr="009B037E" w:rsidRDefault="006932D8" w:rsidP="006932D8">
      <w:pPr>
        <w:ind w:left="405"/>
        <w:rPr>
          <w:rFonts w:ascii="Calibri" w:hAnsi="Calibri" w:cs="Calibri"/>
          <w:sz w:val="18"/>
          <w:szCs w:val="18"/>
        </w:rPr>
      </w:pPr>
      <w:r w:rsidRPr="009B037E">
        <w:rPr>
          <w:rFonts w:ascii="Calibri" w:hAnsi="Calibri" w:cs="Calibri"/>
          <w:sz w:val="18"/>
          <w:szCs w:val="18"/>
        </w:rPr>
        <w:t> </w:t>
      </w:r>
    </w:p>
    <w:p w14:paraId="4EDF740C" w14:textId="453FD55C" w:rsidR="006932D8" w:rsidRPr="009B037E" w:rsidRDefault="001810A3" w:rsidP="00F45909">
      <w:pPr>
        <w:pStyle w:val="Heading2"/>
        <w:numPr>
          <w:ilvl w:val="1"/>
          <w:numId w:val="9"/>
        </w:numPr>
        <w:rPr>
          <w:rFonts w:ascii="Calibri" w:eastAsia="Times New Roman" w:hAnsi="Calibri" w:cs="Calibri"/>
          <w:b/>
          <w:bCs/>
          <w:sz w:val="20"/>
          <w:szCs w:val="20"/>
        </w:rPr>
      </w:pPr>
      <w:bookmarkStart w:id="353" w:name="_Toc228300282"/>
      <w:r w:rsidRPr="009B037E">
        <w:rPr>
          <w:rFonts w:ascii="Calibri" w:eastAsia="Times New Roman" w:hAnsi="Calibri" w:cs="Calibri"/>
          <w:b/>
          <w:bCs/>
          <w:sz w:val="20"/>
          <w:szCs w:val="20"/>
        </w:rPr>
        <w:t>Threshold Purpose</w:t>
      </w:r>
      <w:bookmarkEnd w:id="353"/>
      <w:r w:rsidR="006932D8" w:rsidRPr="009B037E">
        <w:rPr>
          <w:rFonts w:ascii="Calibri" w:eastAsia="Times New Roman" w:hAnsi="Calibri" w:cs="Calibri"/>
          <w:b/>
          <w:bCs/>
          <w:sz w:val="20"/>
          <w:szCs w:val="20"/>
        </w:rPr>
        <w:t> </w:t>
      </w:r>
    </w:p>
    <w:p w14:paraId="2A2D7076" w14:textId="77777777" w:rsidR="001810A3" w:rsidRPr="001810A3" w:rsidRDefault="001810A3" w:rsidP="00A559B7">
      <w:pPr>
        <w:ind w:left="360"/>
        <w:rPr>
          <w:rFonts w:ascii="Calibri" w:hAnsi="Calibri" w:cs="Calibri"/>
          <w:sz w:val="18"/>
          <w:szCs w:val="18"/>
        </w:rPr>
      </w:pPr>
      <w:r w:rsidRPr="001810A3">
        <w:rPr>
          <w:rFonts w:ascii="Calibri" w:hAnsi="Calibri" w:cs="Calibri"/>
          <w:sz w:val="18"/>
          <w:szCs w:val="18"/>
        </w:rPr>
        <w:t>Threshold Template defines breach evaluation rules for supported linked entities.</w:t>
      </w:r>
    </w:p>
    <w:p w14:paraId="2C403509" w14:textId="77777777" w:rsidR="001810A3" w:rsidRPr="001810A3" w:rsidRDefault="001810A3" w:rsidP="007725E1">
      <w:pPr>
        <w:pStyle w:val="ListParagraph"/>
        <w:numPr>
          <w:ilvl w:val="0"/>
          <w:numId w:val="59"/>
        </w:numPr>
        <w:tabs>
          <w:tab w:val="num" w:pos="1350"/>
        </w:tabs>
        <w:rPr>
          <w:rFonts w:ascii="Calibri" w:hAnsi="Calibri" w:cs="Calibri"/>
          <w:sz w:val="18"/>
          <w:szCs w:val="18"/>
        </w:rPr>
      </w:pPr>
      <w:r w:rsidRPr="001810A3">
        <w:rPr>
          <w:rFonts w:ascii="Calibri" w:hAnsi="Calibri" w:cs="Calibri"/>
          <w:sz w:val="18"/>
          <w:szCs w:val="18"/>
        </w:rPr>
        <w:t>Threshold Template may be used for:</w:t>
      </w:r>
    </w:p>
    <w:p w14:paraId="363F6FC3" w14:textId="77777777" w:rsidR="001810A3" w:rsidRPr="001810A3" w:rsidRDefault="001810A3" w:rsidP="00F45909">
      <w:pPr>
        <w:numPr>
          <w:ilvl w:val="1"/>
          <w:numId w:val="13"/>
        </w:numPr>
        <w:rPr>
          <w:rFonts w:ascii="Calibri" w:hAnsi="Calibri" w:cs="Calibri"/>
          <w:sz w:val="18"/>
          <w:szCs w:val="18"/>
        </w:rPr>
      </w:pPr>
      <w:r w:rsidRPr="001810A3">
        <w:rPr>
          <w:rFonts w:ascii="Calibri" w:hAnsi="Calibri" w:cs="Calibri"/>
          <w:sz w:val="18"/>
          <w:szCs w:val="18"/>
        </w:rPr>
        <w:t xml:space="preserve">metric-based threshold evaluation </w:t>
      </w:r>
    </w:p>
    <w:p w14:paraId="6DA422E1" w14:textId="77777777" w:rsidR="000008D9" w:rsidRDefault="001810A3" w:rsidP="000008D9">
      <w:pPr>
        <w:numPr>
          <w:ilvl w:val="1"/>
          <w:numId w:val="13"/>
        </w:numPr>
        <w:rPr>
          <w:rFonts w:ascii="Calibri" w:hAnsi="Calibri" w:cs="Calibri"/>
          <w:sz w:val="18"/>
          <w:szCs w:val="18"/>
        </w:rPr>
      </w:pPr>
      <w:r w:rsidRPr="001810A3">
        <w:rPr>
          <w:rFonts w:ascii="Calibri" w:hAnsi="Calibri" w:cs="Calibri"/>
          <w:sz w:val="18"/>
          <w:szCs w:val="18"/>
        </w:rPr>
        <w:t xml:space="preserve">symptom-question-based threshold evaluation </w:t>
      </w:r>
    </w:p>
    <w:p w14:paraId="774F6532" w14:textId="77777777" w:rsidR="001810A3" w:rsidRPr="001810A3" w:rsidRDefault="001810A3" w:rsidP="00F45909">
      <w:pPr>
        <w:numPr>
          <w:ilvl w:val="1"/>
          <w:numId w:val="13"/>
        </w:numPr>
        <w:rPr>
          <w:rFonts w:ascii="Calibri" w:hAnsi="Calibri" w:cs="Calibri"/>
          <w:sz w:val="18"/>
          <w:szCs w:val="18"/>
        </w:rPr>
      </w:pPr>
      <w:r w:rsidRPr="001810A3">
        <w:rPr>
          <w:rFonts w:ascii="Calibri" w:hAnsi="Calibri" w:cs="Calibri"/>
          <w:sz w:val="18"/>
          <w:szCs w:val="18"/>
        </w:rPr>
        <w:t xml:space="preserve">optional downstream Alert Policy linkage </w:t>
      </w:r>
    </w:p>
    <w:p w14:paraId="1E82DFFD" w14:textId="7FAB44FE" w:rsidR="00EA6BE2" w:rsidRPr="00EA6BE2" w:rsidRDefault="00EA6BE2" w:rsidP="00EA6BE2">
      <w:pPr>
        <w:pStyle w:val="ListParagraph"/>
        <w:numPr>
          <w:ilvl w:val="0"/>
          <w:numId w:val="59"/>
        </w:numPr>
        <w:tabs>
          <w:tab w:val="num" w:pos="1350"/>
        </w:tabs>
        <w:rPr>
          <w:rFonts w:ascii="Calibri" w:hAnsi="Calibri" w:cs="Calibri"/>
          <w:sz w:val="18"/>
          <w:szCs w:val="18"/>
        </w:rPr>
      </w:pPr>
      <w:r w:rsidRPr="000B2097">
        <w:rPr>
          <w:rFonts w:ascii="Calibri" w:hAnsi="Calibri" w:cs="Calibri"/>
          <w:sz w:val="18"/>
          <w:szCs w:val="18"/>
        </w:rPr>
        <w:t>Threshold Template defines the threshold rule structure that may later be used by Threshold Runtime for patient-level evaluation.</w:t>
      </w:r>
    </w:p>
    <w:p w14:paraId="3BEA3463" w14:textId="1CA91B23" w:rsidR="001810A3" w:rsidRPr="001810A3" w:rsidRDefault="001810A3" w:rsidP="007725E1">
      <w:pPr>
        <w:pStyle w:val="ListParagraph"/>
        <w:numPr>
          <w:ilvl w:val="0"/>
          <w:numId w:val="59"/>
        </w:numPr>
        <w:tabs>
          <w:tab w:val="num" w:pos="1350"/>
        </w:tabs>
        <w:rPr>
          <w:rFonts w:ascii="Calibri" w:hAnsi="Calibri" w:cs="Calibri"/>
          <w:sz w:val="18"/>
          <w:szCs w:val="18"/>
        </w:rPr>
      </w:pPr>
      <w:r w:rsidRPr="001810A3">
        <w:rPr>
          <w:rFonts w:ascii="Calibri" w:hAnsi="Calibri" w:cs="Calibri"/>
          <w:sz w:val="18"/>
          <w:szCs w:val="18"/>
        </w:rPr>
        <w:t>Threshold Template does not define:</w:t>
      </w:r>
    </w:p>
    <w:p w14:paraId="22E89228" w14:textId="77777777" w:rsidR="001810A3" w:rsidRPr="001810A3" w:rsidRDefault="001810A3" w:rsidP="00F45909">
      <w:pPr>
        <w:numPr>
          <w:ilvl w:val="1"/>
          <w:numId w:val="13"/>
        </w:numPr>
        <w:rPr>
          <w:rFonts w:ascii="Calibri" w:hAnsi="Calibri" w:cs="Calibri"/>
          <w:sz w:val="18"/>
          <w:szCs w:val="18"/>
        </w:rPr>
      </w:pPr>
      <w:r w:rsidRPr="001810A3">
        <w:rPr>
          <w:rFonts w:ascii="Calibri" w:hAnsi="Calibri" w:cs="Calibri"/>
          <w:sz w:val="18"/>
          <w:szCs w:val="18"/>
        </w:rPr>
        <w:t xml:space="preserve">alert workflow </w:t>
      </w:r>
    </w:p>
    <w:p w14:paraId="4F3BDA5A" w14:textId="77777777" w:rsidR="001810A3" w:rsidRPr="001810A3" w:rsidRDefault="001810A3" w:rsidP="00F45909">
      <w:pPr>
        <w:numPr>
          <w:ilvl w:val="1"/>
          <w:numId w:val="13"/>
        </w:numPr>
        <w:rPr>
          <w:rFonts w:ascii="Calibri" w:hAnsi="Calibri" w:cs="Calibri"/>
          <w:sz w:val="18"/>
          <w:szCs w:val="18"/>
        </w:rPr>
      </w:pPr>
      <w:r w:rsidRPr="001810A3">
        <w:rPr>
          <w:rFonts w:ascii="Calibri" w:hAnsi="Calibri" w:cs="Calibri"/>
          <w:sz w:val="18"/>
          <w:szCs w:val="18"/>
        </w:rPr>
        <w:t xml:space="preserve">SLA </w:t>
      </w:r>
    </w:p>
    <w:p w14:paraId="46349605" w14:textId="77777777" w:rsidR="001810A3" w:rsidRPr="001810A3" w:rsidRDefault="001810A3" w:rsidP="00F45909">
      <w:pPr>
        <w:numPr>
          <w:ilvl w:val="1"/>
          <w:numId w:val="13"/>
        </w:numPr>
        <w:rPr>
          <w:rFonts w:ascii="Calibri" w:hAnsi="Calibri" w:cs="Calibri"/>
          <w:sz w:val="18"/>
          <w:szCs w:val="18"/>
        </w:rPr>
      </w:pPr>
      <w:r w:rsidRPr="001810A3">
        <w:rPr>
          <w:rFonts w:ascii="Calibri" w:hAnsi="Calibri" w:cs="Calibri"/>
          <w:sz w:val="18"/>
          <w:szCs w:val="18"/>
        </w:rPr>
        <w:t xml:space="preserve">notification delivery </w:t>
      </w:r>
    </w:p>
    <w:p w14:paraId="6A6C2A29" w14:textId="77777777" w:rsidR="001810A3" w:rsidRDefault="001810A3" w:rsidP="00F45909">
      <w:pPr>
        <w:numPr>
          <w:ilvl w:val="1"/>
          <w:numId w:val="13"/>
        </w:numPr>
        <w:rPr>
          <w:rFonts w:ascii="Calibri" w:hAnsi="Calibri" w:cs="Calibri"/>
          <w:sz w:val="18"/>
          <w:szCs w:val="18"/>
        </w:rPr>
      </w:pPr>
      <w:r w:rsidRPr="001810A3">
        <w:rPr>
          <w:rFonts w:ascii="Calibri" w:hAnsi="Calibri" w:cs="Calibri"/>
          <w:sz w:val="18"/>
          <w:szCs w:val="18"/>
        </w:rPr>
        <w:t>dedup behavior</w:t>
      </w:r>
    </w:p>
    <w:p w14:paraId="19AE5F59" w14:textId="77777777" w:rsidR="000008D9" w:rsidRPr="000B2097" w:rsidRDefault="000008D9" w:rsidP="00F45909">
      <w:pPr>
        <w:numPr>
          <w:ilvl w:val="1"/>
          <w:numId w:val="13"/>
        </w:numPr>
        <w:rPr>
          <w:rFonts w:ascii="Calibri" w:hAnsi="Calibri" w:cs="Calibri"/>
          <w:sz w:val="18"/>
          <w:szCs w:val="18"/>
        </w:rPr>
      </w:pPr>
      <w:r w:rsidRPr="000B2097">
        <w:rPr>
          <w:rFonts w:ascii="Calibri" w:hAnsi="Calibri" w:cs="Calibri"/>
          <w:sz w:val="18"/>
          <w:szCs w:val="18"/>
        </w:rPr>
        <w:t>monitoring frequency</w:t>
      </w:r>
    </w:p>
    <w:p w14:paraId="1F37F640" w14:textId="77777777" w:rsidR="00BB59D2" w:rsidRDefault="000008D9">
      <w:pPr>
        <w:numPr>
          <w:ilvl w:val="1"/>
          <w:numId w:val="13"/>
        </w:numPr>
        <w:rPr>
          <w:rFonts w:ascii="Calibri" w:hAnsi="Calibri" w:cs="Calibri"/>
          <w:sz w:val="18"/>
          <w:szCs w:val="18"/>
        </w:rPr>
      </w:pPr>
      <w:r w:rsidRPr="000B2097">
        <w:rPr>
          <w:rFonts w:ascii="Calibri" w:hAnsi="Calibri" w:cs="Calibri"/>
          <w:sz w:val="18"/>
          <w:szCs w:val="18"/>
        </w:rPr>
        <w:t>data source</w:t>
      </w:r>
    </w:p>
    <w:p w14:paraId="21628BD9" w14:textId="26ECD91A" w:rsidR="006932D8" w:rsidRPr="009B037E" w:rsidRDefault="00BB59D2" w:rsidP="000B2097">
      <w:pPr>
        <w:numPr>
          <w:ilvl w:val="1"/>
          <w:numId w:val="13"/>
        </w:numPr>
        <w:rPr>
          <w:rFonts w:ascii="Calibri" w:hAnsi="Calibri" w:cs="Calibri"/>
          <w:sz w:val="18"/>
          <w:szCs w:val="18"/>
        </w:rPr>
      </w:pPr>
      <w:r w:rsidRPr="000B2097">
        <w:rPr>
          <w:rFonts w:ascii="Calibri" w:hAnsi="Calibri" w:cs="Calibri"/>
          <w:sz w:val="18"/>
          <w:szCs w:val="18"/>
        </w:rPr>
        <w:t xml:space="preserve">whether a monitored item has thresholding enabled   </w:t>
      </w:r>
      <w:r w:rsidR="000008D9" w:rsidRPr="000B2097">
        <w:rPr>
          <w:rFonts w:ascii="Calibri" w:hAnsi="Calibri" w:cs="Calibri"/>
          <w:sz w:val="18"/>
          <w:szCs w:val="18"/>
        </w:rPr>
        <w:br/>
      </w:r>
      <w:r w:rsidR="008A7507" w:rsidRPr="008A7507">
        <w:rPr>
          <w:rFonts w:ascii="Calibri" w:hAnsi="Calibri" w:cs="Calibri"/>
          <w:sz w:val="18"/>
          <w:szCs w:val="18"/>
        </w:rPr>
        <w:t>Where a Monitoring Definition has ThresholdApplicable = True, the applicable Threshold Template is resolved using AppliesToType + LinkedEntityCode and compatibility rules, and is used by downstream runtime services to establish patient-level Threshold Runtime setup.</w:t>
      </w:r>
    </w:p>
    <w:p w14:paraId="5C9BCA57"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354" w:name="_Toc228300283"/>
      <w:r w:rsidRPr="009B037E">
        <w:rPr>
          <w:rFonts w:ascii="Calibri" w:eastAsia="Times New Roman" w:hAnsi="Calibri" w:cs="Calibri"/>
          <w:b/>
          <w:bCs/>
          <w:sz w:val="20"/>
          <w:szCs w:val="20"/>
        </w:rPr>
        <w:t>Threshold Definition Fields</w:t>
      </w:r>
      <w:bookmarkEnd w:id="354"/>
    </w:p>
    <w:p w14:paraId="31133A88" w14:textId="77777777" w:rsidR="00DB7A95" w:rsidRPr="009B037E" w:rsidRDefault="00DB7A95" w:rsidP="00DB7A95">
      <w:pPr>
        <w:rPr>
          <w:rFonts w:ascii="Calibri" w:hAnsi="Calibri" w:cs="Calibri"/>
        </w:rPr>
      </w:pPr>
    </w:p>
    <w:tbl>
      <w:tblPr>
        <w:tblStyle w:val="TableGrid"/>
        <w:tblW w:w="0" w:type="auto"/>
        <w:tblInd w:w="65" w:type="dxa"/>
        <w:tblLook w:val="04A0" w:firstRow="1" w:lastRow="0" w:firstColumn="1" w:lastColumn="0" w:noHBand="0" w:noVBand="1"/>
        <w:tblCaption w:val=""/>
        <w:tblDescription w:val=""/>
      </w:tblPr>
      <w:tblGrid>
        <w:gridCol w:w="1949"/>
        <w:gridCol w:w="761"/>
        <w:gridCol w:w="635"/>
        <w:gridCol w:w="699"/>
        <w:gridCol w:w="1645"/>
        <w:gridCol w:w="1079"/>
        <w:gridCol w:w="569"/>
        <w:gridCol w:w="1948"/>
      </w:tblGrid>
      <w:tr w:rsidR="00536FB1" w:rsidRPr="009B037E" w14:paraId="5F078B04" w14:textId="77777777" w:rsidTr="000B2097">
        <w:tc>
          <w:tcPr>
            <w:tcW w:w="1936" w:type="dxa"/>
            <w:hideMark/>
          </w:tcPr>
          <w:p w14:paraId="28F681E8"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lastRenderedPageBreak/>
              <w:t>Field</w:t>
            </w:r>
          </w:p>
        </w:tc>
        <w:tc>
          <w:tcPr>
            <w:tcW w:w="738" w:type="dxa"/>
            <w:hideMark/>
          </w:tcPr>
          <w:p w14:paraId="13E26791"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Mandatory</w:t>
            </w:r>
          </w:p>
        </w:tc>
        <w:tc>
          <w:tcPr>
            <w:tcW w:w="683" w:type="dxa"/>
            <w:hideMark/>
          </w:tcPr>
          <w:p w14:paraId="6FABE7AF"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Data Type</w:t>
            </w:r>
          </w:p>
        </w:tc>
        <w:tc>
          <w:tcPr>
            <w:tcW w:w="679" w:type="dxa"/>
            <w:hideMark/>
          </w:tcPr>
          <w:p w14:paraId="30E425C0"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Source</w:t>
            </w:r>
          </w:p>
        </w:tc>
        <w:tc>
          <w:tcPr>
            <w:tcW w:w="1649" w:type="dxa"/>
            <w:hideMark/>
          </w:tcPr>
          <w:p w14:paraId="3B891649"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Allowed Values / Reference</w:t>
            </w:r>
          </w:p>
        </w:tc>
        <w:tc>
          <w:tcPr>
            <w:tcW w:w="1107" w:type="dxa"/>
            <w:hideMark/>
          </w:tcPr>
          <w:p w14:paraId="1528B8B4"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Default Value</w:t>
            </w:r>
          </w:p>
        </w:tc>
        <w:tc>
          <w:tcPr>
            <w:tcW w:w="620" w:type="dxa"/>
            <w:hideMark/>
          </w:tcPr>
          <w:p w14:paraId="56427E1F"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Display</w:t>
            </w:r>
          </w:p>
        </w:tc>
        <w:tc>
          <w:tcPr>
            <w:tcW w:w="1873" w:type="dxa"/>
            <w:hideMark/>
          </w:tcPr>
          <w:p w14:paraId="4FED55F5"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Notes / Constraints</w:t>
            </w:r>
          </w:p>
        </w:tc>
      </w:tr>
      <w:tr w:rsidR="00536FB1" w:rsidRPr="009B037E" w14:paraId="6F1D8AF4" w14:textId="77777777" w:rsidTr="000B2097">
        <w:tc>
          <w:tcPr>
            <w:tcW w:w="1936" w:type="dxa"/>
            <w:hideMark/>
          </w:tcPr>
          <w:p w14:paraId="3F6D11B0"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ThresholdID</w:t>
            </w:r>
          </w:p>
        </w:tc>
        <w:tc>
          <w:tcPr>
            <w:tcW w:w="738" w:type="dxa"/>
            <w:hideMark/>
          </w:tcPr>
          <w:p w14:paraId="564C62BB"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683" w:type="dxa"/>
            <w:hideMark/>
          </w:tcPr>
          <w:p w14:paraId="4B7478F3"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UUID</w:t>
            </w:r>
          </w:p>
        </w:tc>
        <w:tc>
          <w:tcPr>
            <w:tcW w:w="679" w:type="dxa"/>
            <w:hideMark/>
          </w:tcPr>
          <w:p w14:paraId="4E50D406"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1649" w:type="dxa"/>
            <w:hideMark/>
          </w:tcPr>
          <w:p w14:paraId="0DE2CA8A"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 Only</w:t>
            </w:r>
          </w:p>
        </w:tc>
        <w:tc>
          <w:tcPr>
            <w:tcW w:w="1107" w:type="dxa"/>
            <w:hideMark/>
          </w:tcPr>
          <w:p w14:paraId="5080DA3C"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System-generated</w:t>
            </w:r>
          </w:p>
        </w:tc>
        <w:tc>
          <w:tcPr>
            <w:tcW w:w="620" w:type="dxa"/>
            <w:hideMark/>
          </w:tcPr>
          <w:p w14:paraId="7A412249"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System</w:t>
            </w:r>
          </w:p>
        </w:tc>
        <w:tc>
          <w:tcPr>
            <w:tcW w:w="1873" w:type="dxa"/>
            <w:hideMark/>
          </w:tcPr>
          <w:p w14:paraId="2FCD3957"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Unique within template</w:t>
            </w:r>
          </w:p>
        </w:tc>
      </w:tr>
      <w:tr w:rsidR="00536FB1" w:rsidRPr="009B037E" w14:paraId="0FEFAEC5" w14:textId="77777777" w:rsidTr="000B2097">
        <w:tc>
          <w:tcPr>
            <w:tcW w:w="1936" w:type="dxa"/>
            <w:hideMark/>
          </w:tcPr>
          <w:p w14:paraId="5B68B65D"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AppliesToType</w:t>
            </w:r>
          </w:p>
        </w:tc>
        <w:tc>
          <w:tcPr>
            <w:tcW w:w="738" w:type="dxa"/>
            <w:hideMark/>
          </w:tcPr>
          <w:p w14:paraId="5B28F410"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683" w:type="dxa"/>
            <w:hideMark/>
          </w:tcPr>
          <w:p w14:paraId="4D27E154"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w:t>
            </w:r>
          </w:p>
        </w:tc>
        <w:tc>
          <w:tcPr>
            <w:tcW w:w="679" w:type="dxa"/>
            <w:hideMark/>
          </w:tcPr>
          <w:p w14:paraId="0DFC335A"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Filtered Metadata Registry</w:t>
            </w:r>
          </w:p>
        </w:tc>
        <w:tc>
          <w:tcPr>
            <w:tcW w:w="1649" w:type="dxa"/>
            <w:hideMark/>
          </w:tcPr>
          <w:p w14:paraId="1F4AC363"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reference filtered Metadata Registry</w:t>
            </w:r>
          </w:p>
        </w:tc>
        <w:tc>
          <w:tcPr>
            <w:tcW w:w="1107" w:type="dxa"/>
            <w:hideMark/>
          </w:tcPr>
          <w:p w14:paraId="12366F94"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620" w:type="dxa"/>
            <w:hideMark/>
          </w:tcPr>
          <w:p w14:paraId="4D634699"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873" w:type="dxa"/>
            <w:hideMark/>
          </w:tcPr>
          <w:p w14:paraId="74984082"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Metadata-backed field</w:t>
            </w:r>
          </w:p>
        </w:tc>
      </w:tr>
      <w:tr w:rsidR="00536FB1" w:rsidRPr="009B037E" w14:paraId="3F962D0B" w14:textId="77777777" w:rsidTr="000B2097">
        <w:tc>
          <w:tcPr>
            <w:tcW w:w="1936" w:type="dxa"/>
            <w:hideMark/>
          </w:tcPr>
          <w:p w14:paraId="7910727C"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LinkedEntityCode</w:t>
            </w:r>
          </w:p>
        </w:tc>
        <w:tc>
          <w:tcPr>
            <w:tcW w:w="738" w:type="dxa"/>
            <w:hideMark/>
          </w:tcPr>
          <w:p w14:paraId="070504B9"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683" w:type="dxa"/>
            <w:hideMark/>
          </w:tcPr>
          <w:p w14:paraId="6692E27B"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String / Enum</w:t>
            </w:r>
          </w:p>
        </w:tc>
        <w:tc>
          <w:tcPr>
            <w:tcW w:w="679" w:type="dxa"/>
            <w:hideMark/>
          </w:tcPr>
          <w:p w14:paraId="2C076825"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 / Metadata Registry</w:t>
            </w:r>
          </w:p>
        </w:tc>
        <w:tc>
          <w:tcPr>
            <w:tcW w:w="1649" w:type="dxa"/>
            <w:hideMark/>
          </w:tcPr>
          <w:p w14:paraId="333316A7"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reference the correct entity type based on AppliesToType</w:t>
            </w:r>
          </w:p>
        </w:tc>
        <w:tc>
          <w:tcPr>
            <w:tcW w:w="1107" w:type="dxa"/>
            <w:hideMark/>
          </w:tcPr>
          <w:p w14:paraId="49F8DBE2"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620" w:type="dxa"/>
            <w:hideMark/>
          </w:tcPr>
          <w:p w14:paraId="6B18576C"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873" w:type="dxa"/>
            <w:hideMark/>
          </w:tcPr>
          <w:p w14:paraId="1FDEC0C6"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One threshold band must link to exactly one LinkedEntityCode</w:t>
            </w:r>
          </w:p>
        </w:tc>
      </w:tr>
      <w:tr w:rsidR="00536FB1" w:rsidRPr="009B037E" w14:paraId="2F83B27E" w14:textId="77777777" w:rsidTr="000B2097">
        <w:tc>
          <w:tcPr>
            <w:tcW w:w="1936" w:type="dxa"/>
            <w:hideMark/>
          </w:tcPr>
          <w:p w14:paraId="4A18457C"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SeverityLevel</w:t>
            </w:r>
          </w:p>
        </w:tc>
        <w:tc>
          <w:tcPr>
            <w:tcW w:w="738" w:type="dxa"/>
            <w:hideMark/>
          </w:tcPr>
          <w:p w14:paraId="202E8835"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683" w:type="dxa"/>
            <w:hideMark/>
          </w:tcPr>
          <w:p w14:paraId="342C0AC8"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w:t>
            </w:r>
          </w:p>
        </w:tc>
        <w:tc>
          <w:tcPr>
            <w:tcW w:w="679" w:type="dxa"/>
            <w:hideMark/>
          </w:tcPr>
          <w:p w14:paraId="18A676F8"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649" w:type="dxa"/>
            <w:hideMark/>
          </w:tcPr>
          <w:p w14:paraId="452ED98A" w14:textId="77777777" w:rsidR="00DB7A95" w:rsidRPr="009B037E" w:rsidRDefault="00DB7A95">
            <w:pPr>
              <w:pStyle w:val="NormalWeb"/>
              <w:spacing w:before="0" w:beforeAutospacing="0" w:after="0" w:afterAutospacing="0"/>
              <w:rPr>
                <w:rFonts w:ascii="Calibri" w:hAnsi="Calibri" w:cs="Calibri"/>
                <w:sz w:val="16"/>
                <w:szCs w:val="16"/>
                <w:highlight w:val="yellow"/>
              </w:rPr>
            </w:pPr>
            <w:r w:rsidRPr="009B037E">
              <w:rPr>
                <w:rFonts w:ascii="Calibri" w:hAnsi="Calibri" w:cs="Calibri"/>
                <w:sz w:val="16"/>
                <w:szCs w:val="16"/>
              </w:rPr>
              <w:t>Warning / Critical</w:t>
            </w:r>
          </w:p>
        </w:tc>
        <w:tc>
          <w:tcPr>
            <w:tcW w:w="1107" w:type="dxa"/>
            <w:hideMark/>
          </w:tcPr>
          <w:p w14:paraId="315C6DFB"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620" w:type="dxa"/>
            <w:hideMark/>
          </w:tcPr>
          <w:p w14:paraId="41F410C6"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873" w:type="dxa"/>
            <w:hideMark/>
          </w:tcPr>
          <w:p w14:paraId="4B34468F"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Required severity classification</w:t>
            </w:r>
          </w:p>
        </w:tc>
      </w:tr>
      <w:tr w:rsidR="00536FB1" w:rsidRPr="009B037E" w14:paraId="339E7635" w14:textId="77777777" w:rsidTr="000B2097">
        <w:tc>
          <w:tcPr>
            <w:tcW w:w="1936" w:type="dxa"/>
          </w:tcPr>
          <w:p w14:paraId="43FAF1C2" w14:textId="3514D1B9" w:rsidR="000C1724" w:rsidRPr="000C1724" w:rsidRDefault="000C1724" w:rsidP="000C1724">
            <w:pPr>
              <w:pStyle w:val="NormalWeb"/>
              <w:spacing w:before="0" w:beforeAutospacing="0" w:after="0" w:afterAutospacing="0"/>
              <w:rPr>
                <w:rFonts w:ascii="Calibri" w:hAnsi="Calibri" w:cs="Calibri"/>
                <w:sz w:val="16"/>
                <w:szCs w:val="16"/>
              </w:rPr>
            </w:pPr>
            <w:r w:rsidRPr="000B2097">
              <w:rPr>
                <w:rStyle w:val="Strong"/>
                <w:rFonts w:ascii="Calibri" w:eastAsiaTheme="majorEastAsia" w:hAnsi="Calibri" w:cs="Calibri"/>
                <w:sz w:val="16"/>
                <w:szCs w:val="16"/>
              </w:rPr>
              <w:t>EvaluationType</w:t>
            </w:r>
          </w:p>
        </w:tc>
        <w:tc>
          <w:tcPr>
            <w:tcW w:w="738" w:type="dxa"/>
          </w:tcPr>
          <w:p w14:paraId="0D197F03" w14:textId="7ABE891C" w:rsidR="000C1724" w:rsidRPr="000C1724" w:rsidRDefault="000C1724" w:rsidP="000C172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w:t>
            </w:r>
          </w:p>
        </w:tc>
        <w:tc>
          <w:tcPr>
            <w:tcW w:w="683" w:type="dxa"/>
          </w:tcPr>
          <w:p w14:paraId="262A6045" w14:textId="7A9EEE61" w:rsidR="000C1724" w:rsidRPr="000C1724" w:rsidRDefault="000C1724" w:rsidP="000C172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Enum</w:t>
            </w:r>
          </w:p>
        </w:tc>
        <w:tc>
          <w:tcPr>
            <w:tcW w:w="679" w:type="dxa"/>
          </w:tcPr>
          <w:p w14:paraId="42BC0A29" w14:textId="3E2BFF24" w:rsidR="000C1724" w:rsidRPr="000C1724" w:rsidRDefault="000C1724" w:rsidP="000C172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Metadata Registry</w:t>
            </w:r>
          </w:p>
        </w:tc>
        <w:tc>
          <w:tcPr>
            <w:tcW w:w="1649" w:type="dxa"/>
          </w:tcPr>
          <w:p w14:paraId="42DEB198" w14:textId="38E7E451" w:rsidR="000C1724" w:rsidRPr="000C1724" w:rsidRDefault="000C1724" w:rsidP="000C1724">
            <w:pPr>
              <w:pStyle w:val="NormalWeb"/>
              <w:spacing w:before="0" w:beforeAutospacing="0" w:after="0" w:afterAutospacing="0"/>
              <w:rPr>
                <w:rFonts w:ascii="Calibri" w:hAnsi="Calibri" w:cs="Calibri"/>
                <w:sz w:val="16"/>
                <w:szCs w:val="16"/>
              </w:rPr>
            </w:pPr>
            <w:r w:rsidRPr="000B2097">
              <w:rPr>
                <w:rStyle w:val="HTMLCode"/>
                <w:rFonts w:ascii="Calibri" w:eastAsiaTheme="majorEastAsia" w:hAnsi="Calibri" w:cs="Calibri"/>
                <w:sz w:val="16"/>
                <w:szCs w:val="16"/>
              </w:rPr>
              <w:t>SingleObservation</w:t>
            </w:r>
            <w:r w:rsidRPr="000B2097">
              <w:rPr>
                <w:rFonts w:ascii="Calibri" w:hAnsi="Calibri" w:cs="Calibri"/>
                <w:sz w:val="16"/>
                <w:szCs w:val="16"/>
              </w:rPr>
              <w:t xml:space="preserve">, </w:t>
            </w:r>
            <w:r w:rsidRPr="000B2097">
              <w:rPr>
                <w:rStyle w:val="HTMLCode"/>
                <w:rFonts w:ascii="Calibri" w:eastAsiaTheme="majorEastAsia" w:hAnsi="Calibri" w:cs="Calibri"/>
                <w:sz w:val="16"/>
                <w:szCs w:val="16"/>
              </w:rPr>
              <w:t>AbsoluteChangeOverPeriod</w:t>
            </w:r>
            <w:r w:rsidRPr="000B2097">
              <w:rPr>
                <w:rFonts w:ascii="Calibri" w:hAnsi="Calibri" w:cs="Calibri"/>
                <w:sz w:val="16"/>
                <w:szCs w:val="16"/>
              </w:rPr>
              <w:t xml:space="preserve">, </w:t>
            </w:r>
            <w:r w:rsidRPr="000B2097">
              <w:rPr>
                <w:rStyle w:val="HTMLCode"/>
                <w:rFonts w:ascii="Calibri" w:eastAsiaTheme="majorEastAsia" w:hAnsi="Calibri" w:cs="Calibri"/>
                <w:sz w:val="16"/>
                <w:szCs w:val="16"/>
              </w:rPr>
              <w:t>PercentageChangeOverPeriod</w:t>
            </w:r>
          </w:p>
        </w:tc>
        <w:tc>
          <w:tcPr>
            <w:tcW w:w="1107" w:type="dxa"/>
          </w:tcPr>
          <w:p w14:paraId="744FE0DE" w14:textId="332EC1E8" w:rsidR="000C1724" w:rsidRPr="000C1724" w:rsidRDefault="000C1724" w:rsidP="000C1724">
            <w:pPr>
              <w:pStyle w:val="NormalWeb"/>
              <w:spacing w:before="0" w:beforeAutospacing="0" w:after="0" w:afterAutospacing="0"/>
              <w:rPr>
                <w:rFonts w:ascii="Calibri" w:hAnsi="Calibri" w:cs="Calibri"/>
                <w:sz w:val="16"/>
                <w:szCs w:val="16"/>
              </w:rPr>
            </w:pPr>
            <w:r w:rsidRPr="000B2097">
              <w:rPr>
                <w:rStyle w:val="HTMLCode"/>
                <w:rFonts w:ascii="Calibri" w:eastAsiaTheme="majorEastAsia" w:hAnsi="Calibri" w:cs="Calibri"/>
                <w:sz w:val="16"/>
                <w:szCs w:val="16"/>
              </w:rPr>
              <w:t>SingleObservation</w:t>
            </w:r>
          </w:p>
        </w:tc>
        <w:tc>
          <w:tcPr>
            <w:tcW w:w="620" w:type="dxa"/>
          </w:tcPr>
          <w:p w14:paraId="37729DE2" w14:textId="23D1A9E4" w:rsidR="000C1724" w:rsidRPr="000C1724" w:rsidRDefault="000C1724" w:rsidP="000C172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Main</w:t>
            </w:r>
          </w:p>
        </w:tc>
        <w:tc>
          <w:tcPr>
            <w:tcW w:w="1873" w:type="dxa"/>
          </w:tcPr>
          <w:p w14:paraId="431FBCE5" w14:textId="3D6F43AE" w:rsidR="000C1724" w:rsidRPr="000C1724" w:rsidRDefault="000C1724" w:rsidP="000C172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Defines how the threshold value is evaluated.</w:t>
            </w:r>
          </w:p>
        </w:tc>
      </w:tr>
      <w:tr w:rsidR="00536FB1" w:rsidRPr="009B037E" w14:paraId="0AC1A6B3" w14:textId="77777777" w:rsidTr="000B2097">
        <w:tc>
          <w:tcPr>
            <w:tcW w:w="1936" w:type="dxa"/>
          </w:tcPr>
          <w:p w14:paraId="4F6F9436" w14:textId="3D862B47" w:rsidR="000C1724" w:rsidRPr="000C1724" w:rsidRDefault="000C1724" w:rsidP="000C1724">
            <w:pPr>
              <w:pStyle w:val="NormalWeb"/>
              <w:spacing w:before="0" w:beforeAutospacing="0" w:after="0" w:afterAutospacing="0"/>
              <w:rPr>
                <w:rFonts w:ascii="Calibri" w:hAnsi="Calibri" w:cs="Calibri"/>
                <w:sz w:val="16"/>
                <w:szCs w:val="16"/>
              </w:rPr>
            </w:pPr>
            <w:r w:rsidRPr="000B2097">
              <w:rPr>
                <w:rStyle w:val="Strong"/>
                <w:rFonts w:ascii="Calibri" w:eastAsiaTheme="majorEastAsia" w:hAnsi="Calibri" w:cs="Calibri"/>
                <w:sz w:val="16"/>
                <w:szCs w:val="16"/>
              </w:rPr>
              <w:t>EvaluationWindow</w:t>
            </w:r>
          </w:p>
        </w:tc>
        <w:tc>
          <w:tcPr>
            <w:tcW w:w="738" w:type="dxa"/>
          </w:tcPr>
          <w:p w14:paraId="0695B6BC" w14:textId="5F37276C" w:rsidR="000C1724" w:rsidRPr="000C1724" w:rsidRDefault="000C1724" w:rsidP="000C172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Conditional</w:t>
            </w:r>
          </w:p>
        </w:tc>
        <w:tc>
          <w:tcPr>
            <w:tcW w:w="683" w:type="dxa"/>
          </w:tcPr>
          <w:p w14:paraId="388FF8FA" w14:textId="61F031E6" w:rsidR="000C1724" w:rsidRPr="000C1724" w:rsidRDefault="000C1724" w:rsidP="000C172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Duration / Enum</w:t>
            </w:r>
          </w:p>
        </w:tc>
        <w:tc>
          <w:tcPr>
            <w:tcW w:w="679" w:type="dxa"/>
          </w:tcPr>
          <w:p w14:paraId="064F6EE2" w14:textId="56B73253" w:rsidR="000C1724" w:rsidRPr="000C1724" w:rsidRDefault="000C1724" w:rsidP="000C172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Metadata Registry / User</w:t>
            </w:r>
          </w:p>
        </w:tc>
        <w:tc>
          <w:tcPr>
            <w:tcW w:w="1649" w:type="dxa"/>
          </w:tcPr>
          <w:p w14:paraId="305D8255" w14:textId="4D1277F6" w:rsidR="000C1724" w:rsidRPr="000C1724" w:rsidRDefault="000C1724" w:rsidP="000C172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Supported duration values, e.g., 30 Minutes, 24 Hours, 7 Days, 30 Days</w:t>
            </w:r>
          </w:p>
        </w:tc>
        <w:tc>
          <w:tcPr>
            <w:tcW w:w="1107" w:type="dxa"/>
          </w:tcPr>
          <w:p w14:paraId="0E5DD37E" w14:textId="58910217" w:rsidR="000C1724" w:rsidRPr="000C1724" w:rsidRDefault="000C1724" w:rsidP="000C172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None</w:t>
            </w:r>
          </w:p>
        </w:tc>
        <w:tc>
          <w:tcPr>
            <w:tcW w:w="620" w:type="dxa"/>
          </w:tcPr>
          <w:p w14:paraId="40874FBB" w14:textId="4E0A1182" w:rsidR="000C1724" w:rsidRPr="000C1724" w:rsidRDefault="000C1724" w:rsidP="000C172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Main</w:t>
            </w:r>
          </w:p>
        </w:tc>
        <w:tc>
          <w:tcPr>
            <w:tcW w:w="1873" w:type="dxa"/>
          </w:tcPr>
          <w:p w14:paraId="220A934D" w14:textId="734E8A4E" w:rsidR="000C1724" w:rsidRPr="000C1724" w:rsidRDefault="000C1724" w:rsidP="000C172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 xml:space="preserve">Required when </w:t>
            </w:r>
            <w:r w:rsidRPr="000B2097">
              <w:rPr>
                <w:rStyle w:val="HTMLCode"/>
                <w:rFonts w:ascii="Calibri" w:eastAsiaTheme="majorEastAsia" w:hAnsi="Calibri" w:cs="Calibri"/>
                <w:sz w:val="16"/>
                <w:szCs w:val="16"/>
              </w:rPr>
              <w:t>EvaluationType = AbsoluteChangeOverPeriod</w:t>
            </w:r>
            <w:r w:rsidRPr="000B2097">
              <w:rPr>
                <w:rFonts w:ascii="Calibri" w:hAnsi="Calibri" w:cs="Calibri"/>
                <w:sz w:val="16"/>
                <w:szCs w:val="16"/>
              </w:rPr>
              <w:t xml:space="preserve"> or </w:t>
            </w:r>
            <w:r w:rsidRPr="000B2097">
              <w:rPr>
                <w:rStyle w:val="HTMLCode"/>
                <w:rFonts w:ascii="Calibri" w:eastAsiaTheme="majorEastAsia" w:hAnsi="Calibri" w:cs="Calibri"/>
                <w:sz w:val="16"/>
                <w:szCs w:val="16"/>
              </w:rPr>
              <w:t>PercentageChangeOverPeriod</w:t>
            </w:r>
            <w:r w:rsidRPr="000B2097">
              <w:rPr>
                <w:rFonts w:ascii="Calibri" w:hAnsi="Calibri" w:cs="Calibri"/>
                <w:sz w:val="16"/>
                <w:szCs w:val="16"/>
              </w:rPr>
              <w:t xml:space="preserve">. May also be used where </w:t>
            </w:r>
            <w:r w:rsidRPr="000B2097">
              <w:rPr>
                <w:rStyle w:val="HTMLCode"/>
                <w:rFonts w:ascii="Calibri" w:eastAsiaTheme="majorEastAsia" w:hAnsi="Calibri" w:cs="Calibri"/>
                <w:sz w:val="16"/>
                <w:szCs w:val="16"/>
              </w:rPr>
              <w:t>ConsecutiveBreachCount &gt; 1</w:t>
            </w:r>
            <w:r w:rsidRPr="000B2097">
              <w:rPr>
                <w:rFonts w:ascii="Calibri" w:hAnsi="Calibri" w:cs="Calibri"/>
                <w:sz w:val="16"/>
                <w:szCs w:val="16"/>
              </w:rPr>
              <w:t xml:space="preserve"> requires confirmation within a defined time window.</w:t>
            </w:r>
          </w:p>
        </w:tc>
      </w:tr>
      <w:tr w:rsidR="00536FB1" w:rsidRPr="009B037E" w14:paraId="5A686A1C" w14:textId="77777777" w:rsidTr="000B2097">
        <w:tc>
          <w:tcPr>
            <w:tcW w:w="1936" w:type="dxa"/>
          </w:tcPr>
          <w:p w14:paraId="6E64A6F9" w14:textId="539CDC7D" w:rsidR="000C1724" w:rsidRPr="000C1724" w:rsidRDefault="000C1724" w:rsidP="000C1724">
            <w:pPr>
              <w:pStyle w:val="NormalWeb"/>
              <w:spacing w:before="0" w:beforeAutospacing="0" w:after="0" w:afterAutospacing="0"/>
              <w:rPr>
                <w:rFonts w:ascii="Calibri" w:hAnsi="Calibri" w:cs="Calibri"/>
                <w:sz w:val="16"/>
                <w:szCs w:val="16"/>
              </w:rPr>
            </w:pPr>
            <w:r w:rsidRPr="000B2097">
              <w:rPr>
                <w:rStyle w:val="Strong"/>
                <w:rFonts w:ascii="Calibri" w:eastAsiaTheme="majorEastAsia" w:hAnsi="Calibri" w:cs="Calibri"/>
                <w:sz w:val="16"/>
                <w:szCs w:val="16"/>
              </w:rPr>
              <w:t>ChangeDirection</w:t>
            </w:r>
          </w:p>
        </w:tc>
        <w:tc>
          <w:tcPr>
            <w:tcW w:w="738" w:type="dxa"/>
          </w:tcPr>
          <w:p w14:paraId="26668E40" w14:textId="43C39029" w:rsidR="000C1724" w:rsidRPr="000C1724" w:rsidRDefault="000C1724" w:rsidP="000C172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Conditional</w:t>
            </w:r>
          </w:p>
        </w:tc>
        <w:tc>
          <w:tcPr>
            <w:tcW w:w="683" w:type="dxa"/>
          </w:tcPr>
          <w:p w14:paraId="476C0763" w14:textId="407E4C30" w:rsidR="000C1724" w:rsidRPr="000C1724" w:rsidRDefault="000C1724" w:rsidP="000C172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Enum</w:t>
            </w:r>
          </w:p>
        </w:tc>
        <w:tc>
          <w:tcPr>
            <w:tcW w:w="679" w:type="dxa"/>
          </w:tcPr>
          <w:p w14:paraId="16644E83" w14:textId="483D985E" w:rsidR="000C1724" w:rsidRPr="000C1724" w:rsidRDefault="000C1724" w:rsidP="000C172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Metadata Registry</w:t>
            </w:r>
          </w:p>
        </w:tc>
        <w:tc>
          <w:tcPr>
            <w:tcW w:w="1649" w:type="dxa"/>
          </w:tcPr>
          <w:p w14:paraId="2124C07F" w14:textId="7E0B1A32" w:rsidR="000C1724" w:rsidRPr="000C1724" w:rsidRDefault="000C1724" w:rsidP="000C1724">
            <w:pPr>
              <w:pStyle w:val="NormalWeb"/>
              <w:spacing w:before="0" w:beforeAutospacing="0" w:after="0" w:afterAutospacing="0"/>
              <w:rPr>
                <w:rFonts w:ascii="Calibri" w:hAnsi="Calibri" w:cs="Calibri"/>
                <w:sz w:val="16"/>
                <w:szCs w:val="16"/>
              </w:rPr>
            </w:pPr>
            <w:r w:rsidRPr="000B2097">
              <w:rPr>
                <w:rStyle w:val="HTMLCode"/>
                <w:rFonts w:ascii="Calibri" w:eastAsiaTheme="majorEastAsia" w:hAnsi="Calibri" w:cs="Calibri"/>
                <w:sz w:val="16"/>
                <w:szCs w:val="16"/>
              </w:rPr>
              <w:t>Increase</w:t>
            </w:r>
            <w:r w:rsidRPr="000B2097">
              <w:rPr>
                <w:rFonts w:ascii="Calibri" w:hAnsi="Calibri" w:cs="Calibri"/>
                <w:sz w:val="16"/>
                <w:szCs w:val="16"/>
              </w:rPr>
              <w:t xml:space="preserve">, </w:t>
            </w:r>
            <w:r w:rsidRPr="000B2097">
              <w:rPr>
                <w:rStyle w:val="HTMLCode"/>
                <w:rFonts w:ascii="Calibri" w:eastAsiaTheme="majorEastAsia" w:hAnsi="Calibri" w:cs="Calibri"/>
                <w:sz w:val="16"/>
                <w:szCs w:val="16"/>
              </w:rPr>
              <w:t>Decrease</w:t>
            </w:r>
          </w:p>
        </w:tc>
        <w:tc>
          <w:tcPr>
            <w:tcW w:w="1107" w:type="dxa"/>
          </w:tcPr>
          <w:p w14:paraId="19F997DD" w14:textId="0AF8FE62" w:rsidR="000C1724" w:rsidRPr="000C1724" w:rsidRDefault="000C1724" w:rsidP="000C172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None</w:t>
            </w:r>
          </w:p>
        </w:tc>
        <w:tc>
          <w:tcPr>
            <w:tcW w:w="620" w:type="dxa"/>
          </w:tcPr>
          <w:p w14:paraId="1743B6F4" w14:textId="0D439FA4" w:rsidR="000C1724" w:rsidRPr="000C1724" w:rsidRDefault="000C1724" w:rsidP="000C172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Main</w:t>
            </w:r>
          </w:p>
        </w:tc>
        <w:tc>
          <w:tcPr>
            <w:tcW w:w="1873" w:type="dxa"/>
          </w:tcPr>
          <w:p w14:paraId="1BCE74ED" w14:textId="7650063B" w:rsidR="000C1724" w:rsidRPr="000C1724" w:rsidRDefault="000C1724" w:rsidP="000C1724">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 xml:space="preserve">Required when </w:t>
            </w:r>
            <w:r w:rsidRPr="000B2097">
              <w:rPr>
                <w:rStyle w:val="HTMLCode"/>
                <w:rFonts w:ascii="Calibri" w:eastAsiaTheme="majorEastAsia" w:hAnsi="Calibri" w:cs="Calibri"/>
                <w:sz w:val="16"/>
                <w:szCs w:val="16"/>
              </w:rPr>
              <w:t>EvaluationType = AbsoluteChangeOverPeriod</w:t>
            </w:r>
            <w:r w:rsidRPr="000B2097">
              <w:rPr>
                <w:rFonts w:ascii="Calibri" w:hAnsi="Calibri" w:cs="Calibri"/>
                <w:sz w:val="16"/>
                <w:szCs w:val="16"/>
              </w:rPr>
              <w:t xml:space="preserve"> or </w:t>
            </w:r>
            <w:r w:rsidRPr="000B2097">
              <w:rPr>
                <w:rStyle w:val="HTMLCode"/>
                <w:rFonts w:ascii="Calibri" w:eastAsiaTheme="majorEastAsia" w:hAnsi="Calibri" w:cs="Calibri"/>
                <w:sz w:val="16"/>
                <w:szCs w:val="16"/>
              </w:rPr>
              <w:t>PercentageChangeOverPeriod</w:t>
            </w:r>
            <w:r w:rsidRPr="000B2097">
              <w:rPr>
                <w:rFonts w:ascii="Calibri" w:hAnsi="Calibri" w:cs="Calibri"/>
                <w:sz w:val="16"/>
                <w:szCs w:val="16"/>
              </w:rPr>
              <w:t xml:space="preserve">. Not applicable for </w:t>
            </w:r>
            <w:r w:rsidRPr="000B2097">
              <w:rPr>
                <w:rStyle w:val="HTMLCode"/>
                <w:rFonts w:ascii="Calibri" w:eastAsiaTheme="majorEastAsia" w:hAnsi="Calibri" w:cs="Calibri"/>
                <w:sz w:val="16"/>
                <w:szCs w:val="16"/>
              </w:rPr>
              <w:t>SingleObservation</w:t>
            </w:r>
            <w:r w:rsidRPr="000B2097">
              <w:rPr>
                <w:rFonts w:ascii="Calibri" w:hAnsi="Calibri" w:cs="Calibri"/>
                <w:sz w:val="16"/>
                <w:szCs w:val="16"/>
              </w:rPr>
              <w:t>.</w:t>
            </w:r>
          </w:p>
        </w:tc>
      </w:tr>
      <w:tr w:rsidR="00536FB1" w:rsidRPr="009B037E" w14:paraId="02E59ADA" w14:textId="77777777" w:rsidTr="000B2097">
        <w:tc>
          <w:tcPr>
            <w:tcW w:w="1936" w:type="dxa"/>
            <w:hideMark/>
          </w:tcPr>
          <w:p w14:paraId="6A635DBE"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ComparisonOperator</w:t>
            </w:r>
          </w:p>
        </w:tc>
        <w:tc>
          <w:tcPr>
            <w:tcW w:w="738" w:type="dxa"/>
            <w:hideMark/>
          </w:tcPr>
          <w:p w14:paraId="0110374A"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683" w:type="dxa"/>
            <w:hideMark/>
          </w:tcPr>
          <w:p w14:paraId="6625CF9F"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w:t>
            </w:r>
          </w:p>
        </w:tc>
        <w:tc>
          <w:tcPr>
            <w:tcW w:w="679" w:type="dxa"/>
            <w:hideMark/>
          </w:tcPr>
          <w:p w14:paraId="539AFA60"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Filtered Metadata Registry</w:t>
            </w:r>
          </w:p>
        </w:tc>
        <w:tc>
          <w:tcPr>
            <w:tcW w:w="1649" w:type="dxa"/>
            <w:hideMark/>
          </w:tcPr>
          <w:p w14:paraId="7B842497"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reference filtered Metadata Registry</w:t>
            </w:r>
          </w:p>
        </w:tc>
        <w:tc>
          <w:tcPr>
            <w:tcW w:w="1107" w:type="dxa"/>
            <w:hideMark/>
          </w:tcPr>
          <w:p w14:paraId="177CAE64"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620" w:type="dxa"/>
            <w:hideMark/>
          </w:tcPr>
          <w:p w14:paraId="253AFDA2"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873" w:type="dxa"/>
            <w:hideMark/>
          </w:tcPr>
          <w:p w14:paraId="4B674730" w14:textId="77777777" w:rsidR="007E6610" w:rsidRPr="007E6610" w:rsidRDefault="007E6610" w:rsidP="000B2097">
            <w:pPr>
              <w:pStyle w:val="NormalWeb"/>
              <w:spacing w:before="0" w:beforeAutospacing="0" w:after="0" w:afterAutospacing="0"/>
              <w:rPr>
                <w:rFonts w:ascii="Calibri" w:hAnsi="Calibri" w:cs="Calibri"/>
                <w:sz w:val="16"/>
                <w:szCs w:val="16"/>
              </w:rPr>
            </w:pPr>
            <w:r w:rsidRPr="007E6610">
              <w:rPr>
                <w:rFonts w:ascii="Calibri" w:hAnsi="Calibri" w:cs="Calibri"/>
                <w:sz w:val="16"/>
                <w:szCs w:val="16"/>
              </w:rPr>
              <w:t>Defines how the threshold boundary is applied to the evaluated value. For SingleObservation, it applies to the observed value. For change-over-period evaluation types, it applies to the computed absolute or percentage change value.</w:t>
            </w:r>
          </w:p>
          <w:p w14:paraId="6320F861" w14:textId="129EAD60" w:rsidR="00DB7A95" w:rsidRPr="009B037E" w:rsidRDefault="00DB7A95">
            <w:pPr>
              <w:pStyle w:val="NormalWeb"/>
              <w:spacing w:before="0" w:beforeAutospacing="0" w:after="0" w:afterAutospacing="0"/>
              <w:rPr>
                <w:rFonts w:ascii="Calibri" w:hAnsi="Calibri" w:cs="Calibri"/>
                <w:sz w:val="16"/>
                <w:szCs w:val="16"/>
              </w:rPr>
            </w:pPr>
          </w:p>
        </w:tc>
      </w:tr>
      <w:tr w:rsidR="00536FB1" w:rsidRPr="009B037E" w14:paraId="6408666F" w14:textId="77777777" w:rsidTr="000B2097">
        <w:tc>
          <w:tcPr>
            <w:tcW w:w="1936" w:type="dxa"/>
            <w:hideMark/>
          </w:tcPr>
          <w:p w14:paraId="3D72491B"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MinValue</w:t>
            </w:r>
          </w:p>
        </w:tc>
        <w:tc>
          <w:tcPr>
            <w:tcW w:w="738" w:type="dxa"/>
            <w:hideMark/>
          </w:tcPr>
          <w:p w14:paraId="646B5538"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Conditional</w:t>
            </w:r>
          </w:p>
        </w:tc>
        <w:tc>
          <w:tcPr>
            <w:tcW w:w="683" w:type="dxa"/>
            <w:hideMark/>
          </w:tcPr>
          <w:p w14:paraId="04B12FF8"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Number</w:t>
            </w:r>
          </w:p>
        </w:tc>
        <w:tc>
          <w:tcPr>
            <w:tcW w:w="679" w:type="dxa"/>
            <w:hideMark/>
          </w:tcPr>
          <w:p w14:paraId="1C8A02C8"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649" w:type="dxa"/>
            <w:hideMark/>
          </w:tcPr>
          <w:p w14:paraId="75996348"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Numeric value</w:t>
            </w:r>
          </w:p>
        </w:tc>
        <w:tc>
          <w:tcPr>
            <w:tcW w:w="1107" w:type="dxa"/>
            <w:hideMark/>
          </w:tcPr>
          <w:p w14:paraId="1882BCF1"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620" w:type="dxa"/>
            <w:hideMark/>
          </w:tcPr>
          <w:p w14:paraId="6A971FB9"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873" w:type="dxa"/>
            <w:hideMark/>
          </w:tcPr>
          <w:p w14:paraId="61AD25CF" w14:textId="77777777" w:rsidR="007E6610" w:rsidRPr="007E6610" w:rsidRDefault="007E6610" w:rsidP="000B2097">
            <w:pPr>
              <w:pStyle w:val="NormalWeb"/>
              <w:spacing w:before="0" w:beforeAutospacing="0" w:after="0" w:afterAutospacing="0"/>
              <w:rPr>
                <w:rFonts w:ascii="Calibri" w:hAnsi="Calibri" w:cs="Calibri"/>
                <w:sz w:val="16"/>
                <w:szCs w:val="16"/>
              </w:rPr>
            </w:pPr>
            <w:r w:rsidRPr="007E6610">
              <w:rPr>
                <w:rFonts w:ascii="Calibri" w:hAnsi="Calibri" w:cs="Calibri"/>
                <w:sz w:val="16"/>
                <w:szCs w:val="16"/>
              </w:rPr>
              <w:t>Required if ComparisonOperator = Between. Represents the lower bound for the evaluated value or computed change value, depending on EvaluationType.</w:t>
            </w:r>
          </w:p>
          <w:p w14:paraId="42A8E28F" w14:textId="3DAF2AE3" w:rsidR="00DB7A95" w:rsidRPr="009B037E" w:rsidRDefault="00DB7A95" w:rsidP="000B2097">
            <w:pPr>
              <w:pStyle w:val="NormalWeb"/>
              <w:spacing w:before="0" w:beforeAutospacing="0" w:after="0" w:afterAutospacing="0"/>
              <w:ind w:left="360"/>
              <w:rPr>
                <w:rFonts w:ascii="Calibri" w:hAnsi="Calibri" w:cs="Calibri"/>
                <w:sz w:val="16"/>
                <w:szCs w:val="16"/>
              </w:rPr>
            </w:pPr>
          </w:p>
        </w:tc>
      </w:tr>
      <w:tr w:rsidR="00536FB1" w:rsidRPr="009B037E" w14:paraId="22F5F3AD" w14:textId="77777777" w:rsidTr="000B2097">
        <w:tc>
          <w:tcPr>
            <w:tcW w:w="1936" w:type="dxa"/>
            <w:hideMark/>
          </w:tcPr>
          <w:p w14:paraId="314E8C0A"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MaxValue</w:t>
            </w:r>
          </w:p>
        </w:tc>
        <w:tc>
          <w:tcPr>
            <w:tcW w:w="738" w:type="dxa"/>
            <w:hideMark/>
          </w:tcPr>
          <w:p w14:paraId="2D5F1BB3"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Conditional</w:t>
            </w:r>
          </w:p>
        </w:tc>
        <w:tc>
          <w:tcPr>
            <w:tcW w:w="683" w:type="dxa"/>
            <w:hideMark/>
          </w:tcPr>
          <w:p w14:paraId="34B6611E"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Number</w:t>
            </w:r>
          </w:p>
        </w:tc>
        <w:tc>
          <w:tcPr>
            <w:tcW w:w="679" w:type="dxa"/>
            <w:hideMark/>
          </w:tcPr>
          <w:p w14:paraId="53B8937D"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649" w:type="dxa"/>
            <w:hideMark/>
          </w:tcPr>
          <w:p w14:paraId="6AFF0936"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Numeric value</w:t>
            </w:r>
          </w:p>
        </w:tc>
        <w:tc>
          <w:tcPr>
            <w:tcW w:w="1107" w:type="dxa"/>
            <w:hideMark/>
          </w:tcPr>
          <w:p w14:paraId="55113E8C"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620" w:type="dxa"/>
            <w:hideMark/>
          </w:tcPr>
          <w:p w14:paraId="11996A49"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873" w:type="dxa"/>
            <w:hideMark/>
          </w:tcPr>
          <w:p w14:paraId="3E25BF5F" w14:textId="77777777" w:rsidR="007E6610" w:rsidRPr="007E6610" w:rsidRDefault="007E6610" w:rsidP="000B2097">
            <w:pPr>
              <w:pStyle w:val="NormalWeb"/>
              <w:spacing w:before="0" w:beforeAutospacing="0" w:after="0" w:afterAutospacing="0"/>
              <w:rPr>
                <w:rFonts w:ascii="Calibri" w:hAnsi="Calibri" w:cs="Calibri"/>
                <w:sz w:val="16"/>
                <w:szCs w:val="16"/>
              </w:rPr>
            </w:pPr>
            <w:r w:rsidRPr="007E6610">
              <w:rPr>
                <w:rFonts w:ascii="Calibri" w:hAnsi="Calibri" w:cs="Calibri"/>
                <w:sz w:val="16"/>
                <w:szCs w:val="16"/>
              </w:rPr>
              <w:t xml:space="preserve">Required if ComparisonOperator = Between. Represents the upper bound for the evaluated value or </w:t>
            </w:r>
            <w:r w:rsidRPr="007E6610">
              <w:rPr>
                <w:rFonts w:ascii="Calibri" w:hAnsi="Calibri" w:cs="Calibri"/>
                <w:sz w:val="16"/>
                <w:szCs w:val="16"/>
              </w:rPr>
              <w:lastRenderedPageBreak/>
              <w:t>computed change value, depending on EvaluationType.</w:t>
            </w:r>
          </w:p>
          <w:p w14:paraId="458F3BCD" w14:textId="3CBE2595" w:rsidR="00DB7A95" w:rsidRPr="009B037E" w:rsidRDefault="00DB7A95" w:rsidP="000B2097">
            <w:pPr>
              <w:pStyle w:val="NormalWeb"/>
              <w:spacing w:before="0" w:beforeAutospacing="0" w:after="0" w:afterAutospacing="0"/>
              <w:ind w:left="360"/>
              <w:rPr>
                <w:rFonts w:ascii="Calibri" w:hAnsi="Calibri" w:cs="Calibri"/>
                <w:sz w:val="16"/>
                <w:szCs w:val="16"/>
              </w:rPr>
            </w:pPr>
          </w:p>
        </w:tc>
      </w:tr>
      <w:tr w:rsidR="00536FB1" w:rsidRPr="009B037E" w14:paraId="2D311A37" w14:textId="77777777" w:rsidTr="000B2097">
        <w:tc>
          <w:tcPr>
            <w:tcW w:w="1936" w:type="dxa"/>
            <w:hideMark/>
          </w:tcPr>
          <w:p w14:paraId="50920345"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lastRenderedPageBreak/>
              <w:t>SingleValue</w:t>
            </w:r>
          </w:p>
        </w:tc>
        <w:tc>
          <w:tcPr>
            <w:tcW w:w="738" w:type="dxa"/>
            <w:hideMark/>
          </w:tcPr>
          <w:p w14:paraId="0C945C97"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Conditional</w:t>
            </w:r>
          </w:p>
        </w:tc>
        <w:tc>
          <w:tcPr>
            <w:tcW w:w="683" w:type="dxa"/>
            <w:hideMark/>
          </w:tcPr>
          <w:p w14:paraId="32B0BD43"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Number</w:t>
            </w:r>
          </w:p>
        </w:tc>
        <w:tc>
          <w:tcPr>
            <w:tcW w:w="679" w:type="dxa"/>
            <w:hideMark/>
          </w:tcPr>
          <w:p w14:paraId="415973DA"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649" w:type="dxa"/>
            <w:hideMark/>
          </w:tcPr>
          <w:p w14:paraId="1FBE5B19"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Numeric value</w:t>
            </w:r>
          </w:p>
        </w:tc>
        <w:tc>
          <w:tcPr>
            <w:tcW w:w="1107" w:type="dxa"/>
            <w:hideMark/>
          </w:tcPr>
          <w:p w14:paraId="64B98CF2"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620" w:type="dxa"/>
            <w:hideMark/>
          </w:tcPr>
          <w:p w14:paraId="3D6108F7"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873" w:type="dxa"/>
            <w:hideMark/>
          </w:tcPr>
          <w:p w14:paraId="571C0443" w14:textId="77777777" w:rsidR="00B12E50" w:rsidRPr="000B2097" w:rsidRDefault="00B12E50" w:rsidP="00B12E50">
            <w:pPr>
              <w:pStyle w:val="NormalWeb"/>
              <w:rPr>
                <w:rFonts w:ascii="Calibri" w:hAnsi="Calibri" w:cs="Calibri"/>
                <w:sz w:val="16"/>
                <w:szCs w:val="16"/>
              </w:rPr>
            </w:pPr>
            <w:r w:rsidRPr="000B2097">
              <w:rPr>
                <w:rFonts w:ascii="Calibri" w:hAnsi="Calibri" w:cs="Calibri"/>
                <w:sz w:val="16"/>
                <w:szCs w:val="16"/>
              </w:rPr>
              <w:t xml:space="preserve">Required if </w:t>
            </w:r>
            <w:r w:rsidRPr="000B2097">
              <w:rPr>
                <w:rStyle w:val="HTMLCode"/>
                <w:rFonts w:ascii="Calibri" w:eastAsiaTheme="majorEastAsia" w:hAnsi="Calibri" w:cs="Calibri"/>
                <w:sz w:val="16"/>
                <w:szCs w:val="16"/>
              </w:rPr>
              <w:t>ComparisonOperator</w:t>
            </w:r>
            <w:r w:rsidRPr="000B2097">
              <w:rPr>
                <w:rFonts w:ascii="Calibri" w:hAnsi="Calibri" w:cs="Calibri"/>
                <w:sz w:val="16"/>
                <w:szCs w:val="16"/>
              </w:rPr>
              <w:t xml:space="preserve"> is not </w:t>
            </w:r>
            <w:r w:rsidRPr="000B2097">
              <w:rPr>
                <w:rStyle w:val="HTMLCode"/>
                <w:rFonts w:ascii="Calibri" w:eastAsiaTheme="majorEastAsia" w:hAnsi="Calibri" w:cs="Calibri"/>
                <w:sz w:val="16"/>
                <w:szCs w:val="16"/>
              </w:rPr>
              <w:t>Between</w:t>
            </w:r>
            <w:r w:rsidRPr="000B2097">
              <w:rPr>
                <w:rFonts w:ascii="Calibri" w:hAnsi="Calibri" w:cs="Calibri"/>
                <w:sz w:val="16"/>
                <w:szCs w:val="16"/>
              </w:rPr>
              <w:t xml:space="preserve">. Represents the comparison boundary for the observed value or computed change value, depending on </w:t>
            </w:r>
            <w:r w:rsidRPr="000B2097">
              <w:rPr>
                <w:rStyle w:val="HTMLCode"/>
                <w:rFonts w:ascii="Calibri" w:eastAsiaTheme="majorEastAsia" w:hAnsi="Calibri" w:cs="Calibri"/>
                <w:sz w:val="16"/>
                <w:szCs w:val="16"/>
              </w:rPr>
              <w:t>EvaluationType</w:t>
            </w:r>
            <w:r w:rsidRPr="000B2097">
              <w:rPr>
                <w:rFonts w:ascii="Calibri" w:hAnsi="Calibri" w:cs="Calibri"/>
                <w:sz w:val="16"/>
                <w:szCs w:val="16"/>
              </w:rPr>
              <w:t>.</w:t>
            </w:r>
          </w:p>
          <w:p w14:paraId="4EA1B888" w14:textId="60118921" w:rsidR="00DB7A95" w:rsidRPr="00B12E50" w:rsidRDefault="00DB7A95">
            <w:pPr>
              <w:pStyle w:val="NormalWeb"/>
              <w:spacing w:before="0" w:beforeAutospacing="0" w:after="0" w:afterAutospacing="0"/>
              <w:rPr>
                <w:rFonts w:ascii="Calibri" w:hAnsi="Calibri" w:cs="Calibri"/>
                <w:sz w:val="16"/>
                <w:szCs w:val="16"/>
              </w:rPr>
            </w:pPr>
          </w:p>
        </w:tc>
      </w:tr>
      <w:tr w:rsidR="00536FB1" w:rsidRPr="009B037E" w14:paraId="33506AA7" w14:textId="77777777" w:rsidTr="000B2097">
        <w:tc>
          <w:tcPr>
            <w:tcW w:w="1936" w:type="dxa"/>
            <w:hideMark/>
          </w:tcPr>
          <w:p w14:paraId="4FC77D88"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ConsecutiveBreachCount</w:t>
            </w:r>
          </w:p>
        </w:tc>
        <w:tc>
          <w:tcPr>
            <w:tcW w:w="738" w:type="dxa"/>
            <w:hideMark/>
          </w:tcPr>
          <w:p w14:paraId="3327A42C"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w:t>
            </w:r>
          </w:p>
        </w:tc>
        <w:tc>
          <w:tcPr>
            <w:tcW w:w="683" w:type="dxa"/>
            <w:hideMark/>
          </w:tcPr>
          <w:p w14:paraId="12D1F6B1"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Integer</w:t>
            </w:r>
          </w:p>
        </w:tc>
        <w:tc>
          <w:tcPr>
            <w:tcW w:w="679" w:type="dxa"/>
            <w:hideMark/>
          </w:tcPr>
          <w:p w14:paraId="1BF19B73"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649" w:type="dxa"/>
            <w:hideMark/>
          </w:tcPr>
          <w:p w14:paraId="1EE558A1"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Positive Integer</w:t>
            </w:r>
          </w:p>
        </w:tc>
        <w:tc>
          <w:tcPr>
            <w:tcW w:w="1107" w:type="dxa"/>
            <w:hideMark/>
          </w:tcPr>
          <w:p w14:paraId="5F85E7C3"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1</w:t>
            </w:r>
          </w:p>
        </w:tc>
        <w:tc>
          <w:tcPr>
            <w:tcW w:w="620" w:type="dxa"/>
            <w:hideMark/>
          </w:tcPr>
          <w:p w14:paraId="2F19046C"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873" w:type="dxa"/>
            <w:hideMark/>
          </w:tcPr>
          <w:p w14:paraId="33412AF1" w14:textId="77777777" w:rsidR="00B12E50" w:rsidRPr="00B12E50" w:rsidRDefault="00B12E50" w:rsidP="000B2097">
            <w:pPr>
              <w:pStyle w:val="NormalWeb"/>
              <w:spacing w:before="0" w:beforeAutospacing="0" w:after="0" w:afterAutospacing="0"/>
              <w:rPr>
                <w:rFonts w:ascii="Calibri" w:hAnsi="Calibri" w:cs="Calibri"/>
                <w:sz w:val="16"/>
                <w:szCs w:val="16"/>
              </w:rPr>
            </w:pPr>
            <w:r w:rsidRPr="00B12E50">
              <w:rPr>
                <w:rFonts w:ascii="Calibri" w:hAnsi="Calibri" w:cs="Calibri"/>
                <w:sz w:val="16"/>
                <w:szCs w:val="16"/>
              </w:rPr>
              <w:t>Number of qualifying breach evaluations required before the threshold breach outcome is considered satisfied. Default = 1; Min = 1. Where the breach count must occur within a defined time period, EvaluationWindow may be used as the confirmation window.</w:t>
            </w:r>
          </w:p>
          <w:p w14:paraId="6DCB823E" w14:textId="4C4AACAC" w:rsidR="00DB7A95" w:rsidRPr="009B037E" w:rsidRDefault="00DB7A95">
            <w:pPr>
              <w:pStyle w:val="NormalWeb"/>
              <w:spacing w:before="0" w:beforeAutospacing="0" w:after="0" w:afterAutospacing="0"/>
              <w:rPr>
                <w:rFonts w:ascii="Calibri" w:hAnsi="Calibri" w:cs="Calibri"/>
                <w:sz w:val="16"/>
                <w:szCs w:val="16"/>
              </w:rPr>
            </w:pPr>
          </w:p>
        </w:tc>
      </w:tr>
      <w:tr w:rsidR="00536FB1" w:rsidRPr="009B037E" w14:paraId="018F735C" w14:textId="77777777" w:rsidTr="000B2097">
        <w:tc>
          <w:tcPr>
            <w:tcW w:w="1936" w:type="dxa"/>
            <w:hideMark/>
          </w:tcPr>
          <w:p w14:paraId="752522ED"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AlertRequired</w:t>
            </w:r>
          </w:p>
        </w:tc>
        <w:tc>
          <w:tcPr>
            <w:tcW w:w="738" w:type="dxa"/>
            <w:hideMark/>
          </w:tcPr>
          <w:p w14:paraId="2CB9CB0B"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683" w:type="dxa"/>
            <w:hideMark/>
          </w:tcPr>
          <w:p w14:paraId="6EAF42E1"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Boolean</w:t>
            </w:r>
          </w:p>
        </w:tc>
        <w:tc>
          <w:tcPr>
            <w:tcW w:w="679" w:type="dxa"/>
            <w:hideMark/>
          </w:tcPr>
          <w:p w14:paraId="54A5A26E"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User</w:t>
            </w:r>
          </w:p>
        </w:tc>
        <w:tc>
          <w:tcPr>
            <w:tcW w:w="1649" w:type="dxa"/>
            <w:hideMark/>
          </w:tcPr>
          <w:p w14:paraId="715536FE"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True / False</w:t>
            </w:r>
          </w:p>
        </w:tc>
        <w:tc>
          <w:tcPr>
            <w:tcW w:w="1107" w:type="dxa"/>
            <w:hideMark/>
          </w:tcPr>
          <w:p w14:paraId="6D2B90BA"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False</w:t>
            </w:r>
          </w:p>
        </w:tc>
        <w:tc>
          <w:tcPr>
            <w:tcW w:w="620" w:type="dxa"/>
            <w:hideMark/>
          </w:tcPr>
          <w:p w14:paraId="3B5C2356"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873" w:type="dxa"/>
            <w:hideMark/>
          </w:tcPr>
          <w:p w14:paraId="1E1D6CB1" w14:textId="77777777" w:rsidR="00CB5AB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 xml:space="preserve">If True, </w:t>
            </w:r>
            <w:r w:rsidR="009F0B04" w:rsidRPr="009B037E">
              <w:rPr>
                <w:rFonts w:ascii="Calibri" w:hAnsi="Calibri" w:cs="Calibri"/>
                <w:sz w:val="16"/>
                <w:szCs w:val="16"/>
              </w:rPr>
              <w:t>Linked</w:t>
            </w:r>
            <w:r w:rsidR="00CB5AB5" w:rsidRPr="009B037E">
              <w:rPr>
                <w:rFonts w:ascii="Calibri" w:hAnsi="Calibri" w:cs="Calibri"/>
                <w:sz w:val="16"/>
                <w:szCs w:val="16"/>
              </w:rPr>
              <w:t>11.1</w:t>
            </w:r>
          </w:p>
          <w:p w14:paraId="58C46625" w14:textId="1EE2D8E0" w:rsidR="00DB7A95" w:rsidRPr="009B037E" w:rsidRDefault="004014F8">
            <w:pPr>
              <w:pStyle w:val="NormalWeb"/>
              <w:spacing w:before="0" w:beforeAutospacing="0" w:after="0" w:afterAutospacing="0"/>
              <w:rPr>
                <w:rFonts w:ascii="Calibri" w:hAnsi="Calibri" w:cs="Calibri"/>
                <w:sz w:val="16"/>
                <w:szCs w:val="16"/>
              </w:rPr>
            </w:pPr>
            <w:r w:rsidRPr="004014F8">
              <w:rPr>
                <w:rFonts w:ascii="Calibri" w:hAnsi="Calibri" w:cs="Calibri"/>
                <w:sz w:val="16"/>
                <w:szCs w:val="16"/>
              </w:rPr>
              <w:t>LinkedAlertPolicyTemplateVersionID</w:t>
            </w:r>
            <w:r w:rsidRPr="004014F8" w:rsidDel="004014F8">
              <w:rPr>
                <w:rFonts w:ascii="Calibri" w:hAnsi="Calibri" w:cs="Calibri"/>
                <w:sz w:val="16"/>
                <w:szCs w:val="16"/>
              </w:rPr>
              <w:t xml:space="preserve"> </w:t>
            </w:r>
            <w:r w:rsidR="00DB7A95" w:rsidRPr="009B037E">
              <w:rPr>
                <w:rFonts w:ascii="Calibri" w:hAnsi="Calibri" w:cs="Calibri"/>
                <w:sz w:val="16"/>
                <w:szCs w:val="16"/>
              </w:rPr>
              <w:t>is required</w:t>
            </w:r>
          </w:p>
        </w:tc>
      </w:tr>
      <w:tr w:rsidR="00536FB1" w:rsidRPr="009B037E" w14:paraId="4158134C" w14:textId="77777777" w:rsidTr="000B2097">
        <w:tc>
          <w:tcPr>
            <w:tcW w:w="1936" w:type="dxa"/>
            <w:hideMark/>
          </w:tcPr>
          <w:p w14:paraId="774942B2" w14:textId="3BA6AD36" w:rsidR="00DB7A95" w:rsidRPr="009B037E" w:rsidRDefault="009F0B04">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LinkedAlertPolicyTemplateVersionID</w:t>
            </w:r>
          </w:p>
        </w:tc>
        <w:tc>
          <w:tcPr>
            <w:tcW w:w="738" w:type="dxa"/>
            <w:hideMark/>
          </w:tcPr>
          <w:p w14:paraId="5090A24C"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Conditional</w:t>
            </w:r>
          </w:p>
        </w:tc>
        <w:tc>
          <w:tcPr>
            <w:tcW w:w="683" w:type="dxa"/>
            <w:hideMark/>
          </w:tcPr>
          <w:p w14:paraId="57AF17BF"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UUID</w:t>
            </w:r>
          </w:p>
        </w:tc>
        <w:tc>
          <w:tcPr>
            <w:tcW w:w="679" w:type="dxa"/>
            <w:hideMark/>
          </w:tcPr>
          <w:p w14:paraId="732EE7EE"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Template Reference</w:t>
            </w:r>
          </w:p>
        </w:tc>
        <w:tc>
          <w:tcPr>
            <w:tcW w:w="1649" w:type="dxa"/>
            <w:hideMark/>
          </w:tcPr>
          <w:p w14:paraId="698484BA"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reference Published Alert Policy Template Version</w:t>
            </w:r>
          </w:p>
        </w:tc>
        <w:tc>
          <w:tcPr>
            <w:tcW w:w="1107" w:type="dxa"/>
            <w:hideMark/>
          </w:tcPr>
          <w:p w14:paraId="1BE4C9BC"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620" w:type="dxa"/>
            <w:hideMark/>
          </w:tcPr>
          <w:p w14:paraId="331BF5EF"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873" w:type="dxa"/>
            <w:hideMark/>
          </w:tcPr>
          <w:p w14:paraId="52B693FC" w14:textId="77777777" w:rsidR="00DB7A95" w:rsidRPr="009B037E" w:rsidRDefault="00DB7A95">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Required if AlertRequired = True</w:t>
            </w:r>
          </w:p>
        </w:tc>
      </w:tr>
    </w:tbl>
    <w:p w14:paraId="10963816" w14:textId="77777777" w:rsidR="00DB7A95" w:rsidRDefault="00DB7A95" w:rsidP="00DB7A95">
      <w:pPr>
        <w:rPr>
          <w:rFonts w:ascii="Calibri" w:hAnsi="Calibri" w:cs="Calibri"/>
        </w:rPr>
      </w:pPr>
    </w:p>
    <w:p w14:paraId="0551BF02" w14:textId="77777777" w:rsidR="00536FB1" w:rsidRPr="00536FB1" w:rsidRDefault="00536FB1" w:rsidP="00536FB1">
      <w:pPr>
        <w:rPr>
          <w:rFonts w:ascii="Calibri" w:hAnsi="Calibri" w:cs="Calibri"/>
          <w:b/>
          <w:bCs/>
        </w:rPr>
      </w:pPr>
      <w:r w:rsidRPr="00536FB1">
        <w:rPr>
          <w:rFonts w:ascii="Calibri" w:hAnsi="Calibri" w:cs="Calibri"/>
          <w:b/>
          <w:bCs/>
        </w:rPr>
        <w:t>Examples This Supports</w:t>
      </w:r>
    </w:p>
    <w:p w14:paraId="46E3D8A6" w14:textId="77777777" w:rsidR="00536FB1" w:rsidRDefault="00536FB1" w:rsidP="00DB7A95">
      <w:pPr>
        <w:rPr>
          <w:rFonts w:ascii="Calibri" w:hAnsi="Calibri" w:cs="Calibri"/>
        </w:rPr>
      </w:pPr>
    </w:p>
    <w:p w14:paraId="245B21C8" w14:textId="77777777" w:rsidR="00536FB1" w:rsidRDefault="00536FB1" w:rsidP="00DB7A95">
      <w:pPr>
        <w:rPr>
          <w:rFonts w:ascii="Calibri" w:hAnsi="Calibri" w:cs="Calibri"/>
        </w:rPr>
      </w:pPr>
    </w:p>
    <w:tbl>
      <w:tblPr>
        <w:tblStyle w:val="TableGrid"/>
        <w:tblW w:w="0" w:type="auto"/>
        <w:tblLook w:val="04A0" w:firstRow="1" w:lastRow="0" w:firstColumn="1" w:lastColumn="0" w:noHBand="0" w:noVBand="1"/>
      </w:tblPr>
      <w:tblGrid>
        <w:gridCol w:w="1317"/>
        <w:gridCol w:w="2173"/>
        <w:gridCol w:w="1481"/>
        <w:gridCol w:w="1319"/>
        <w:gridCol w:w="954"/>
        <w:gridCol w:w="2106"/>
      </w:tblGrid>
      <w:tr w:rsidR="00536FB1" w:rsidRPr="00EC5C25" w14:paraId="253B61BE" w14:textId="77777777" w:rsidTr="00EC5C25">
        <w:tc>
          <w:tcPr>
            <w:tcW w:w="0" w:type="auto"/>
            <w:hideMark/>
          </w:tcPr>
          <w:p w14:paraId="17A225F7" w14:textId="77777777" w:rsidR="00536FB1" w:rsidRPr="00EC5C25" w:rsidRDefault="00536FB1" w:rsidP="00EC5C25">
            <w:pPr>
              <w:jc w:val="center"/>
              <w:rPr>
                <w:rFonts w:ascii="Calibri" w:hAnsi="Calibri" w:cs="Calibri"/>
                <w:b/>
                <w:bCs/>
                <w:sz w:val="16"/>
                <w:szCs w:val="16"/>
              </w:rPr>
            </w:pPr>
            <w:r w:rsidRPr="00EC5C25">
              <w:rPr>
                <w:rFonts w:ascii="Calibri" w:hAnsi="Calibri" w:cs="Calibri"/>
                <w:b/>
                <w:bCs/>
                <w:sz w:val="16"/>
                <w:szCs w:val="16"/>
              </w:rPr>
              <w:t>Use Case</w:t>
            </w:r>
          </w:p>
        </w:tc>
        <w:tc>
          <w:tcPr>
            <w:tcW w:w="0" w:type="auto"/>
            <w:hideMark/>
          </w:tcPr>
          <w:p w14:paraId="4297461A" w14:textId="77777777" w:rsidR="00536FB1" w:rsidRPr="00EC5C25" w:rsidRDefault="00536FB1" w:rsidP="00EC5C25">
            <w:pPr>
              <w:jc w:val="center"/>
              <w:rPr>
                <w:rFonts w:ascii="Calibri" w:hAnsi="Calibri" w:cs="Calibri"/>
                <w:b/>
                <w:bCs/>
                <w:sz w:val="16"/>
                <w:szCs w:val="16"/>
              </w:rPr>
            </w:pPr>
            <w:r w:rsidRPr="00EC5C25">
              <w:rPr>
                <w:rFonts w:ascii="Calibri" w:hAnsi="Calibri" w:cs="Calibri"/>
                <w:b/>
                <w:bCs/>
                <w:sz w:val="16"/>
                <w:szCs w:val="16"/>
              </w:rPr>
              <w:t>EvaluationType</w:t>
            </w:r>
          </w:p>
        </w:tc>
        <w:tc>
          <w:tcPr>
            <w:tcW w:w="0" w:type="auto"/>
            <w:hideMark/>
          </w:tcPr>
          <w:p w14:paraId="40693753" w14:textId="77777777" w:rsidR="00536FB1" w:rsidRPr="00EC5C25" w:rsidRDefault="00536FB1" w:rsidP="00EC5C25">
            <w:pPr>
              <w:jc w:val="center"/>
              <w:rPr>
                <w:rFonts w:ascii="Calibri" w:hAnsi="Calibri" w:cs="Calibri"/>
                <w:b/>
                <w:bCs/>
                <w:sz w:val="16"/>
                <w:szCs w:val="16"/>
              </w:rPr>
            </w:pPr>
            <w:r w:rsidRPr="00EC5C25">
              <w:rPr>
                <w:rFonts w:ascii="Calibri" w:hAnsi="Calibri" w:cs="Calibri"/>
                <w:b/>
                <w:bCs/>
                <w:sz w:val="16"/>
                <w:szCs w:val="16"/>
              </w:rPr>
              <w:t>EvaluationWindow</w:t>
            </w:r>
          </w:p>
        </w:tc>
        <w:tc>
          <w:tcPr>
            <w:tcW w:w="0" w:type="auto"/>
            <w:hideMark/>
          </w:tcPr>
          <w:p w14:paraId="1F7C49DD" w14:textId="77777777" w:rsidR="00536FB1" w:rsidRPr="00EC5C25" w:rsidRDefault="00536FB1" w:rsidP="00EC5C25">
            <w:pPr>
              <w:jc w:val="center"/>
              <w:rPr>
                <w:rFonts w:ascii="Calibri" w:hAnsi="Calibri" w:cs="Calibri"/>
                <w:b/>
                <w:bCs/>
                <w:sz w:val="16"/>
                <w:szCs w:val="16"/>
              </w:rPr>
            </w:pPr>
            <w:r w:rsidRPr="00EC5C25">
              <w:rPr>
                <w:rFonts w:ascii="Calibri" w:hAnsi="Calibri" w:cs="Calibri"/>
                <w:b/>
                <w:bCs/>
                <w:sz w:val="16"/>
                <w:szCs w:val="16"/>
              </w:rPr>
              <w:t>ChangeDirection</w:t>
            </w:r>
          </w:p>
        </w:tc>
        <w:tc>
          <w:tcPr>
            <w:tcW w:w="0" w:type="auto"/>
            <w:hideMark/>
          </w:tcPr>
          <w:p w14:paraId="7E2A6D89" w14:textId="77777777" w:rsidR="00536FB1" w:rsidRPr="00EC5C25" w:rsidRDefault="00536FB1" w:rsidP="00EC5C25">
            <w:pPr>
              <w:jc w:val="center"/>
              <w:rPr>
                <w:rFonts w:ascii="Calibri" w:hAnsi="Calibri" w:cs="Calibri"/>
                <w:b/>
                <w:bCs/>
                <w:sz w:val="16"/>
                <w:szCs w:val="16"/>
              </w:rPr>
            </w:pPr>
            <w:r w:rsidRPr="00EC5C25">
              <w:rPr>
                <w:rFonts w:ascii="Calibri" w:hAnsi="Calibri" w:cs="Calibri"/>
                <w:b/>
                <w:bCs/>
                <w:sz w:val="16"/>
                <w:szCs w:val="16"/>
              </w:rPr>
              <w:t>Operator</w:t>
            </w:r>
          </w:p>
        </w:tc>
        <w:tc>
          <w:tcPr>
            <w:tcW w:w="0" w:type="auto"/>
            <w:hideMark/>
          </w:tcPr>
          <w:p w14:paraId="3CB92132" w14:textId="77777777" w:rsidR="00536FB1" w:rsidRPr="00EC5C25" w:rsidRDefault="00536FB1" w:rsidP="00EC5C25">
            <w:pPr>
              <w:jc w:val="center"/>
              <w:rPr>
                <w:rFonts w:ascii="Calibri" w:hAnsi="Calibri" w:cs="Calibri"/>
                <w:b/>
                <w:bCs/>
                <w:sz w:val="16"/>
                <w:szCs w:val="16"/>
              </w:rPr>
            </w:pPr>
            <w:r w:rsidRPr="00EC5C25">
              <w:rPr>
                <w:rFonts w:ascii="Calibri" w:hAnsi="Calibri" w:cs="Calibri"/>
                <w:b/>
                <w:bCs/>
                <w:sz w:val="16"/>
                <w:szCs w:val="16"/>
              </w:rPr>
              <w:t>Threshold Value</w:t>
            </w:r>
          </w:p>
        </w:tc>
      </w:tr>
      <w:tr w:rsidR="00536FB1" w:rsidRPr="00EC5C25" w14:paraId="3F9321C9" w14:textId="77777777" w:rsidTr="00EC5C25">
        <w:tc>
          <w:tcPr>
            <w:tcW w:w="0" w:type="auto"/>
            <w:hideMark/>
          </w:tcPr>
          <w:p w14:paraId="7221830C"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Systolic BP &gt; 140</w:t>
            </w:r>
          </w:p>
        </w:tc>
        <w:tc>
          <w:tcPr>
            <w:tcW w:w="0" w:type="auto"/>
            <w:hideMark/>
          </w:tcPr>
          <w:p w14:paraId="0AAD5913"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SingleObservation</w:t>
            </w:r>
          </w:p>
        </w:tc>
        <w:tc>
          <w:tcPr>
            <w:tcW w:w="0" w:type="auto"/>
            <w:hideMark/>
          </w:tcPr>
          <w:p w14:paraId="373EEF2A"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w:t>
            </w:r>
          </w:p>
        </w:tc>
        <w:tc>
          <w:tcPr>
            <w:tcW w:w="0" w:type="auto"/>
            <w:hideMark/>
          </w:tcPr>
          <w:p w14:paraId="046A001E"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w:t>
            </w:r>
          </w:p>
        </w:tc>
        <w:tc>
          <w:tcPr>
            <w:tcW w:w="0" w:type="auto"/>
            <w:hideMark/>
          </w:tcPr>
          <w:p w14:paraId="71933AEA"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Greater Than</w:t>
            </w:r>
          </w:p>
        </w:tc>
        <w:tc>
          <w:tcPr>
            <w:tcW w:w="0" w:type="auto"/>
            <w:hideMark/>
          </w:tcPr>
          <w:p w14:paraId="38480FCE"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140</w:t>
            </w:r>
          </w:p>
        </w:tc>
      </w:tr>
      <w:tr w:rsidR="00536FB1" w:rsidRPr="00EC5C25" w14:paraId="1158F82F" w14:textId="77777777" w:rsidTr="00EC5C25">
        <w:tc>
          <w:tcPr>
            <w:tcW w:w="0" w:type="auto"/>
            <w:hideMark/>
          </w:tcPr>
          <w:p w14:paraId="0A83EE98"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SpO₂ &lt; 90</w:t>
            </w:r>
          </w:p>
        </w:tc>
        <w:tc>
          <w:tcPr>
            <w:tcW w:w="0" w:type="auto"/>
            <w:hideMark/>
          </w:tcPr>
          <w:p w14:paraId="0264F724"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SingleObservation</w:t>
            </w:r>
          </w:p>
        </w:tc>
        <w:tc>
          <w:tcPr>
            <w:tcW w:w="0" w:type="auto"/>
            <w:hideMark/>
          </w:tcPr>
          <w:p w14:paraId="7669E336"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w:t>
            </w:r>
          </w:p>
        </w:tc>
        <w:tc>
          <w:tcPr>
            <w:tcW w:w="0" w:type="auto"/>
            <w:hideMark/>
          </w:tcPr>
          <w:p w14:paraId="573E853B"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w:t>
            </w:r>
          </w:p>
        </w:tc>
        <w:tc>
          <w:tcPr>
            <w:tcW w:w="0" w:type="auto"/>
            <w:hideMark/>
          </w:tcPr>
          <w:p w14:paraId="148A0785"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Less Than</w:t>
            </w:r>
          </w:p>
        </w:tc>
        <w:tc>
          <w:tcPr>
            <w:tcW w:w="0" w:type="auto"/>
            <w:hideMark/>
          </w:tcPr>
          <w:p w14:paraId="0E4F400D"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90</w:t>
            </w:r>
          </w:p>
        </w:tc>
      </w:tr>
      <w:tr w:rsidR="00536FB1" w:rsidRPr="00EC5C25" w14:paraId="5876EA35" w14:textId="77777777" w:rsidTr="00EC5C25">
        <w:tc>
          <w:tcPr>
            <w:tcW w:w="0" w:type="auto"/>
            <w:hideMark/>
          </w:tcPr>
          <w:p w14:paraId="1D35E52A"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Weight gain ≥ 2 lbs in 24h</w:t>
            </w:r>
          </w:p>
        </w:tc>
        <w:tc>
          <w:tcPr>
            <w:tcW w:w="0" w:type="auto"/>
            <w:hideMark/>
          </w:tcPr>
          <w:p w14:paraId="37A537AD"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AbsoluteChangeOverPeriod</w:t>
            </w:r>
          </w:p>
        </w:tc>
        <w:tc>
          <w:tcPr>
            <w:tcW w:w="0" w:type="auto"/>
            <w:hideMark/>
          </w:tcPr>
          <w:p w14:paraId="5855C342"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24 Hours</w:t>
            </w:r>
          </w:p>
        </w:tc>
        <w:tc>
          <w:tcPr>
            <w:tcW w:w="0" w:type="auto"/>
            <w:hideMark/>
          </w:tcPr>
          <w:p w14:paraId="6D30ABE4"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Increase</w:t>
            </w:r>
          </w:p>
        </w:tc>
        <w:tc>
          <w:tcPr>
            <w:tcW w:w="0" w:type="auto"/>
            <w:hideMark/>
          </w:tcPr>
          <w:p w14:paraId="7F3F3FC3"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Greater Than or Equal</w:t>
            </w:r>
          </w:p>
        </w:tc>
        <w:tc>
          <w:tcPr>
            <w:tcW w:w="0" w:type="auto"/>
            <w:hideMark/>
          </w:tcPr>
          <w:p w14:paraId="387E184C"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2</w:t>
            </w:r>
          </w:p>
        </w:tc>
      </w:tr>
      <w:tr w:rsidR="00536FB1" w:rsidRPr="00EC5C25" w14:paraId="7AC17A5F" w14:textId="77777777" w:rsidTr="00EC5C25">
        <w:tc>
          <w:tcPr>
            <w:tcW w:w="0" w:type="auto"/>
            <w:hideMark/>
          </w:tcPr>
          <w:p w14:paraId="6503E1D9"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Weight gain ≥ 5 lbs in 7d</w:t>
            </w:r>
          </w:p>
        </w:tc>
        <w:tc>
          <w:tcPr>
            <w:tcW w:w="0" w:type="auto"/>
            <w:hideMark/>
          </w:tcPr>
          <w:p w14:paraId="60FC1F91"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AbsoluteChangeOverPeriod</w:t>
            </w:r>
          </w:p>
        </w:tc>
        <w:tc>
          <w:tcPr>
            <w:tcW w:w="0" w:type="auto"/>
            <w:hideMark/>
          </w:tcPr>
          <w:p w14:paraId="4353E06E"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7 Days</w:t>
            </w:r>
          </w:p>
        </w:tc>
        <w:tc>
          <w:tcPr>
            <w:tcW w:w="0" w:type="auto"/>
            <w:hideMark/>
          </w:tcPr>
          <w:p w14:paraId="03D5C53D"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Increase</w:t>
            </w:r>
          </w:p>
        </w:tc>
        <w:tc>
          <w:tcPr>
            <w:tcW w:w="0" w:type="auto"/>
            <w:hideMark/>
          </w:tcPr>
          <w:p w14:paraId="3AFC7081"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Greater Than or Equal</w:t>
            </w:r>
          </w:p>
        </w:tc>
        <w:tc>
          <w:tcPr>
            <w:tcW w:w="0" w:type="auto"/>
            <w:hideMark/>
          </w:tcPr>
          <w:p w14:paraId="0174D950"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5</w:t>
            </w:r>
          </w:p>
        </w:tc>
      </w:tr>
      <w:tr w:rsidR="00536FB1" w:rsidRPr="00EC5C25" w14:paraId="1EA4E63E" w14:textId="77777777" w:rsidTr="00EC5C25">
        <w:tc>
          <w:tcPr>
            <w:tcW w:w="0" w:type="auto"/>
            <w:hideMark/>
          </w:tcPr>
          <w:p w14:paraId="6B808413"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Weight loss &gt; 5% in 30d</w:t>
            </w:r>
          </w:p>
        </w:tc>
        <w:tc>
          <w:tcPr>
            <w:tcW w:w="0" w:type="auto"/>
            <w:hideMark/>
          </w:tcPr>
          <w:p w14:paraId="3C57B1FB"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PercentageChangeOverPeriod</w:t>
            </w:r>
          </w:p>
        </w:tc>
        <w:tc>
          <w:tcPr>
            <w:tcW w:w="0" w:type="auto"/>
            <w:hideMark/>
          </w:tcPr>
          <w:p w14:paraId="0B53C560"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30 Days</w:t>
            </w:r>
          </w:p>
        </w:tc>
        <w:tc>
          <w:tcPr>
            <w:tcW w:w="0" w:type="auto"/>
            <w:hideMark/>
          </w:tcPr>
          <w:p w14:paraId="27C7A987"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Decrease</w:t>
            </w:r>
          </w:p>
        </w:tc>
        <w:tc>
          <w:tcPr>
            <w:tcW w:w="0" w:type="auto"/>
            <w:hideMark/>
          </w:tcPr>
          <w:p w14:paraId="31BF559E"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Greater Than</w:t>
            </w:r>
          </w:p>
        </w:tc>
        <w:tc>
          <w:tcPr>
            <w:tcW w:w="0" w:type="auto"/>
            <w:hideMark/>
          </w:tcPr>
          <w:p w14:paraId="1444635F"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5</w:t>
            </w:r>
          </w:p>
        </w:tc>
      </w:tr>
      <w:tr w:rsidR="00536FB1" w:rsidRPr="00EC5C25" w14:paraId="55A271ED" w14:textId="77777777" w:rsidTr="00EC5C25">
        <w:tc>
          <w:tcPr>
            <w:tcW w:w="0" w:type="auto"/>
            <w:hideMark/>
          </w:tcPr>
          <w:p w14:paraId="37218AE0"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BP breach confirmed by repeat breach within 30 min</w:t>
            </w:r>
          </w:p>
        </w:tc>
        <w:tc>
          <w:tcPr>
            <w:tcW w:w="0" w:type="auto"/>
            <w:hideMark/>
          </w:tcPr>
          <w:p w14:paraId="1CD98F9D"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SingleObservation</w:t>
            </w:r>
          </w:p>
        </w:tc>
        <w:tc>
          <w:tcPr>
            <w:tcW w:w="0" w:type="auto"/>
            <w:hideMark/>
          </w:tcPr>
          <w:p w14:paraId="61674483"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30 Minutes</w:t>
            </w:r>
          </w:p>
        </w:tc>
        <w:tc>
          <w:tcPr>
            <w:tcW w:w="0" w:type="auto"/>
            <w:hideMark/>
          </w:tcPr>
          <w:p w14:paraId="51BC448F"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w:t>
            </w:r>
          </w:p>
        </w:tc>
        <w:tc>
          <w:tcPr>
            <w:tcW w:w="0" w:type="auto"/>
            <w:hideMark/>
          </w:tcPr>
          <w:p w14:paraId="3E9EFC2A"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Greater Than</w:t>
            </w:r>
          </w:p>
        </w:tc>
        <w:tc>
          <w:tcPr>
            <w:tcW w:w="0" w:type="auto"/>
            <w:hideMark/>
          </w:tcPr>
          <w:p w14:paraId="743CA568" w14:textId="77777777" w:rsidR="00536FB1" w:rsidRPr="00EC5C25" w:rsidRDefault="00536FB1" w:rsidP="00EC5C25">
            <w:pPr>
              <w:rPr>
                <w:rFonts w:ascii="Calibri" w:hAnsi="Calibri" w:cs="Calibri"/>
                <w:sz w:val="16"/>
                <w:szCs w:val="16"/>
              </w:rPr>
            </w:pPr>
            <w:r w:rsidRPr="00EC5C25">
              <w:rPr>
                <w:rFonts w:ascii="Calibri" w:hAnsi="Calibri" w:cs="Calibri"/>
                <w:sz w:val="16"/>
                <w:szCs w:val="16"/>
              </w:rPr>
              <w:t xml:space="preserve">threshold value, with </w:t>
            </w:r>
            <w:r w:rsidRPr="00EC5C25">
              <w:rPr>
                <w:rStyle w:val="HTMLCode"/>
                <w:rFonts w:ascii="Calibri" w:eastAsiaTheme="majorEastAsia" w:hAnsi="Calibri" w:cs="Calibri"/>
                <w:sz w:val="16"/>
                <w:szCs w:val="16"/>
              </w:rPr>
              <w:t>ConsecutiveBreachCount = 2</w:t>
            </w:r>
          </w:p>
        </w:tc>
      </w:tr>
    </w:tbl>
    <w:p w14:paraId="4368937A" w14:textId="77777777" w:rsidR="00536FB1" w:rsidRDefault="00536FB1" w:rsidP="00DB7A95">
      <w:pPr>
        <w:rPr>
          <w:rFonts w:ascii="Calibri" w:hAnsi="Calibri" w:cs="Calibri"/>
        </w:rPr>
      </w:pPr>
    </w:p>
    <w:p w14:paraId="63AED474" w14:textId="77777777" w:rsidR="00536FB1" w:rsidRPr="009B037E" w:rsidRDefault="00536FB1" w:rsidP="00DB7A95">
      <w:pPr>
        <w:rPr>
          <w:rFonts w:ascii="Calibri" w:hAnsi="Calibri" w:cs="Calibri"/>
        </w:rPr>
      </w:pPr>
    </w:p>
    <w:p w14:paraId="5FAE4285" w14:textId="63B23CAC" w:rsidR="006932D8" w:rsidRPr="000B2097" w:rsidRDefault="000008D9" w:rsidP="000B2097">
      <w:pPr>
        <w:pStyle w:val="ListParagraph"/>
        <w:numPr>
          <w:ilvl w:val="0"/>
          <w:numId w:val="117"/>
        </w:numPr>
        <w:rPr>
          <w:rFonts w:ascii="Calibri" w:hAnsi="Calibri" w:cs="Calibri"/>
          <w:sz w:val="18"/>
          <w:szCs w:val="18"/>
        </w:rPr>
      </w:pPr>
      <w:r w:rsidRPr="000B2097">
        <w:rPr>
          <w:rFonts w:ascii="Calibri" w:hAnsi="Calibri" w:cs="Calibri"/>
          <w:sz w:val="18"/>
          <w:szCs w:val="18"/>
        </w:rPr>
        <w:t>Threshold Template may be resolved by Monitoring Template or downstream runtime services using AppliesToType + LinkedEntityCode.</w:t>
      </w:r>
    </w:p>
    <w:p w14:paraId="507DAB78" w14:textId="77777777" w:rsidR="009B1EA0" w:rsidRPr="000B2097" w:rsidRDefault="009B1EA0" w:rsidP="000B2097">
      <w:pPr>
        <w:pStyle w:val="ListParagraph"/>
        <w:numPr>
          <w:ilvl w:val="0"/>
          <w:numId w:val="117"/>
        </w:numPr>
        <w:rPr>
          <w:rFonts w:ascii="Calibri" w:hAnsi="Calibri" w:cs="Calibri"/>
          <w:sz w:val="18"/>
          <w:szCs w:val="18"/>
        </w:rPr>
      </w:pPr>
      <w:r w:rsidRPr="000B2097">
        <w:rPr>
          <w:rFonts w:ascii="Calibri" w:hAnsi="Calibri" w:cs="Calibri"/>
          <w:sz w:val="18"/>
          <w:szCs w:val="18"/>
        </w:rPr>
        <w:t>Threshold Template must support both single-observation threshold evaluation and change-over-period threshold evaluation. EvaluationType, EvaluationWindow, and ChangeDirection determine how the configured comparison boundary is interpreted at runtime.</w:t>
      </w:r>
    </w:p>
    <w:p w14:paraId="1C0E3E44" w14:textId="77777777" w:rsidR="009B1EA0" w:rsidRPr="009B037E" w:rsidRDefault="009B1EA0" w:rsidP="006932D8">
      <w:pPr>
        <w:ind w:left="405"/>
        <w:rPr>
          <w:rFonts w:ascii="Calibri" w:hAnsi="Calibri" w:cs="Calibri"/>
          <w:sz w:val="18"/>
          <w:szCs w:val="18"/>
        </w:rPr>
      </w:pPr>
    </w:p>
    <w:p w14:paraId="72A09777" w14:textId="5E670982" w:rsidR="00C00902" w:rsidRPr="009B037E" w:rsidRDefault="00C00902" w:rsidP="00F45909">
      <w:pPr>
        <w:pStyle w:val="Heading2"/>
        <w:numPr>
          <w:ilvl w:val="1"/>
          <w:numId w:val="9"/>
        </w:numPr>
        <w:rPr>
          <w:rFonts w:ascii="Calibri" w:eastAsia="Times New Roman" w:hAnsi="Calibri" w:cs="Calibri"/>
          <w:b/>
          <w:bCs/>
          <w:sz w:val="20"/>
          <w:szCs w:val="20"/>
        </w:rPr>
      </w:pPr>
      <w:bookmarkStart w:id="355" w:name="_Toc228300284"/>
      <w:r w:rsidRPr="009B037E">
        <w:rPr>
          <w:rFonts w:ascii="Calibri" w:eastAsia="Times New Roman" w:hAnsi="Calibri" w:cs="Calibri"/>
          <w:b/>
          <w:bCs/>
          <w:sz w:val="20"/>
          <w:szCs w:val="20"/>
        </w:rPr>
        <w:lastRenderedPageBreak/>
        <w:t>Linked Entity Rules</w:t>
      </w:r>
      <w:bookmarkEnd w:id="355"/>
    </w:p>
    <w:p w14:paraId="15DFA4F9" w14:textId="77777777" w:rsidR="00C00902" w:rsidRPr="009B037E" w:rsidRDefault="00C00902" w:rsidP="00A559B7">
      <w:pPr>
        <w:pStyle w:val="NormalWeb"/>
        <w:ind w:left="405"/>
        <w:rPr>
          <w:rFonts w:ascii="Calibri" w:hAnsi="Calibri" w:cs="Calibri"/>
          <w:sz w:val="18"/>
          <w:szCs w:val="18"/>
        </w:rPr>
      </w:pPr>
      <w:r w:rsidRPr="009B037E">
        <w:rPr>
          <w:rStyle w:val="HTMLCode"/>
          <w:rFonts w:ascii="Calibri" w:eastAsiaTheme="majorEastAsia" w:hAnsi="Calibri" w:cs="Calibri"/>
          <w:sz w:val="18"/>
          <w:szCs w:val="18"/>
        </w:rPr>
        <w:t>LinkedEntityCode</w:t>
      </w:r>
      <w:r w:rsidRPr="009B037E">
        <w:rPr>
          <w:rFonts w:ascii="Calibri" w:hAnsi="Calibri" w:cs="Calibri"/>
          <w:sz w:val="18"/>
          <w:szCs w:val="18"/>
        </w:rPr>
        <w:t xml:space="preserve"> is the referenceable code for the entity being evaluated by the Threshold Template.</w:t>
      </w:r>
    </w:p>
    <w:p w14:paraId="3FC897C9" w14:textId="77777777" w:rsidR="00C00902" w:rsidRPr="009B037E" w:rsidRDefault="00C00902" w:rsidP="00A559B7">
      <w:pPr>
        <w:pStyle w:val="Heading3"/>
        <w:ind w:left="405"/>
        <w:rPr>
          <w:rFonts w:ascii="Calibri" w:hAnsi="Calibri" w:cs="Calibri"/>
          <w:sz w:val="18"/>
          <w:szCs w:val="18"/>
        </w:rPr>
      </w:pPr>
      <w:bookmarkStart w:id="356" w:name="_Toc228300285"/>
      <w:r w:rsidRPr="009B037E">
        <w:rPr>
          <w:rFonts w:ascii="Calibri" w:hAnsi="Calibri" w:cs="Calibri"/>
          <w:sz w:val="18"/>
          <w:szCs w:val="18"/>
        </w:rPr>
        <w:t>Rules</w:t>
      </w:r>
      <w:bookmarkEnd w:id="356"/>
    </w:p>
    <w:p w14:paraId="332F4ADD" w14:textId="77777777" w:rsidR="00C00902" w:rsidRPr="009B037E" w:rsidRDefault="00C00902" w:rsidP="007725E1">
      <w:pPr>
        <w:pStyle w:val="ListParagraph"/>
        <w:numPr>
          <w:ilvl w:val="0"/>
          <w:numId w:val="59"/>
        </w:numPr>
        <w:tabs>
          <w:tab w:val="num" w:pos="1350"/>
        </w:tabs>
        <w:rPr>
          <w:rFonts w:ascii="Calibri" w:hAnsi="Calibri" w:cs="Calibri"/>
          <w:sz w:val="18"/>
          <w:szCs w:val="18"/>
        </w:rPr>
      </w:pPr>
      <w:r w:rsidRPr="009B037E">
        <w:rPr>
          <w:rFonts w:ascii="Calibri" w:hAnsi="Calibri" w:cs="Calibri"/>
          <w:sz w:val="18"/>
          <w:szCs w:val="18"/>
        </w:rPr>
        <w:t xml:space="preserve">One Threshold band must link to exactly one LinkedEntityCode. </w:t>
      </w:r>
    </w:p>
    <w:p w14:paraId="3857D315" w14:textId="77777777" w:rsidR="00C00902" w:rsidRPr="009B037E" w:rsidRDefault="00C00902" w:rsidP="007725E1">
      <w:pPr>
        <w:pStyle w:val="ListParagraph"/>
        <w:numPr>
          <w:ilvl w:val="0"/>
          <w:numId w:val="59"/>
        </w:numPr>
        <w:tabs>
          <w:tab w:val="num" w:pos="1350"/>
        </w:tabs>
        <w:rPr>
          <w:rFonts w:ascii="Calibri" w:hAnsi="Calibri" w:cs="Calibri"/>
          <w:sz w:val="18"/>
          <w:szCs w:val="18"/>
        </w:rPr>
      </w:pPr>
      <w:r w:rsidRPr="009B037E">
        <w:rPr>
          <w:rFonts w:ascii="Calibri" w:hAnsi="Calibri" w:cs="Calibri"/>
          <w:sz w:val="18"/>
          <w:szCs w:val="18"/>
        </w:rPr>
        <w:t xml:space="preserve">One LinkedEntityCode may have multiple threshold bands. </w:t>
      </w:r>
    </w:p>
    <w:p w14:paraId="54615B0E" w14:textId="3D38FCCC" w:rsidR="00C00902" w:rsidRPr="009B037E" w:rsidRDefault="00C00902" w:rsidP="007725E1">
      <w:pPr>
        <w:pStyle w:val="ListParagraph"/>
        <w:numPr>
          <w:ilvl w:val="0"/>
          <w:numId w:val="59"/>
        </w:numPr>
        <w:tabs>
          <w:tab w:val="num" w:pos="1350"/>
        </w:tabs>
        <w:rPr>
          <w:rFonts w:ascii="Calibri" w:hAnsi="Calibri" w:cs="Calibri"/>
          <w:sz w:val="18"/>
          <w:szCs w:val="18"/>
        </w:rPr>
      </w:pPr>
      <w:r w:rsidRPr="009B037E">
        <w:rPr>
          <w:rFonts w:ascii="Calibri" w:hAnsi="Calibri" w:cs="Calibri"/>
          <w:sz w:val="18"/>
          <w:szCs w:val="18"/>
        </w:rPr>
        <w:t>Threshold ranges for the same LinkedEntityCode must not overlap.</w:t>
      </w:r>
    </w:p>
    <w:p w14:paraId="6C7AB938" w14:textId="29C3858D" w:rsidR="002348E7" w:rsidRPr="009B037E" w:rsidRDefault="002348E7" w:rsidP="00F45909">
      <w:pPr>
        <w:pStyle w:val="Heading2"/>
        <w:numPr>
          <w:ilvl w:val="1"/>
          <w:numId w:val="9"/>
        </w:numPr>
        <w:rPr>
          <w:rFonts w:ascii="Calibri" w:hAnsi="Calibri" w:cs="Calibri"/>
          <w:b/>
          <w:bCs/>
          <w:sz w:val="20"/>
          <w:szCs w:val="20"/>
        </w:rPr>
      </w:pPr>
      <w:bookmarkStart w:id="357" w:name="_Toc228300286"/>
      <w:r w:rsidRPr="009B037E">
        <w:rPr>
          <w:rFonts w:ascii="Calibri" w:eastAsia="Times New Roman" w:hAnsi="Calibri" w:cs="Calibri"/>
          <w:b/>
          <w:bCs/>
          <w:sz w:val="20"/>
          <w:szCs w:val="20"/>
        </w:rPr>
        <w:t>Alert Policy Linkage</w:t>
      </w:r>
      <w:bookmarkEnd w:id="357"/>
    </w:p>
    <w:p w14:paraId="3B2089A9" w14:textId="77777777" w:rsidR="002348E7" w:rsidRPr="002348E7" w:rsidRDefault="002348E7" w:rsidP="00A559B7">
      <w:pPr>
        <w:tabs>
          <w:tab w:val="num" w:pos="1080"/>
        </w:tabs>
        <w:ind w:left="720"/>
        <w:rPr>
          <w:rFonts w:ascii="Calibri" w:hAnsi="Calibri" w:cs="Calibri"/>
          <w:sz w:val="18"/>
          <w:szCs w:val="18"/>
        </w:rPr>
      </w:pPr>
      <w:r w:rsidRPr="002348E7">
        <w:rPr>
          <w:rFonts w:ascii="Calibri" w:hAnsi="Calibri" w:cs="Calibri"/>
          <w:sz w:val="18"/>
          <w:szCs w:val="18"/>
        </w:rPr>
        <w:t>Where alerting is required:</w:t>
      </w:r>
    </w:p>
    <w:p w14:paraId="6A4DFD05" w14:textId="77777777" w:rsidR="002348E7" w:rsidRPr="002348E7" w:rsidRDefault="002348E7" w:rsidP="007725E1">
      <w:pPr>
        <w:numPr>
          <w:ilvl w:val="0"/>
          <w:numId w:val="55"/>
        </w:numPr>
        <w:tabs>
          <w:tab w:val="clear" w:pos="720"/>
          <w:tab w:val="num" w:pos="1080"/>
        </w:tabs>
        <w:ind w:left="1080"/>
        <w:rPr>
          <w:rFonts w:ascii="Calibri" w:hAnsi="Calibri" w:cs="Calibri"/>
          <w:sz w:val="18"/>
          <w:szCs w:val="18"/>
        </w:rPr>
      </w:pPr>
      <w:r w:rsidRPr="002348E7">
        <w:rPr>
          <w:rFonts w:ascii="Calibri" w:hAnsi="Calibri" w:cs="Calibri"/>
          <w:sz w:val="18"/>
          <w:szCs w:val="18"/>
        </w:rPr>
        <w:t xml:space="preserve">AlertRequired = True indicates that the threshold must link to an Alert Policy Template. </w:t>
      </w:r>
    </w:p>
    <w:p w14:paraId="4CF0A6D8" w14:textId="272F4B6F" w:rsidR="002348E7" w:rsidRPr="002348E7" w:rsidRDefault="00AE1415" w:rsidP="007725E1">
      <w:pPr>
        <w:numPr>
          <w:ilvl w:val="0"/>
          <w:numId w:val="55"/>
        </w:numPr>
        <w:tabs>
          <w:tab w:val="clear" w:pos="720"/>
          <w:tab w:val="num" w:pos="1080"/>
        </w:tabs>
        <w:ind w:left="1080"/>
        <w:rPr>
          <w:rFonts w:ascii="Calibri" w:hAnsi="Calibri" w:cs="Calibri"/>
          <w:sz w:val="18"/>
          <w:szCs w:val="18"/>
        </w:rPr>
      </w:pPr>
      <w:r w:rsidRPr="009B037E">
        <w:rPr>
          <w:rFonts w:ascii="Calibri" w:hAnsi="Calibri" w:cs="Calibri"/>
          <w:sz w:val="16"/>
          <w:szCs w:val="16"/>
        </w:rPr>
        <w:t>LinkedAlertPolicyTemplateVersionID</w:t>
      </w:r>
      <w:r w:rsidRPr="009B037E">
        <w:rPr>
          <w:rFonts w:ascii="Calibri" w:hAnsi="Calibri" w:cs="Calibri"/>
          <w:sz w:val="18"/>
          <w:szCs w:val="18"/>
        </w:rPr>
        <w:t xml:space="preserve"> </w:t>
      </w:r>
      <w:r w:rsidR="002348E7" w:rsidRPr="002348E7">
        <w:rPr>
          <w:rFonts w:ascii="Calibri" w:hAnsi="Calibri" w:cs="Calibri"/>
          <w:sz w:val="18"/>
          <w:szCs w:val="18"/>
        </w:rPr>
        <w:t xml:space="preserve">must reference a Published Alert Policy Template Version. </w:t>
      </w:r>
    </w:p>
    <w:p w14:paraId="473D9A3D" w14:textId="77777777" w:rsidR="002348E7" w:rsidRPr="002348E7" w:rsidRDefault="002348E7" w:rsidP="007725E1">
      <w:pPr>
        <w:numPr>
          <w:ilvl w:val="0"/>
          <w:numId w:val="55"/>
        </w:numPr>
        <w:tabs>
          <w:tab w:val="clear" w:pos="720"/>
          <w:tab w:val="num" w:pos="1080"/>
        </w:tabs>
        <w:ind w:left="1080"/>
        <w:rPr>
          <w:rFonts w:ascii="Calibri" w:hAnsi="Calibri" w:cs="Calibri"/>
          <w:sz w:val="18"/>
          <w:szCs w:val="18"/>
        </w:rPr>
      </w:pPr>
      <w:r w:rsidRPr="002348E7">
        <w:rPr>
          <w:rFonts w:ascii="Calibri" w:hAnsi="Calibri" w:cs="Calibri"/>
          <w:sz w:val="18"/>
          <w:szCs w:val="18"/>
        </w:rPr>
        <w:t xml:space="preserve">Threshold Template does not define alert workflow behavior. </w:t>
      </w:r>
    </w:p>
    <w:p w14:paraId="06665AD2" w14:textId="356638E9" w:rsidR="002348E7" w:rsidRPr="002348E7" w:rsidRDefault="002348E7" w:rsidP="007725E1">
      <w:pPr>
        <w:numPr>
          <w:ilvl w:val="0"/>
          <w:numId w:val="55"/>
        </w:numPr>
        <w:tabs>
          <w:tab w:val="clear" w:pos="720"/>
          <w:tab w:val="num" w:pos="1080"/>
        </w:tabs>
        <w:ind w:left="1080"/>
        <w:rPr>
          <w:rFonts w:ascii="Calibri" w:hAnsi="Calibri" w:cs="Calibri"/>
          <w:sz w:val="18"/>
          <w:szCs w:val="18"/>
        </w:rPr>
      </w:pPr>
      <w:r w:rsidRPr="002348E7">
        <w:rPr>
          <w:rFonts w:ascii="Calibri" w:hAnsi="Calibri" w:cs="Calibri"/>
          <w:sz w:val="18"/>
          <w:szCs w:val="18"/>
        </w:rPr>
        <w:t xml:space="preserve">Alert workflow remains external and is governed through Alert Policy Template and Alert Management Service. </w:t>
      </w:r>
    </w:p>
    <w:p w14:paraId="3547F2B2" w14:textId="77777777" w:rsidR="006932D8" w:rsidRPr="009B037E" w:rsidRDefault="006932D8" w:rsidP="00F45909">
      <w:pPr>
        <w:pStyle w:val="Heading1"/>
        <w:numPr>
          <w:ilvl w:val="0"/>
          <w:numId w:val="9"/>
        </w:numPr>
        <w:rPr>
          <w:rFonts w:ascii="Calibri" w:eastAsia="Times New Roman" w:hAnsi="Calibri" w:cs="Calibri"/>
          <w:b/>
          <w:bCs/>
          <w:sz w:val="20"/>
          <w:szCs w:val="20"/>
        </w:rPr>
      </w:pPr>
      <w:bookmarkStart w:id="358" w:name="_Toc225461309"/>
      <w:bookmarkStart w:id="359" w:name="_Toc225461310"/>
      <w:bookmarkStart w:id="360" w:name="_Toc225461311"/>
      <w:bookmarkStart w:id="361" w:name="_Toc225461312"/>
      <w:bookmarkStart w:id="362" w:name="_Toc225461313"/>
      <w:bookmarkStart w:id="363" w:name="_Toc225461314"/>
      <w:bookmarkStart w:id="364" w:name="_Toc225461315"/>
      <w:bookmarkStart w:id="365" w:name="_Toc225461317"/>
      <w:bookmarkStart w:id="366" w:name="_Toc225461318"/>
      <w:bookmarkStart w:id="367" w:name="_Toc225461319"/>
      <w:bookmarkStart w:id="368" w:name="_Toc225461320"/>
      <w:bookmarkStart w:id="369" w:name="_Toc225461321"/>
      <w:bookmarkStart w:id="370" w:name="_Toc225461322"/>
      <w:bookmarkStart w:id="371" w:name="_Toc225461324"/>
      <w:bookmarkStart w:id="372" w:name="_Toc225461325"/>
      <w:bookmarkStart w:id="373" w:name="_Toc225461326"/>
      <w:bookmarkStart w:id="374" w:name="_Toc225461327"/>
      <w:bookmarkStart w:id="375" w:name="_Toc225461328"/>
      <w:bookmarkStart w:id="376" w:name="_Toc225461329"/>
      <w:bookmarkStart w:id="377" w:name="_Toc225461331"/>
      <w:bookmarkStart w:id="378" w:name="_Toc225461332"/>
      <w:bookmarkStart w:id="379" w:name="_Toc225461333"/>
      <w:bookmarkStart w:id="380" w:name="_Toc225461334"/>
      <w:bookmarkStart w:id="381" w:name="_Toc225461335"/>
      <w:bookmarkStart w:id="382" w:name="_Toc225461336"/>
      <w:bookmarkStart w:id="383" w:name="_Toc225461338"/>
      <w:bookmarkStart w:id="384" w:name="_Toc225461339"/>
      <w:bookmarkStart w:id="385" w:name="_Toc225461340"/>
      <w:bookmarkStart w:id="386" w:name="_Toc225461341"/>
      <w:bookmarkStart w:id="387" w:name="_Toc225461342"/>
      <w:bookmarkStart w:id="388" w:name="_Toc225461343"/>
      <w:bookmarkStart w:id="389" w:name="_Toc225461345"/>
      <w:bookmarkStart w:id="390" w:name="_Toc225461346"/>
      <w:bookmarkStart w:id="391" w:name="_Toc225461347"/>
      <w:bookmarkStart w:id="392" w:name="_Toc225461348"/>
      <w:bookmarkStart w:id="393" w:name="_Toc225461349"/>
      <w:bookmarkStart w:id="394" w:name="_Toc225461350"/>
      <w:bookmarkStart w:id="395" w:name="_Toc225461352"/>
      <w:bookmarkStart w:id="396" w:name="_Toc225461353"/>
      <w:bookmarkStart w:id="397" w:name="_Toc225461354"/>
      <w:bookmarkStart w:id="398" w:name="_Toc225461355"/>
      <w:bookmarkStart w:id="399" w:name="_Toc225461356"/>
      <w:bookmarkStart w:id="400" w:name="_Toc225461357"/>
      <w:bookmarkStart w:id="401" w:name="_Toc225461359"/>
      <w:bookmarkStart w:id="402" w:name="_Toc225461360"/>
      <w:bookmarkStart w:id="403" w:name="_Toc225461361"/>
      <w:bookmarkStart w:id="404" w:name="_Toc225461362"/>
      <w:bookmarkStart w:id="405" w:name="_Toc225461363"/>
      <w:bookmarkStart w:id="406" w:name="_Toc225461364"/>
      <w:bookmarkStart w:id="407" w:name="_Toc225461366"/>
      <w:bookmarkStart w:id="408" w:name="_Toc225461367"/>
      <w:bookmarkStart w:id="409" w:name="_Toc225461368"/>
      <w:bookmarkStart w:id="410" w:name="_Toc225461369"/>
      <w:bookmarkStart w:id="411" w:name="_Toc225461370"/>
      <w:bookmarkStart w:id="412" w:name="_Toc225461371"/>
      <w:bookmarkStart w:id="413" w:name="_Toc225461373"/>
      <w:bookmarkStart w:id="414" w:name="_Toc225461374"/>
      <w:bookmarkStart w:id="415" w:name="_Toc225461375"/>
      <w:bookmarkStart w:id="416" w:name="_Toc225461376"/>
      <w:bookmarkStart w:id="417" w:name="_Toc225461377"/>
      <w:bookmarkStart w:id="418" w:name="_Toc225461378"/>
      <w:bookmarkStart w:id="419" w:name="_Toc225461379"/>
      <w:bookmarkStart w:id="420" w:name="_Toc225461380"/>
      <w:bookmarkStart w:id="421" w:name="_Toc225461381"/>
      <w:bookmarkStart w:id="422" w:name="_Toc225461382"/>
      <w:bookmarkStart w:id="423" w:name="_Toc225461383"/>
      <w:bookmarkStart w:id="424" w:name="_Toc225461384"/>
      <w:bookmarkStart w:id="425" w:name="_Toc225461385"/>
      <w:bookmarkStart w:id="426" w:name="_Toc225461386"/>
      <w:bookmarkStart w:id="427" w:name="_Toc225461388"/>
      <w:bookmarkStart w:id="428" w:name="_Toc225461389"/>
      <w:bookmarkStart w:id="429" w:name="_Toc225461390"/>
      <w:bookmarkStart w:id="430" w:name="_Toc225461391"/>
      <w:bookmarkStart w:id="431" w:name="_Toc225461392"/>
      <w:bookmarkStart w:id="432" w:name="_Toc225461393"/>
      <w:bookmarkStart w:id="433" w:name="_Toc225461394"/>
      <w:bookmarkStart w:id="434" w:name="_Toc225461395"/>
      <w:bookmarkStart w:id="435" w:name="_Toc225461397"/>
      <w:bookmarkStart w:id="436" w:name="_Toc225461398"/>
      <w:bookmarkStart w:id="437" w:name="_Toc225461399"/>
      <w:bookmarkStart w:id="438" w:name="_Toc225461400"/>
      <w:bookmarkStart w:id="439" w:name="_Toc225461401"/>
      <w:bookmarkStart w:id="440" w:name="_Toc225461402"/>
      <w:bookmarkStart w:id="441" w:name="_Toc225461403"/>
      <w:bookmarkStart w:id="442" w:name="_Toc225461404"/>
      <w:bookmarkStart w:id="443" w:name="_Toc225461405"/>
      <w:bookmarkStart w:id="444" w:name="_Toc225461407"/>
      <w:bookmarkStart w:id="445" w:name="_Toc225461408"/>
      <w:bookmarkStart w:id="446" w:name="_Toc225461409"/>
      <w:bookmarkStart w:id="447" w:name="_Toc225461410"/>
      <w:bookmarkStart w:id="448" w:name="_Toc225461411"/>
      <w:bookmarkStart w:id="449" w:name="_Toc225461412"/>
      <w:bookmarkStart w:id="450" w:name="_Toc225461413"/>
      <w:bookmarkStart w:id="451" w:name="_Toc225461414"/>
      <w:bookmarkStart w:id="452" w:name="_Toc225461415"/>
      <w:bookmarkStart w:id="453" w:name="_Toc225461417"/>
      <w:bookmarkStart w:id="454" w:name="_Toc225461418"/>
      <w:bookmarkStart w:id="455" w:name="_Toc225461419"/>
      <w:bookmarkStart w:id="456" w:name="_Toc225461420"/>
      <w:bookmarkStart w:id="457" w:name="_Toc225461421"/>
      <w:bookmarkStart w:id="458" w:name="_Toc225461422"/>
      <w:bookmarkStart w:id="459" w:name="_Toc225461423"/>
      <w:bookmarkStart w:id="460" w:name="_Toc225461424"/>
      <w:bookmarkStart w:id="461" w:name="_Toc225461426"/>
      <w:bookmarkStart w:id="462" w:name="_Toc225461427"/>
      <w:bookmarkStart w:id="463" w:name="_Toc225461428"/>
      <w:bookmarkStart w:id="464" w:name="_Toc225461429"/>
      <w:bookmarkStart w:id="465" w:name="_Toc225461430"/>
      <w:bookmarkStart w:id="466" w:name="_Toc225461431"/>
      <w:bookmarkStart w:id="467" w:name="_Toc225461432"/>
      <w:bookmarkStart w:id="468" w:name="_Toc225461433"/>
      <w:bookmarkStart w:id="469" w:name="_Toc225461435"/>
      <w:bookmarkStart w:id="470" w:name="_Toc225461436"/>
      <w:bookmarkStart w:id="471" w:name="_Toc225461437"/>
      <w:bookmarkStart w:id="472" w:name="_Toc225461438"/>
      <w:bookmarkStart w:id="473" w:name="_Toc225461445"/>
      <w:bookmarkStart w:id="474" w:name="_Toc22830028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r w:rsidRPr="009B037E">
        <w:rPr>
          <w:rFonts w:ascii="Calibri" w:eastAsia="Times New Roman" w:hAnsi="Calibri" w:cs="Calibri"/>
          <w:b/>
          <w:bCs/>
          <w:sz w:val="20"/>
          <w:szCs w:val="20"/>
        </w:rPr>
        <w:t>Alerts Template:</w:t>
      </w:r>
      <w:bookmarkEnd w:id="474"/>
    </w:p>
    <w:p w14:paraId="45FEA617" w14:textId="752A1117" w:rsidR="006932D8" w:rsidRPr="009B037E" w:rsidRDefault="006932D8" w:rsidP="006932D8">
      <w:pPr>
        <w:rPr>
          <w:rFonts w:ascii="Calibri" w:hAnsi="Calibri" w:cs="Calibri"/>
          <w:sz w:val="18"/>
          <w:szCs w:val="18"/>
        </w:rPr>
      </w:pPr>
    </w:p>
    <w:p w14:paraId="5536A55C"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475" w:name="_Toc228300288"/>
      <w:r w:rsidRPr="009B037E">
        <w:rPr>
          <w:rFonts w:ascii="Calibri" w:eastAsia="Times New Roman" w:hAnsi="Calibri" w:cs="Calibri"/>
          <w:b/>
          <w:bCs/>
          <w:sz w:val="20"/>
          <w:szCs w:val="20"/>
        </w:rPr>
        <w:t>ALERT POLICY SCOPE DEFINITION</w:t>
      </w:r>
      <w:bookmarkEnd w:id="475"/>
    </w:p>
    <w:p w14:paraId="0C8BE6CC" w14:textId="2BF88A32" w:rsidR="001666B1" w:rsidRPr="009B037E" w:rsidRDefault="001666B1" w:rsidP="001666B1">
      <w:pPr>
        <w:pStyle w:val="NormalWeb"/>
        <w:ind w:left="405"/>
        <w:rPr>
          <w:rFonts w:ascii="Calibri" w:hAnsi="Calibri" w:cs="Calibri"/>
          <w:sz w:val="18"/>
          <w:szCs w:val="18"/>
        </w:rPr>
      </w:pPr>
      <w:r w:rsidRPr="001666B1">
        <w:rPr>
          <w:rFonts w:ascii="Calibri" w:hAnsi="Calibri" w:cs="Calibri"/>
          <w:sz w:val="18"/>
          <w:szCs w:val="18"/>
        </w:rPr>
        <w:t>Alert Policy Template defines how generated alerts are classified, assigned, governed, and managed operationally.</w:t>
      </w:r>
      <w:r>
        <w:rPr>
          <w:rFonts w:ascii="Calibri" w:hAnsi="Calibri" w:cs="Calibri"/>
          <w:sz w:val="18"/>
          <w:szCs w:val="18"/>
        </w:rPr>
        <w:t xml:space="preserve"> </w:t>
      </w:r>
      <w:r w:rsidRPr="001666B1">
        <w:rPr>
          <w:rFonts w:ascii="Calibri" w:hAnsi="Calibri" w:cs="Calibri"/>
          <w:sz w:val="18"/>
          <w:szCs w:val="18"/>
        </w:rPr>
        <w:t>Alerts may originate from threshold breaches, symptom risk events, monitoring gaps, onboarding events, device issues, billing-risk events, or other supported runtime sources.</w:t>
      </w:r>
    </w:p>
    <w:p w14:paraId="1B38CEE6" w14:textId="77777777" w:rsidR="006923DC" w:rsidRPr="009B037E" w:rsidRDefault="006923DC" w:rsidP="006923DC">
      <w:pPr>
        <w:rPr>
          <w:rFonts w:ascii="Calibri" w:hAnsi="Calibri" w:cs="Calibri"/>
          <w:sz w:val="18"/>
          <w:szCs w:val="18"/>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98"/>
        <w:gridCol w:w="904"/>
        <w:gridCol w:w="1229"/>
        <w:gridCol w:w="1009"/>
        <w:gridCol w:w="1699"/>
        <w:gridCol w:w="906"/>
        <w:gridCol w:w="835"/>
        <w:gridCol w:w="1460"/>
      </w:tblGrid>
      <w:tr w:rsidR="00E13F66" w:rsidRPr="009B037E" w14:paraId="2288BF31" w14:textId="77777777" w:rsidTr="001E7AE8">
        <w:tc>
          <w:tcPr>
            <w:tcW w:w="12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5B7421"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Field</w:t>
            </w:r>
          </w:p>
        </w:tc>
        <w:tc>
          <w:tcPr>
            <w:tcW w:w="5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831224"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Mandatory</w:t>
            </w:r>
          </w:p>
        </w:tc>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5BF9ED"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Data Type</w:t>
            </w:r>
          </w:p>
        </w:tc>
        <w:tc>
          <w:tcPr>
            <w:tcW w:w="10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8F9C8A"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Source</w:t>
            </w:r>
          </w:p>
        </w:tc>
        <w:tc>
          <w:tcPr>
            <w:tcW w:w="17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7530C1"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Allowed Values / Reference</w:t>
            </w:r>
          </w:p>
        </w:tc>
        <w:tc>
          <w:tcPr>
            <w:tcW w:w="9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DC0EB1"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Default Value</w:t>
            </w:r>
          </w:p>
        </w:tc>
        <w:tc>
          <w:tcPr>
            <w:tcW w:w="8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2C6713"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Display</w:t>
            </w:r>
          </w:p>
        </w:tc>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7B4EBE"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Notes / Constraints</w:t>
            </w:r>
          </w:p>
        </w:tc>
      </w:tr>
      <w:tr w:rsidR="00E13F66" w:rsidRPr="009B037E" w14:paraId="2196CBEE" w14:textId="77777777" w:rsidTr="001E7AE8">
        <w:tc>
          <w:tcPr>
            <w:tcW w:w="12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1B917D"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AppliesToType</w:t>
            </w:r>
          </w:p>
        </w:tc>
        <w:tc>
          <w:tcPr>
            <w:tcW w:w="5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A96EB0"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07F63C"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w:t>
            </w:r>
          </w:p>
        </w:tc>
        <w:tc>
          <w:tcPr>
            <w:tcW w:w="10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7E1A49"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7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C34F17"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reference Metadata Registry and align with linked Threshold type</w:t>
            </w:r>
          </w:p>
        </w:tc>
        <w:tc>
          <w:tcPr>
            <w:tcW w:w="9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BE06C2"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8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1645C7"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7F9C2B"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Metadata-backed field</w:t>
            </w:r>
          </w:p>
        </w:tc>
      </w:tr>
      <w:tr w:rsidR="00E13F66" w:rsidRPr="009B037E" w14:paraId="59CA795B" w14:textId="77777777" w:rsidTr="001E7AE8">
        <w:tc>
          <w:tcPr>
            <w:tcW w:w="12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1A26AE"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LinkedEntityCode</w:t>
            </w:r>
          </w:p>
        </w:tc>
        <w:tc>
          <w:tcPr>
            <w:tcW w:w="5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4AA40C"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w:t>
            </w:r>
          </w:p>
        </w:tc>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843B18"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String / Enum</w:t>
            </w:r>
          </w:p>
        </w:tc>
        <w:tc>
          <w:tcPr>
            <w:tcW w:w="10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DC06A5"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7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F7DC9B"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reference the correct entity type based on AppliesToType</w:t>
            </w:r>
          </w:p>
        </w:tc>
        <w:tc>
          <w:tcPr>
            <w:tcW w:w="9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D6F91A"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8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1F4FA1"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3ED6FC"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Optional; if populated, must align with linked Threshold entity</w:t>
            </w:r>
          </w:p>
        </w:tc>
      </w:tr>
      <w:tr w:rsidR="00E13F66" w:rsidRPr="009B037E" w14:paraId="2466A413" w14:textId="77777777" w:rsidTr="001E7AE8">
        <w:tc>
          <w:tcPr>
            <w:tcW w:w="12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9E82E8"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CategoryCode</w:t>
            </w:r>
          </w:p>
        </w:tc>
        <w:tc>
          <w:tcPr>
            <w:tcW w:w="5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10D8DF"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w:t>
            </w:r>
          </w:p>
        </w:tc>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5CADA4"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Enum</w:t>
            </w:r>
          </w:p>
        </w:tc>
        <w:tc>
          <w:tcPr>
            <w:tcW w:w="10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7E431F"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Registry</w:t>
            </w:r>
          </w:p>
        </w:tc>
        <w:tc>
          <w:tcPr>
            <w:tcW w:w="17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E1CE3B"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Must reference Metadata Registry</w:t>
            </w:r>
          </w:p>
        </w:tc>
        <w:tc>
          <w:tcPr>
            <w:tcW w:w="9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B1A2B3"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None</w:t>
            </w:r>
          </w:p>
        </w:tc>
        <w:tc>
          <w:tcPr>
            <w:tcW w:w="8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BB6AD7"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Main</w:t>
            </w:r>
          </w:p>
        </w:tc>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FEB4AF" w14:textId="77777777" w:rsidR="001E7AE8" w:rsidRPr="009B037E" w:rsidRDefault="001E7AE8">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Operational grouping for queueing, filtering, and reporting</w:t>
            </w:r>
          </w:p>
        </w:tc>
      </w:tr>
    </w:tbl>
    <w:p w14:paraId="11C97B53" w14:textId="77777777" w:rsidR="001E7AE8" w:rsidRPr="009B037E" w:rsidRDefault="001E7AE8" w:rsidP="006923DC">
      <w:pPr>
        <w:rPr>
          <w:rFonts w:ascii="Calibri" w:hAnsi="Calibri" w:cs="Calibri"/>
          <w:sz w:val="18"/>
          <w:szCs w:val="18"/>
        </w:rPr>
      </w:pPr>
    </w:p>
    <w:p w14:paraId="5277CD6C" w14:textId="5C6C94BF" w:rsidR="001E2279" w:rsidRPr="001E2279" w:rsidRDefault="001E2279" w:rsidP="001E2279">
      <w:pPr>
        <w:pStyle w:val="ListParagraph"/>
        <w:numPr>
          <w:ilvl w:val="0"/>
          <w:numId w:val="12"/>
        </w:numPr>
        <w:rPr>
          <w:rFonts w:ascii="Calibri" w:hAnsi="Calibri" w:cs="Calibri"/>
          <w:sz w:val="18"/>
          <w:szCs w:val="18"/>
        </w:rPr>
      </w:pPr>
      <w:r w:rsidRPr="001E2279">
        <w:rPr>
          <w:rFonts w:ascii="Calibri" w:hAnsi="Calibri" w:cs="Calibri"/>
          <w:b/>
          <w:bCs/>
          <w:sz w:val="18"/>
          <w:szCs w:val="18"/>
        </w:rPr>
        <w:t>AppliesToType</w:t>
      </w:r>
      <w:r w:rsidRPr="001E2279">
        <w:rPr>
          <w:rFonts w:ascii="Calibri" w:hAnsi="Calibri" w:cs="Calibri"/>
          <w:sz w:val="18"/>
          <w:szCs w:val="18"/>
        </w:rPr>
        <w:t xml:space="preserve"> must align with the linked Threshold type. </w:t>
      </w:r>
    </w:p>
    <w:p w14:paraId="59107795" w14:textId="4C933881" w:rsidR="001E2279" w:rsidRPr="001E2279" w:rsidRDefault="001E2279" w:rsidP="001E2279">
      <w:pPr>
        <w:pStyle w:val="ListParagraph"/>
        <w:numPr>
          <w:ilvl w:val="0"/>
          <w:numId w:val="12"/>
        </w:numPr>
        <w:rPr>
          <w:rFonts w:ascii="Calibri" w:hAnsi="Calibri" w:cs="Calibri"/>
          <w:sz w:val="18"/>
          <w:szCs w:val="18"/>
        </w:rPr>
      </w:pPr>
      <w:r w:rsidRPr="001E2279">
        <w:rPr>
          <w:rFonts w:ascii="Calibri" w:hAnsi="Calibri" w:cs="Calibri"/>
          <w:sz w:val="18"/>
          <w:szCs w:val="18"/>
        </w:rPr>
        <w:t xml:space="preserve">If </w:t>
      </w:r>
      <w:r w:rsidRPr="001E2279">
        <w:rPr>
          <w:rFonts w:ascii="Calibri" w:hAnsi="Calibri" w:cs="Calibri"/>
          <w:b/>
          <w:bCs/>
          <w:sz w:val="18"/>
          <w:szCs w:val="18"/>
        </w:rPr>
        <w:t>LinkedEntityCode</w:t>
      </w:r>
      <w:r w:rsidRPr="001E2279">
        <w:rPr>
          <w:rFonts w:ascii="Calibri" w:hAnsi="Calibri" w:cs="Calibri"/>
          <w:sz w:val="18"/>
          <w:szCs w:val="18"/>
        </w:rPr>
        <w:t xml:space="preserve"> is populated, it must match the linked Threshold entity. </w:t>
      </w:r>
    </w:p>
    <w:p w14:paraId="67C88224" w14:textId="46EB93E4" w:rsidR="001E2279" w:rsidRPr="001E2279" w:rsidRDefault="001E2279" w:rsidP="001E2279">
      <w:pPr>
        <w:pStyle w:val="ListParagraph"/>
        <w:numPr>
          <w:ilvl w:val="0"/>
          <w:numId w:val="12"/>
        </w:numPr>
        <w:rPr>
          <w:rFonts w:ascii="Calibri" w:hAnsi="Calibri" w:cs="Calibri"/>
          <w:sz w:val="18"/>
          <w:szCs w:val="18"/>
        </w:rPr>
      </w:pPr>
      <w:r w:rsidRPr="001E2279">
        <w:rPr>
          <w:rFonts w:ascii="Calibri" w:hAnsi="Calibri" w:cs="Calibri"/>
          <w:sz w:val="18"/>
          <w:szCs w:val="18"/>
        </w:rPr>
        <w:t xml:space="preserve">If </w:t>
      </w:r>
      <w:r w:rsidRPr="001E2279">
        <w:rPr>
          <w:rFonts w:ascii="Calibri" w:hAnsi="Calibri" w:cs="Calibri"/>
          <w:b/>
          <w:bCs/>
          <w:sz w:val="18"/>
          <w:szCs w:val="18"/>
        </w:rPr>
        <w:t>LinkedEntityCode</w:t>
      </w:r>
      <w:r w:rsidRPr="001E2279">
        <w:rPr>
          <w:rFonts w:ascii="Calibri" w:hAnsi="Calibri" w:cs="Calibri"/>
          <w:sz w:val="18"/>
          <w:szCs w:val="18"/>
        </w:rPr>
        <w:t xml:space="preserve"> is blank, the Alert Policy applies generically to the specified </w:t>
      </w:r>
      <w:r w:rsidRPr="001E2279">
        <w:rPr>
          <w:rFonts w:ascii="Calibri" w:hAnsi="Calibri" w:cs="Calibri"/>
          <w:b/>
          <w:bCs/>
          <w:sz w:val="18"/>
          <w:szCs w:val="18"/>
        </w:rPr>
        <w:t>AppliesToType</w:t>
      </w:r>
      <w:r w:rsidRPr="001E2279">
        <w:rPr>
          <w:rFonts w:ascii="Calibri" w:hAnsi="Calibri" w:cs="Calibri"/>
          <w:sz w:val="18"/>
          <w:szCs w:val="18"/>
        </w:rPr>
        <w:t xml:space="preserve">. </w:t>
      </w:r>
    </w:p>
    <w:p w14:paraId="3A9042F7" w14:textId="3BE900F6" w:rsidR="001E2279" w:rsidRPr="00E037C2" w:rsidRDefault="001E2279" w:rsidP="001E2279">
      <w:pPr>
        <w:pStyle w:val="ListParagraph"/>
        <w:numPr>
          <w:ilvl w:val="0"/>
          <w:numId w:val="12"/>
        </w:numPr>
        <w:rPr>
          <w:rFonts w:ascii="Calibri" w:hAnsi="Calibri" w:cs="Calibri"/>
          <w:sz w:val="18"/>
          <w:szCs w:val="18"/>
        </w:rPr>
      </w:pPr>
      <w:r w:rsidRPr="009B037E">
        <w:rPr>
          <w:rFonts w:ascii="Calibri" w:hAnsi="Calibri" w:cs="Calibri"/>
          <w:b/>
          <w:bCs/>
          <w:sz w:val="18"/>
          <w:szCs w:val="18"/>
        </w:rPr>
        <w:t>CategoryCode</w:t>
      </w:r>
      <w:r w:rsidRPr="009B037E">
        <w:rPr>
          <w:rFonts w:ascii="Calibri" w:hAnsi="Calibri" w:cs="Calibri"/>
          <w:sz w:val="18"/>
          <w:szCs w:val="18"/>
        </w:rPr>
        <w:t xml:space="preserve"> is used for operational grouping, queueing, filtering, and reporting.</w:t>
      </w:r>
    </w:p>
    <w:p w14:paraId="6936C1E3"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476" w:name="_Toc228300289"/>
      <w:r w:rsidRPr="009B037E">
        <w:rPr>
          <w:rFonts w:ascii="Calibri" w:eastAsia="Times New Roman" w:hAnsi="Calibri" w:cs="Calibri"/>
          <w:b/>
          <w:bCs/>
          <w:sz w:val="20"/>
          <w:szCs w:val="20"/>
        </w:rPr>
        <w:t>ALERT CLASSIFICATION SETTINGS</w:t>
      </w:r>
      <w:bookmarkEnd w:id="476"/>
    </w:p>
    <w:p w14:paraId="6973CA2B" w14:textId="77777777" w:rsidR="00997E25" w:rsidRPr="009B037E" w:rsidRDefault="00997E25" w:rsidP="006932D8">
      <w:pPr>
        <w:rPr>
          <w:rFonts w:ascii="Calibri" w:hAnsi="Calibri" w:cs="Calibri"/>
          <w:sz w:val="18"/>
          <w:szCs w:val="18"/>
        </w:rPr>
      </w:pPr>
    </w:p>
    <w:p w14:paraId="74B905F1" w14:textId="5F4AC09D" w:rsidR="006932D8" w:rsidRPr="009B037E" w:rsidRDefault="00997E25" w:rsidP="006932D8">
      <w:pPr>
        <w:rPr>
          <w:rFonts w:ascii="Calibri" w:hAnsi="Calibri" w:cs="Calibri"/>
          <w:sz w:val="18"/>
          <w:szCs w:val="18"/>
        </w:rPr>
      </w:pPr>
      <w:r w:rsidRPr="009B037E">
        <w:rPr>
          <w:rFonts w:ascii="Calibri" w:hAnsi="Calibri" w:cs="Calibri"/>
          <w:sz w:val="18"/>
          <w:szCs w:val="18"/>
        </w:rPr>
        <w:t>This section defines how alerts generated under the policy are classified for operational use, including priority and dedup behavior. Assignment, lifecycle, SLA, and notification behavior are defined in later sections.</w:t>
      </w:r>
    </w:p>
    <w:tbl>
      <w:tblPr>
        <w:tblStyle w:val="TableGrid"/>
        <w:tblW w:w="0" w:type="auto"/>
        <w:tblLayout w:type="fixed"/>
        <w:tblLook w:val="04A0" w:firstRow="1" w:lastRow="0" w:firstColumn="1" w:lastColumn="0" w:noHBand="0" w:noVBand="1"/>
      </w:tblPr>
      <w:tblGrid>
        <w:gridCol w:w="1422"/>
        <w:gridCol w:w="823"/>
        <w:gridCol w:w="728"/>
        <w:gridCol w:w="854"/>
        <w:gridCol w:w="1880"/>
        <w:gridCol w:w="1646"/>
        <w:gridCol w:w="742"/>
        <w:gridCol w:w="1255"/>
      </w:tblGrid>
      <w:tr w:rsidR="004E5E6E" w:rsidRPr="009B037E" w14:paraId="42E7F365" w14:textId="77777777" w:rsidTr="004E5E6E">
        <w:tc>
          <w:tcPr>
            <w:tcW w:w="1422" w:type="dxa"/>
            <w:hideMark/>
          </w:tcPr>
          <w:p w14:paraId="17563412" w14:textId="77777777" w:rsidR="004E5E6E" w:rsidRPr="009B037E" w:rsidRDefault="004E5E6E">
            <w:pPr>
              <w:jc w:val="center"/>
              <w:rPr>
                <w:rFonts w:ascii="Calibri" w:hAnsi="Calibri" w:cs="Calibri"/>
                <w:b/>
                <w:bCs/>
                <w:sz w:val="16"/>
                <w:szCs w:val="16"/>
              </w:rPr>
            </w:pPr>
            <w:r w:rsidRPr="009B037E">
              <w:rPr>
                <w:rFonts w:ascii="Calibri" w:hAnsi="Calibri" w:cs="Calibri"/>
                <w:b/>
                <w:bCs/>
                <w:sz w:val="16"/>
                <w:szCs w:val="16"/>
              </w:rPr>
              <w:t>Field</w:t>
            </w:r>
          </w:p>
        </w:tc>
        <w:tc>
          <w:tcPr>
            <w:tcW w:w="823" w:type="dxa"/>
            <w:hideMark/>
          </w:tcPr>
          <w:p w14:paraId="6118563A" w14:textId="77777777" w:rsidR="004E5E6E" w:rsidRPr="009B037E" w:rsidRDefault="004E5E6E">
            <w:pPr>
              <w:jc w:val="center"/>
              <w:rPr>
                <w:rFonts w:ascii="Calibri" w:hAnsi="Calibri" w:cs="Calibri"/>
                <w:b/>
                <w:bCs/>
                <w:sz w:val="16"/>
                <w:szCs w:val="16"/>
              </w:rPr>
            </w:pPr>
            <w:r w:rsidRPr="009B037E">
              <w:rPr>
                <w:rFonts w:ascii="Calibri" w:hAnsi="Calibri" w:cs="Calibri"/>
                <w:b/>
                <w:bCs/>
                <w:sz w:val="16"/>
                <w:szCs w:val="16"/>
              </w:rPr>
              <w:t>Mandatory</w:t>
            </w:r>
          </w:p>
        </w:tc>
        <w:tc>
          <w:tcPr>
            <w:tcW w:w="728" w:type="dxa"/>
            <w:hideMark/>
          </w:tcPr>
          <w:p w14:paraId="7DB0D80B" w14:textId="77777777" w:rsidR="004E5E6E" w:rsidRPr="009B037E" w:rsidRDefault="004E5E6E">
            <w:pPr>
              <w:jc w:val="center"/>
              <w:rPr>
                <w:rFonts w:ascii="Calibri" w:hAnsi="Calibri" w:cs="Calibri"/>
                <w:b/>
                <w:bCs/>
                <w:sz w:val="16"/>
                <w:szCs w:val="16"/>
              </w:rPr>
            </w:pPr>
            <w:r w:rsidRPr="009B037E">
              <w:rPr>
                <w:rFonts w:ascii="Calibri" w:hAnsi="Calibri" w:cs="Calibri"/>
                <w:b/>
                <w:bCs/>
                <w:sz w:val="16"/>
                <w:szCs w:val="16"/>
              </w:rPr>
              <w:t>Data Type</w:t>
            </w:r>
          </w:p>
        </w:tc>
        <w:tc>
          <w:tcPr>
            <w:tcW w:w="854" w:type="dxa"/>
            <w:hideMark/>
          </w:tcPr>
          <w:p w14:paraId="045D0A32" w14:textId="77777777" w:rsidR="004E5E6E" w:rsidRPr="009B037E" w:rsidRDefault="004E5E6E">
            <w:pPr>
              <w:jc w:val="center"/>
              <w:rPr>
                <w:rFonts w:ascii="Calibri" w:hAnsi="Calibri" w:cs="Calibri"/>
                <w:b/>
                <w:bCs/>
                <w:sz w:val="16"/>
                <w:szCs w:val="16"/>
              </w:rPr>
            </w:pPr>
            <w:r w:rsidRPr="009B037E">
              <w:rPr>
                <w:rFonts w:ascii="Calibri" w:hAnsi="Calibri" w:cs="Calibri"/>
                <w:b/>
                <w:bCs/>
                <w:sz w:val="16"/>
                <w:szCs w:val="16"/>
              </w:rPr>
              <w:t>Source</w:t>
            </w:r>
          </w:p>
        </w:tc>
        <w:tc>
          <w:tcPr>
            <w:tcW w:w="1880" w:type="dxa"/>
            <w:hideMark/>
          </w:tcPr>
          <w:p w14:paraId="005CDEBC" w14:textId="77777777" w:rsidR="004E5E6E" w:rsidRPr="009B037E" w:rsidRDefault="004E5E6E">
            <w:pPr>
              <w:jc w:val="center"/>
              <w:rPr>
                <w:rFonts w:ascii="Calibri" w:hAnsi="Calibri" w:cs="Calibri"/>
                <w:b/>
                <w:bCs/>
                <w:sz w:val="16"/>
                <w:szCs w:val="16"/>
              </w:rPr>
            </w:pPr>
            <w:r w:rsidRPr="009B037E">
              <w:rPr>
                <w:rFonts w:ascii="Calibri" w:hAnsi="Calibri" w:cs="Calibri"/>
                <w:b/>
                <w:bCs/>
                <w:sz w:val="16"/>
                <w:szCs w:val="16"/>
              </w:rPr>
              <w:t>Allowed Values / Reference</w:t>
            </w:r>
          </w:p>
        </w:tc>
        <w:tc>
          <w:tcPr>
            <w:tcW w:w="1646" w:type="dxa"/>
            <w:hideMark/>
          </w:tcPr>
          <w:p w14:paraId="05D9791D" w14:textId="77777777" w:rsidR="004E5E6E" w:rsidRPr="009B037E" w:rsidRDefault="004E5E6E">
            <w:pPr>
              <w:jc w:val="center"/>
              <w:rPr>
                <w:rFonts w:ascii="Calibri" w:hAnsi="Calibri" w:cs="Calibri"/>
                <w:b/>
                <w:bCs/>
                <w:sz w:val="16"/>
                <w:szCs w:val="16"/>
              </w:rPr>
            </w:pPr>
            <w:r w:rsidRPr="009B037E">
              <w:rPr>
                <w:rFonts w:ascii="Calibri" w:hAnsi="Calibri" w:cs="Calibri"/>
                <w:b/>
                <w:bCs/>
                <w:sz w:val="16"/>
                <w:szCs w:val="16"/>
              </w:rPr>
              <w:t>Default Value</w:t>
            </w:r>
          </w:p>
        </w:tc>
        <w:tc>
          <w:tcPr>
            <w:tcW w:w="742" w:type="dxa"/>
            <w:hideMark/>
          </w:tcPr>
          <w:p w14:paraId="03080477" w14:textId="77777777" w:rsidR="004E5E6E" w:rsidRPr="009B037E" w:rsidRDefault="004E5E6E">
            <w:pPr>
              <w:jc w:val="center"/>
              <w:rPr>
                <w:rFonts w:ascii="Calibri" w:hAnsi="Calibri" w:cs="Calibri"/>
                <w:b/>
                <w:bCs/>
                <w:sz w:val="16"/>
                <w:szCs w:val="16"/>
              </w:rPr>
            </w:pPr>
            <w:r w:rsidRPr="009B037E">
              <w:rPr>
                <w:rFonts w:ascii="Calibri" w:hAnsi="Calibri" w:cs="Calibri"/>
                <w:b/>
                <w:bCs/>
                <w:sz w:val="16"/>
                <w:szCs w:val="16"/>
              </w:rPr>
              <w:t>Display</w:t>
            </w:r>
          </w:p>
        </w:tc>
        <w:tc>
          <w:tcPr>
            <w:tcW w:w="1255" w:type="dxa"/>
            <w:hideMark/>
          </w:tcPr>
          <w:p w14:paraId="659FEA2F" w14:textId="77777777" w:rsidR="004E5E6E" w:rsidRPr="009B037E" w:rsidRDefault="004E5E6E">
            <w:pPr>
              <w:jc w:val="center"/>
              <w:rPr>
                <w:rFonts w:ascii="Calibri" w:hAnsi="Calibri" w:cs="Calibri"/>
                <w:b/>
                <w:bCs/>
                <w:sz w:val="16"/>
                <w:szCs w:val="16"/>
              </w:rPr>
            </w:pPr>
            <w:r w:rsidRPr="009B037E">
              <w:rPr>
                <w:rFonts w:ascii="Calibri" w:hAnsi="Calibri" w:cs="Calibri"/>
                <w:b/>
                <w:bCs/>
                <w:sz w:val="16"/>
                <w:szCs w:val="16"/>
              </w:rPr>
              <w:t>Notes / Constraints</w:t>
            </w:r>
          </w:p>
        </w:tc>
      </w:tr>
      <w:tr w:rsidR="004E5E6E" w:rsidRPr="009B037E" w14:paraId="37915883" w14:textId="77777777" w:rsidTr="004E5E6E">
        <w:tc>
          <w:tcPr>
            <w:tcW w:w="1422" w:type="dxa"/>
            <w:hideMark/>
          </w:tcPr>
          <w:p w14:paraId="6BE487B6" w14:textId="77777777" w:rsidR="004E5E6E" w:rsidRPr="009B037E" w:rsidRDefault="004E5E6E">
            <w:pPr>
              <w:rPr>
                <w:rFonts w:ascii="Calibri" w:hAnsi="Calibri" w:cs="Calibri"/>
                <w:sz w:val="16"/>
                <w:szCs w:val="16"/>
              </w:rPr>
            </w:pPr>
            <w:r w:rsidRPr="009B037E">
              <w:rPr>
                <w:rFonts w:ascii="Calibri" w:hAnsi="Calibri" w:cs="Calibri"/>
                <w:sz w:val="16"/>
                <w:szCs w:val="16"/>
              </w:rPr>
              <w:lastRenderedPageBreak/>
              <w:t>DefaultPriority</w:t>
            </w:r>
          </w:p>
        </w:tc>
        <w:tc>
          <w:tcPr>
            <w:tcW w:w="823" w:type="dxa"/>
            <w:hideMark/>
          </w:tcPr>
          <w:p w14:paraId="393738BE" w14:textId="77777777" w:rsidR="004E5E6E" w:rsidRPr="009B037E" w:rsidRDefault="004E5E6E">
            <w:pPr>
              <w:rPr>
                <w:rFonts w:ascii="Calibri" w:hAnsi="Calibri" w:cs="Calibri"/>
                <w:sz w:val="16"/>
                <w:szCs w:val="16"/>
              </w:rPr>
            </w:pPr>
            <w:r w:rsidRPr="009B037E">
              <w:rPr>
                <w:rFonts w:ascii="Calibri" w:hAnsi="Calibri" w:cs="Calibri"/>
                <w:sz w:val="16"/>
                <w:szCs w:val="16"/>
              </w:rPr>
              <w:t>M</w:t>
            </w:r>
          </w:p>
        </w:tc>
        <w:tc>
          <w:tcPr>
            <w:tcW w:w="728" w:type="dxa"/>
            <w:hideMark/>
          </w:tcPr>
          <w:p w14:paraId="1688B2F5" w14:textId="77777777" w:rsidR="004E5E6E" w:rsidRPr="009B037E" w:rsidRDefault="004E5E6E">
            <w:pPr>
              <w:rPr>
                <w:rFonts w:ascii="Calibri" w:hAnsi="Calibri" w:cs="Calibri"/>
                <w:sz w:val="16"/>
                <w:szCs w:val="16"/>
              </w:rPr>
            </w:pPr>
            <w:r w:rsidRPr="009B037E">
              <w:rPr>
                <w:rFonts w:ascii="Calibri" w:hAnsi="Calibri" w:cs="Calibri"/>
                <w:sz w:val="16"/>
                <w:szCs w:val="16"/>
              </w:rPr>
              <w:t>Enum</w:t>
            </w:r>
          </w:p>
        </w:tc>
        <w:tc>
          <w:tcPr>
            <w:tcW w:w="854" w:type="dxa"/>
            <w:hideMark/>
          </w:tcPr>
          <w:p w14:paraId="154623FE" w14:textId="2E6DE439" w:rsidR="004E5E6E" w:rsidRPr="009B037E" w:rsidRDefault="004E5E6E">
            <w:pPr>
              <w:rPr>
                <w:rFonts w:ascii="Calibri" w:hAnsi="Calibri" w:cs="Calibri"/>
                <w:sz w:val="16"/>
                <w:szCs w:val="16"/>
              </w:rPr>
            </w:pPr>
            <w:r w:rsidRPr="009B037E">
              <w:rPr>
                <w:rFonts w:ascii="Calibri" w:hAnsi="Calibri" w:cs="Calibri"/>
                <w:sz w:val="16"/>
                <w:szCs w:val="16"/>
              </w:rPr>
              <w:t>Metadata Registry</w:t>
            </w:r>
          </w:p>
        </w:tc>
        <w:tc>
          <w:tcPr>
            <w:tcW w:w="1880" w:type="dxa"/>
            <w:hideMark/>
          </w:tcPr>
          <w:p w14:paraId="3EDF8996" w14:textId="48D9254A" w:rsidR="004E5E6E" w:rsidRPr="009B037E" w:rsidRDefault="004E5E6E">
            <w:pPr>
              <w:rPr>
                <w:rFonts w:ascii="Calibri" w:hAnsi="Calibri" w:cs="Calibri"/>
                <w:sz w:val="16"/>
                <w:szCs w:val="16"/>
              </w:rPr>
            </w:pPr>
            <w:r w:rsidRPr="009B037E">
              <w:rPr>
                <w:rFonts w:ascii="Calibri" w:hAnsi="Calibri" w:cs="Calibri"/>
                <w:sz w:val="16"/>
                <w:szCs w:val="16"/>
              </w:rPr>
              <w:t>Must reference Metadata Registry</w:t>
            </w:r>
          </w:p>
        </w:tc>
        <w:tc>
          <w:tcPr>
            <w:tcW w:w="1646" w:type="dxa"/>
            <w:hideMark/>
          </w:tcPr>
          <w:p w14:paraId="20AE0FD1" w14:textId="77777777" w:rsidR="004E5E6E" w:rsidRPr="009B037E" w:rsidRDefault="004E5E6E">
            <w:pPr>
              <w:rPr>
                <w:rFonts w:ascii="Calibri" w:hAnsi="Calibri" w:cs="Calibri"/>
                <w:sz w:val="16"/>
                <w:szCs w:val="16"/>
              </w:rPr>
            </w:pPr>
            <w:r w:rsidRPr="009B037E">
              <w:rPr>
                <w:rFonts w:ascii="Calibri" w:hAnsi="Calibri" w:cs="Calibri"/>
                <w:sz w:val="16"/>
                <w:szCs w:val="16"/>
              </w:rPr>
              <w:t>None</w:t>
            </w:r>
          </w:p>
        </w:tc>
        <w:tc>
          <w:tcPr>
            <w:tcW w:w="742" w:type="dxa"/>
            <w:hideMark/>
          </w:tcPr>
          <w:p w14:paraId="50A193F9" w14:textId="77777777" w:rsidR="004E5E6E" w:rsidRPr="009B037E" w:rsidRDefault="004E5E6E">
            <w:pPr>
              <w:rPr>
                <w:rFonts w:ascii="Calibri" w:hAnsi="Calibri" w:cs="Calibri"/>
                <w:sz w:val="16"/>
                <w:szCs w:val="16"/>
              </w:rPr>
            </w:pPr>
            <w:r w:rsidRPr="009B037E">
              <w:rPr>
                <w:rFonts w:ascii="Calibri" w:hAnsi="Calibri" w:cs="Calibri"/>
                <w:sz w:val="16"/>
                <w:szCs w:val="16"/>
              </w:rPr>
              <w:t>Main</w:t>
            </w:r>
          </w:p>
        </w:tc>
        <w:tc>
          <w:tcPr>
            <w:tcW w:w="1255" w:type="dxa"/>
            <w:hideMark/>
          </w:tcPr>
          <w:p w14:paraId="61B6A97F" w14:textId="77777777" w:rsidR="004E5E6E" w:rsidRPr="009B037E" w:rsidRDefault="004E5E6E">
            <w:pPr>
              <w:rPr>
                <w:rFonts w:ascii="Calibri" w:hAnsi="Calibri" w:cs="Calibri"/>
                <w:sz w:val="16"/>
                <w:szCs w:val="16"/>
              </w:rPr>
            </w:pPr>
            <w:r w:rsidRPr="009B037E">
              <w:rPr>
                <w:rFonts w:ascii="Calibri" w:hAnsi="Calibri" w:cs="Calibri"/>
                <w:sz w:val="16"/>
                <w:szCs w:val="16"/>
              </w:rPr>
              <w:t>May be overridden by threshold severity mapping where supported</w:t>
            </w:r>
          </w:p>
        </w:tc>
      </w:tr>
      <w:tr w:rsidR="004E5E6E" w:rsidRPr="009B037E" w14:paraId="4B5953FE" w14:textId="77777777" w:rsidTr="004E5E6E">
        <w:tc>
          <w:tcPr>
            <w:tcW w:w="1422" w:type="dxa"/>
            <w:hideMark/>
          </w:tcPr>
          <w:p w14:paraId="5DFD583A" w14:textId="77777777" w:rsidR="004E5E6E" w:rsidRPr="009B037E" w:rsidRDefault="004E5E6E">
            <w:pPr>
              <w:rPr>
                <w:rFonts w:ascii="Calibri" w:hAnsi="Calibri" w:cs="Calibri"/>
                <w:sz w:val="16"/>
                <w:szCs w:val="16"/>
              </w:rPr>
            </w:pPr>
            <w:r w:rsidRPr="009B037E">
              <w:rPr>
                <w:rFonts w:ascii="Calibri" w:hAnsi="Calibri" w:cs="Calibri"/>
                <w:sz w:val="16"/>
                <w:szCs w:val="16"/>
              </w:rPr>
              <w:t>DedupKeyStrategy</w:t>
            </w:r>
          </w:p>
        </w:tc>
        <w:tc>
          <w:tcPr>
            <w:tcW w:w="823" w:type="dxa"/>
            <w:hideMark/>
          </w:tcPr>
          <w:p w14:paraId="5B2EA394" w14:textId="77777777" w:rsidR="004E5E6E" w:rsidRPr="009B037E" w:rsidRDefault="004E5E6E">
            <w:pPr>
              <w:rPr>
                <w:rFonts w:ascii="Calibri" w:hAnsi="Calibri" w:cs="Calibri"/>
                <w:sz w:val="16"/>
                <w:szCs w:val="16"/>
              </w:rPr>
            </w:pPr>
            <w:r w:rsidRPr="009B037E">
              <w:rPr>
                <w:rFonts w:ascii="Calibri" w:hAnsi="Calibri" w:cs="Calibri"/>
                <w:sz w:val="16"/>
                <w:szCs w:val="16"/>
              </w:rPr>
              <w:t>M</w:t>
            </w:r>
          </w:p>
        </w:tc>
        <w:tc>
          <w:tcPr>
            <w:tcW w:w="728" w:type="dxa"/>
            <w:hideMark/>
          </w:tcPr>
          <w:p w14:paraId="27463DEF" w14:textId="77777777" w:rsidR="004E5E6E" w:rsidRPr="009B037E" w:rsidRDefault="004E5E6E">
            <w:pPr>
              <w:rPr>
                <w:rFonts w:ascii="Calibri" w:hAnsi="Calibri" w:cs="Calibri"/>
                <w:sz w:val="16"/>
                <w:szCs w:val="16"/>
              </w:rPr>
            </w:pPr>
            <w:r w:rsidRPr="009B037E">
              <w:rPr>
                <w:rFonts w:ascii="Calibri" w:hAnsi="Calibri" w:cs="Calibri"/>
                <w:sz w:val="16"/>
                <w:szCs w:val="16"/>
              </w:rPr>
              <w:t>Enum</w:t>
            </w:r>
          </w:p>
        </w:tc>
        <w:tc>
          <w:tcPr>
            <w:tcW w:w="854" w:type="dxa"/>
            <w:hideMark/>
          </w:tcPr>
          <w:p w14:paraId="4CC2B325" w14:textId="77777777" w:rsidR="004E5E6E" w:rsidRPr="009B037E" w:rsidRDefault="004E5E6E">
            <w:pPr>
              <w:rPr>
                <w:rFonts w:ascii="Calibri" w:hAnsi="Calibri" w:cs="Calibri"/>
                <w:sz w:val="16"/>
                <w:szCs w:val="16"/>
              </w:rPr>
            </w:pPr>
            <w:r w:rsidRPr="009B037E">
              <w:rPr>
                <w:rFonts w:ascii="Calibri" w:hAnsi="Calibri" w:cs="Calibri"/>
                <w:sz w:val="16"/>
                <w:szCs w:val="16"/>
              </w:rPr>
              <w:t>Filtered Metadata Registry</w:t>
            </w:r>
          </w:p>
        </w:tc>
        <w:tc>
          <w:tcPr>
            <w:tcW w:w="1880" w:type="dxa"/>
            <w:hideMark/>
          </w:tcPr>
          <w:p w14:paraId="5A1EC114" w14:textId="77777777" w:rsidR="004E5E6E" w:rsidRPr="009B037E" w:rsidRDefault="004E5E6E">
            <w:pPr>
              <w:rPr>
                <w:rFonts w:ascii="Calibri" w:hAnsi="Calibri" w:cs="Calibri"/>
                <w:sz w:val="16"/>
                <w:szCs w:val="16"/>
              </w:rPr>
            </w:pPr>
            <w:r w:rsidRPr="009B037E">
              <w:rPr>
                <w:rFonts w:ascii="Calibri" w:hAnsi="Calibri" w:cs="Calibri"/>
                <w:sz w:val="16"/>
                <w:szCs w:val="16"/>
              </w:rPr>
              <w:t>Patient+LinkedEntity+</w:t>
            </w:r>
          </w:p>
          <w:p w14:paraId="414EE899" w14:textId="77777777" w:rsidR="004E5E6E" w:rsidRPr="009B037E" w:rsidRDefault="004E5E6E">
            <w:pPr>
              <w:rPr>
                <w:rFonts w:ascii="Calibri" w:hAnsi="Calibri" w:cs="Calibri"/>
                <w:sz w:val="16"/>
                <w:szCs w:val="16"/>
              </w:rPr>
            </w:pPr>
            <w:r w:rsidRPr="009B037E">
              <w:rPr>
                <w:rFonts w:ascii="Calibri" w:hAnsi="Calibri" w:cs="Calibri"/>
                <w:sz w:val="16"/>
                <w:szCs w:val="16"/>
              </w:rPr>
              <w:t>Band+OpenStatus / Patient+LinkedEntity+</w:t>
            </w:r>
          </w:p>
          <w:p w14:paraId="645F6A8E" w14:textId="68E2010B" w:rsidR="004E5E6E" w:rsidRPr="009B037E" w:rsidRDefault="004E5E6E">
            <w:pPr>
              <w:rPr>
                <w:rFonts w:ascii="Calibri" w:hAnsi="Calibri" w:cs="Calibri"/>
                <w:sz w:val="16"/>
                <w:szCs w:val="16"/>
              </w:rPr>
            </w:pPr>
            <w:r w:rsidRPr="009B037E">
              <w:rPr>
                <w:rFonts w:ascii="Calibri" w:hAnsi="Calibri" w:cs="Calibri"/>
                <w:sz w:val="16"/>
                <w:szCs w:val="16"/>
              </w:rPr>
              <w:t>Band+Day</w:t>
            </w:r>
          </w:p>
        </w:tc>
        <w:tc>
          <w:tcPr>
            <w:tcW w:w="1646" w:type="dxa"/>
            <w:hideMark/>
          </w:tcPr>
          <w:p w14:paraId="5587F099" w14:textId="77777777" w:rsidR="004E5E6E" w:rsidRPr="009B037E" w:rsidRDefault="004E5E6E">
            <w:pPr>
              <w:rPr>
                <w:rFonts w:ascii="Calibri" w:hAnsi="Calibri" w:cs="Calibri"/>
                <w:sz w:val="16"/>
                <w:szCs w:val="16"/>
              </w:rPr>
            </w:pPr>
            <w:r w:rsidRPr="009B037E">
              <w:rPr>
                <w:rFonts w:ascii="Calibri" w:hAnsi="Calibri" w:cs="Calibri"/>
                <w:sz w:val="16"/>
                <w:szCs w:val="16"/>
              </w:rPr>
              <w:t>Patient+LinkedEntity+</w:t>
            </w:r>
          </w:p>
          <w:p w14:paraId="3B87BACE" w14:textId="78184124" w:rsidR="004E5E6E" w:rsidRPr="009B037E" w:rsidRDefault="004E5E6E">
            <w:pPr>
              <w:rPr>
                <w:rFonts w:ascii="Calibri" w:hAnsi="Calibri" w:cs="Calibri"/>
                <w:sz w:val="16"/>
                <w:szCs w:val="16"/>
              </w:rPr>
            </w:pPr>
            <w:r w:rsidRPr="009B037E">
              <w:rPr>
                <w:rFonts w:ascii="Calibri" w:hAnsi="Calibri" w:cs="Calibri"/>
                <w:sz w:val="16"/>
                <w:szCs w:val="16"/>
              </w:rPr>
              <w:t>Band+OpenStatus</w:t>
            </w:r>
          </w:p>
        </w:tc>
        <w:tc>
          <w:tcPr>
            <w:tcW w:w="742" w:type="dxa"/>
            <w:hideMark/>
          </w:tcPr>
          <w:p w14:paraId="611635EB" w14:textId="77777777" w:rsidR="004E5E6E" w:rsidRPr="009B037E" w:rsidRDefault="004E5E6E">
            <w:pPr>
              <w:rPr>
                <w:rFonts w:ascii="Calibri" w:hAnsi="Calibri" w:cs="Calibri"/>
                <w:sz w:val="16"/>
                <w:szCs w:val="16"/>
              </w:rPr>
            </w:pPr>
            <w:r w:rsidRPr="009B037E">
              <w:rPr>
                <w:rFonts w:ascii="Calibri" w:hAnsi="Calibri" w:cs="Calibri"/>
                <w:sz w:val="16"/>
                <w:szCs w:val="16"/>
              </w:rPr>
              <w:t>Main</w:t>
            </w:r>
          </w:p>
        </w:tc>
        <w:tc>
          <w:tcPr>
            <w:tcW w:w="1255" w:type="dxa"/>
            <w:hideMark/>
          </w:tcPr>
          <w:p w14:paraId="2C1F6458" w14:textId="77777777" w:rsidR="004E5E6E" w:rsidRPr="009B037E" w:rsidRDefault="004E5E6E">
            <w:pPr>
              <w:rPr>
                <w:rFonts w:ascii="Calibri" w:hAnsi="Calibri" w:cs="Calibri"/>
                <w:sz w:val="16"/>
                <w:szCs w:val="16"/>
              </w:rPr>
            </w:pPr>
            <w:r w:rsidRPr="009B037E">
              <w:rPr>
                <w:rFonts w:ascii="Calibri" w:hAnsi="Calibri" w:cs="Calibri"/>
                <w:sz w:val="16"/>
                <w:szCs w:val="16"/>
              </w:rPr>
              <w:t>Defines how duplicate alert events are matched to an existing alert</w:t>
            </w:r>
          </w:p>
        </w:tc>
      </w:tr>
    </w:tbl>
    <w:p w14:paraId="1D8059CD" w14:textId="05FCEBD0" w:rsidR="006932D8" w:rsidRDefault="00B064C9" w:rsidP="00A830F8">
      <w:pPr>
        <w:pStyle w:val="Heading3"/>
        <w:ind w:left="360"/>
        <w:rPr>
          <w:rFonts w:ascii="Calibri" w:hAnsi="Calibri" w:cs="Calibri"/>
          <w:sz w:val="18"/>
          <w:szCs w:val="18"/>
        </w:rPr>
      </w:pPr>
      <w:r w:rsidRPr="009B037E">
        <w:rPr>
          <w:rFonts w:ascii="Calibri" w:hAnsi="Calibri" w:cs="Calibri"/>
          <w:sz w:val="18"/>
          <w:szCs w:val="18"/>
        </w:rPr>
        <w:t xml:space="preserve"> </w:t>
      </w:r>
    </w:p>
    <w:tbl>
      <w:tblPr>
        <w:tblStyle w:val="TableGrid"/>
        <w:tblW w:w="0" w:type="auto"/>
        <w:tblLook w:val="04A0" w:firstRow="1" w:lastRow="0" w:firstColumn="1" w:lastColumn="0" w:noHBand="0" w:noVBand="1"/>
      </w:tblPr>
      <w:tblGrid>
        <w:gridCol w:w="1977"/>
        <w:gridCol w:w="960"/>
        <w:gridCol w:w="6413"/>
      </w:tblGrid>
      <w:tr w:rsidR="001666B1" w14:paraId="4C846595" w14:textId="77777777" w:rsidTr="000B2097">
        <w:tc>
          <w:tcPr>
            <w:tcW w:w="0" w:type="auto"/>
            <w:hideMark/>
          </w:tcPr>
          <w:p w14:paraId="6D5A4B0E" w14:textId="77777777" w:rsidR="001666B1" w:rsidRPr="000B2097" w:rsidRDefault="001666B1" w:rsidP="000B2097">
            <w:pPr>
              <w:rPr>
                <w:rFonts w:ascii="Calibri" w:hAnsi="Calibri" w:cs="Calibri"/>
                <w:b/>
                <w:bCs/>
                <w:sz w:val="16"/>
                <w:szCs w:val="16"/>
                <w:highlight w:val="yellow"/>
              </w:rPr>
            </w:pPr>
            <w:r w:rsidRPr="000B2097">
              <w:rPr>
                <w:rFonts w:ascii="Calibri" w:hAnsi="Calibri" w:cs="Calibri"/>
                <w:b/>
                <w:bCs/>
                <w:sz w:val="16"/>
                <w:szCs w:val="16"/>
                <w:highlight w:val="yellow"/>
              </w:rPr>
              <w:t>Field</w:t>
            </w:r>
          </w:p>
        </w:tc>
        <w:tc>
          <w:tcPr>
            <w:tcW w:w="0" w:type="auto"/>
            <w:hideMark/>
          </w:tcPr>
          <w:p w14:paraId="3BFE3F1D" w14:textId="77777777" w:rsidR="001666B1" w:rsidRPr="000B2097" w:rsidRDefault="001666B1" w:rsidP="000B2097">
            <w:pPr>
              <w:rPr>
                <w:rFonts w:ascii="Calibri" w:hAnsi="Calibri" w:cs="Calibri"/>
                <w:b/>
                <w:bCs/>
                <w:sz w:val="16"/>
                <w:szCs w:val="16"/>
                <w:highlight w:val="yellow"/>
              </w:rPr>
            </w:pPr>
            <w:r w:rsidRPr="000B2097">
              <w:rPr>
                <w:rFonts w:ascii="Calibri" w:hAnsi="Calibri" w:cs="Calibri"/>
                <w:b/>
                <w:bCs/>
                <w:sz w:val="16"/>
                <w:szCs w:val="16"/>
                <w:highlight w:val="yellow"/>
              </w:rPr>
              <w:t>Mandatory</w:t>
            </w:r>
          </w:p>
        </w:tc>
        <w:tc>
          <w:tcPr>
            <w:tcW w:w="0" w:type="auto"/>
            <w:hideMark/>
          </w:tcPr>
          <w:p w14:paraId="23C80C16" w14:textId="77777777" w:rsidR="001666B1" w:rsidRPr="000B2097" w:rsidRDefault="001666B1" w:rsidP="000B2097">
            <w:pPr>
              <w:rPr>
                <w:rFonts w:ascii="Calibri" w:hAnsi="Calibri" w:cs="Calibri"/>
                <w:b/>
                <w:bCs/>
                <w:sz w:val="16"/>
                <w:szCs w:val="16"/>
                <w:highlight w:val="yellow"/>
              </w:rPr>
            </w:pPr>
            <w:r w:rsidRPr="000B2097">
              <w:rPr>
                <w:rFonts w:ascii="Calibri" w:hAnsi="Calibri" w:cs="Calibri"/>
                <w:b/>
                <w:bCs/>
                <w:sz w:val="16"/>
                <w:szCs w:val="16"/>
                <w:highlight w:val="yellow"/>
              </w:rPr>
              <w:t>Notes</w:t>
            </w:r>
          </w:p>
        </w:tc>
      </w:tr>
      <w:tr w:rsidR="001666B1" w14:paraId="4301D67B" w14:textId="77777777" w:rsidTr="000B2097">
        <w:tc>
          <w:tcPr>
            <w:tcW w:w="0" w:type="auto"/>
            <w:hideMark/>
          </w:tcPr>
          <w:p w14:paraId="0E39EACF" w14:textId="77777777" w:rsidR="001666B1" w:rsidRPr="000B2097" w:rsidRDefault="001666B1" w:rsidP="001666B1">
            <w:pPr>
              <w:rPr>
                <w:rFonts w:ascii="Calibri" w:hAnsi="Calibri" w:cs="Calibri"/>
                <w:sz w:val="16"/>
                <w:szCs w:val="16"/>
                <w:highlight w:val="yellow"/>
              </w:rPr>
            </w:pPr>
            <w:r w:rsidRPr="000B2097">
              <w:rPr>
                <w:rFonts w:ascii="Calibri" w:hAnsi="Calibri" w:cs="Calibri"/>
                <w:sz w:val="16"/>
                <w:szCs w:val="16"/>
                <w:highlight w:val="yellow"/>
              </w:rPr>
              <w:t>SupportedAlertSourceType</w:t>
            </w:r>
          </w:p>
        </w:tc>
        <w:tc>
          <w:tcPr>
            <w:tcW w:w="0" w:type="auto"/>
            <w:hideMark/>
          </w:tcPr>
          <w:p w14:paraId="5EF1CD55" w14:textId="77777777" w:rsidR="001666B1" w:rsidRPr="000B2097" w:rsidRDefault="001666B1" w:rsidP="000B2097">
            <w:pPr>
              <w:rPr>
                <w:rFonts w:ascii="Calibri" w:hAnsi="Calibri" w:cs="Calibri"/>
                <w:sz w:val="16"/>
                <w:szCs w:val="16"/>
                <w:highlight w:val="yellow"/>
              </w:rPr>
            </w:pPr>
            <w:r w:rsidRPr="000B2097">
              <w:rPr>
                <w:rFonts w:ascii="Calibri" w:hAnsi="Calibri" w:cs="Calibri"/>
                <w:sz w:val="16"/>
                <w:szCs w:val="16"/>
                <w:highlight w:val="yellow"/>
              </w:rPr>
              <w:t>Optional</w:t>
            </w:r>
          </w:p>
        </w:tc>
        <w:tc>
          <w:tcPr>
            <w:tcW w:w="0" w:type="auto"/>
            <w:hideMark/>
          </w:tcPr>
          <w:p w14:paraId="7D5F1050" w14:textId="77777777" w:rsidR="001666B1" w:rsidRPr="000B2097" w:rsidRDefault="001666B1" w:rsidP="001666B1">
            <w:pPr>
              <w:rPr>
                <w:rFonts w:ascii="Calibri" w:hAnsi="Calibri" w:cs="Calibri"/>
                <w:sz w:val="16"/>
                <w:szCs w:val="16"/>
                <w:highlight w:val="yellow"/>
              </w:rPr>
            </w:pPr>
            <w:r w:rsidRPr="000B2097">
              <w:rPr>
                <w:rFonts w:ascii="Calibri" w:hAnsi="Calibri" w:cs="Calibri"/>
                <w:sz w:val="16"/>
                <w:szCs w:val="16"/>
                <w:highlight w:val="yellow"/>
              </w:rPr>
              <w:t>ThresholdBreach / SymptomRisk / MonitoringGap / Onboarding / DeviceIssue / BillingRisk / Other</w:t>
            </w:r>
          </w:p>
        </w:tc>
      </w:tr>
    </w:tbl>
    <w:p w14:paraId="7F24FC1C" w14:textId="77777777" w:rsidR="001666B1" w:rsidRPr="000B2097" w:rsidRDefault="001666B1" w:rsidP="000B2097"/>
    <w:p w14:paraId="6001D361" w14:textId="5D24B353" w:rsidR="006932D8" w:rsidRPr="009B037E" w:rsidRDefault="006932D8" w:rsidP="00F45909">
      <w:pPr>
        <w:pStyle w:val="Heading2"/>
        <w:numPr>
          <w:ilvl w:val="1"/>
          <w:numId w:val="9"/>
        </w:numPr>
        <w:rPr>
          <w:rFonts w:ascii="Calibri" w:eastAsia="Times New Roman" w:hAnsi="Calibri" w:cs="Calibri"/>
          <w:b/>
          <w:bCs/>
          <w:sz w:val="20"/>
          <w:szCs w:val="20"/>
        </w:rPr>
      </w:pPr>
      <w:bookmarkStart w:id="477" w:name="_Toc228300290"/>
      <w:r w:rsidRPr="009B037E">
        <w:rPr>
          <w:rFonts w:ascii="Calibri" w:eastAsia="Times New Roman" w:hAnsi="Calibri" w:cs="Calibri"/>
          <w:b/>
          <w:bCs/>
          <w:sz w:val="20"/>
          <w:szCs w:val="20"/>
        </w:rPr>
        <w:t>ASSIGNMENT CONFIGURATION</w:t>
      </w:r>
      <w:bookmarkEnd w:id="477"/>
    </w:p>
    <w:p w14:paraId="517C3D01" w14:textId="4C67343A" w:rsidR="00876332" w:rsidRPr="009B037E" w:rsidRDefault="00876332" w:rsidP="00C7027A">
      <w:pPr>
        <w:rPr>
          <w:rFonts w:ascii="Calibri" w:hAnsi="Calibri" w:cs="Calibri"/>
          <w:sz w:val="18"/>
          <w:szCs w:val="18"/>
        </w:rPr>
      </w:pPr>
      <w:r w:rsidRPr="009B037E">
        <w:rPr>
          <w:rFonts w:ascii="Calibri" w:hAnsi="Calibri" w:cs="Calibri"/>
          <w:sz w:val="18"/>
          <w:szCs w:val="18"/>
        </w:rPr>
        <w:t>This section defines the default assignment role for alerts generated under the policy.</w:t>
      </w:r>
      <w:r w:rsidRPr="009B037E">
        <w:rPr>
          <w:rFonts w:ascii="Calibri" w:hAnsi="Calibri" w:cs="Calibri"/>
          <w:sz w:val="18"/>
          <w:szCs w:val="18"/>
        </w:rPr>
        <w:br/>
        <w:t xml:space="preserve">Alerts may remain in </w:t>
      </w:r>
      <w:r w:rsidRPr="009B037E">
        <w:rPr>
          <w:rFonts w:ascii="Calibri" w:hAnsi="Calibri" w:cs="Calibri"/>
          <w:b/>
          <w:bCs/>
          <w:sz w:val="18"/>
          <w:szCs w:val="18"/>
        </w:rPr>
        <w:t>Unassigned</w:t>
      </w:r>
      <w:r w:rsidRPr="009B037E">
        <w:rPr>
          <w:rFonts w:ascii="Calibri" w:hAnsi="Calibri" w:cs="Calibri"/>
          <w:sz w:val="18"/>
          <w:szCs w:val="18"/>
        </w:rPr>
        <w:t xml:space="preserve"> state until a user assigns them. Once assigned, an alert must have a single owner.</w:t>
      </w:r>
    </w:p>
    <w:p w14:paraId="2D5E3233" w14:textId="77777777" w:rsidR="00876332" w:rsidRPr="009B037E" w:rsidRDefault="00876332" w:rsidP="00C7027A">
      <w:pPr>
        <w:rPr>
          <w:rFonts w:ascii="Calibri" w:hAnsi="Calibri" w:cs="Calibri"/>
          <w:sz w:val="18"/>
          <w:szCs w:val="18"/>
        </w:rPr>
      </w:pPr>
    </w:p>
    <w:tbl>
      <w:tblPr>
        <w:tblStyle w:val="TableGrid"/>
        <w:tblW w:w="0" w:type="auto"/>
        <w:tblLook w:val="04A0" w:firstRow="1" w:lastRow="0" w:firstColumn="1" w:lastColumn="0" w:noHBand="0" w:noVBand="1"/>
      </w:tblPr>
      <w:tblGrid>
        <w:gridCol w:w="2056"/>
        <w:gridCol w:w="1052"/>
        <w:gridCol w:w="915"/>
        <w:gridCol w:w="981"/>
        <w:gridCol w:w="1154"/>
        <w:gridCol w:w="802"/>
        <w:gridCol w:w="700"/>
        <w:gridCol w:w="1690"/>
      </w:tblGrid>
      <w:tr w:rsidR="00E13F66" w:rsidRPr="009B037E" w14:paraId="2F641BC3" w14:textId="77777777" w:rsidTr="00764C48">
        <w:tc>
          <w:tcPr>
            <w:tcW w:w="0" w:type="auto"/>
            <w:hideMark/>
          </w:tcPr>
          <w:p w14:paraId="7525FDE3" w14:textId="77777777" w:rsidR="00C7027A" w:rsidRPr="009B037E" w:rsidRDefault="00C7027A">
            <w:pPr>
              <w:jc w:val="center"/>
              <w:rPr>
                <w:rFonts w:ascii="Calibri" w:hAnsi="Calibri" w:cs="Calibri"/>
                <w:b/>
                <w:bCs/>
                <w:sz w:val="16"/>
                <w:szCs w:val="16"/>
              </w:rPr>
            </w:pPr>
            <w:r w:rsidRPr="009B037E">
              <w:rPr>
                <w:rFonts w:ascii="Calibri" w:hAnsi="Calibri" w:cs="Calibri"/>
                <w:b/>
                <w:bCs/>
                <w:sz w:val="16"/>
                <w:szCs w:val="16"/>
              </w:rPr>
              <w:t>Field</w:t>
            </w:r>
          </w:p>
        </w:tc>
        <w:tc>
          <w:tcPr>
            <w:tcW w:w="1052" w:type="dxa"/>
            <w:hideMark/>
          </w:tcPr>
          <w:p w14:paraId="4D89E08E" w14:textId="77777777" w:rsidR="00C7027A" w:rsidRPr="009B037E" w:rsidRDefault="00C7027A">
            <w:pPr>
              <w:jc w:val="center"/>
              <w:rPr>
                <w:rFonts w:ascii="Calibri" w:hAnsi="Calibri" w:cs="Calibri"/>
                <w:b/>
                <w:bCs/>
                <w:sz w:val="16"/>
                <w:szCs w:val="16"/>
              </w:rPr>
            </w:pPr>
            <w:r w:rsidRPr="009B037E">
              <w:rPr>
                <w:rFonts w:ascii="Calibri" w:hAnsi="Calibri" w:cs="Calibri"/>
                <w:b/>
                <w:bCs/>
                <w:sz w:val="16"/>
                <w:szCs w:val="16"/>
              </w:rPr>
              <w:t>Mandatory</w:t>
            </w:r>
          </w:p>
        </w:tc>
        <w:tc>
          <w:tcPr>
            <w:tcW w:w="915" w:type="dxa"/>
            <w:hideMark/>
          </w:tcPr>
          <w:p w14:paraId="3D78816D" w14:textId="77777777" w:rsidR="00C7027A" w:rsidRPr="009B037E" w:rsidRDefault="00C7027A">
            <w:pPr>
              <w:jc w:val="center"/>
              <w:rPr>
                <w:rFonts w:ascii="Calibri" w:hAnsi="Calibri" w:cs="Calibri"/>
                <w:b/>
                <w:bCs/>
                <w:sz w:val="16"/>
                <w:szCs w:val="16"/>
              </w:rPr>
            </w:pPr>
            <w:r w:rsidRPr="009B037E">
              <w:rPr>
                <w:rFonts w:ascii="Calibri" w:hAnsi="Calibri" w:cs="Calibri"/>
                <w:b/>
                <w:bCs/>
                <w:sz w:val="16"/>
                <w:szCs w:val="16"/>
              </w:rPr>
              <w:t>Data Type</w:t>
            </w:r>
          </w:p>
        </w:tc>
        <w:tc>
          <w:tcPr>
            <w:tcW w:w="0" w:type="auto"/>
            <w:hideMark/>
          </w:tcPr>
          <w:p w14:paraId="530A0445" w14:textId="77777777" w:rsidR="00C7027A" w:rsidRPr="009B037E" w:rsidRDefault="00C7027A">
            <w:pPr>
              <w:jc w:val="center"/>
              <w:rPr>
                <w:rFonts w:ascii="Calibri" w:hAnsi="Calibri" w:cs="Calibri"/>
                <w:b/>
                <w:bCs/>
                <w:sz w:val="16"/>
                <w:szCs w:val="16"/>
              </w:rPr>
            </w:pPr>
            <w:r w:rsidRPr="009B037E">
              <w:rPr>
                <w:rFonts w:ascii="Calibri" w:hAnsi="Calibri" w:cs="Calibri"/>
                <w:b/>
                <w:bCs/>
                <w:sz w:val="16"/>
                <w:szCs w:val="16"/>
              </w:rPr>
              <w:t>Source</w:t>
            </w:r>
          </w:p>
        </w:tc>
        <w:tc>
          <w:tcPr>
            <w:tcW w:w="0" w:type="auto"/>
            <w:hideMark/>
          </w:tcPr>
          <w:p w14:paraId="4252A475" w14:textId="77777777" w:rsidR="00C7027A" w:rsidRPr="009B037E" w:rsidRDefault="00C7027A">
            <w:pPr>
              <w:jc w:val="center"/>
              <w:rPr>
                <w:rFonts w:ascii="Calibri" w:hAnsi="Calibri" w:cs="Calibri"/>
                <w:b/>
                <w:bCs/>
                <w:sz w:val="16"/>
                <w:szCs w:val="16"/>
              </w:rPr>
            </w:pPr>
            <w:r w:rsidRPr="009B037E">
              <w:rPr>
                <w:rFonts w:ascii="Calibri" w:hAnsi="Calibri" w:cs="Calibri"/>
                <w:b/>
                <w:bCs/>
                <w:sz w:val="16"/>
                <w:szCs w:val="16"/>
              </w:rPr>
              <w:t>Allowed Values / Reference</w:t>
            </w:r>
          </w:p>
        </w:tc>
        <w:tc>
          <w:tcPr>
            <w:tcW w:w="0" w:type="auto"/>
            <w:hideMark/>
          </w:tcPr>
          <w:p w14:paraId="777BEABA" w14:textId="77777777" w:rsidR="00C7027A" w:rsidRPr="009B037E" w:rsidRDefault="00C7027A">
            <w:pPr>
              <w:jc w:val="center"/>
              <w:rPr>
                <w:rFonts w:ascii="Calibri" w:hAnsi="Calibri" w:cs="Calibri"/>
                <w:b/>
                <w:bCs/>
                <w:sz w:val="16"/>
                <w:szCs w:val="16"/>
              </w:rPr>
            </w:pPr>
            <w:r w:rsidRPr="009B037E">
              <w:rPr>
                <w:rFonts w:ascii="Calibri" w:hAnsi="Calibri" w:cs="Calibri"/>
                <w:b/>
                <w:bCs/>
                <w:sz w:val="16"/>
                <w:szCs w:val="16"/>
              </w:rPr>
              <w:t>Default Value</w:t>
            </w:r>
          </w:p>
        </w:tc>
        <w:tc>
          <w:tcPr>
            <w:tcW w:w="0" w:type="auto"/>
            <w:hideMark/>
          </w:tcPr>
          <w:p w14:paraId="67E8D3AF" w14:textId="77777777" w:rsidR="00C7027A" w:rsidRPr="009B037E" w:rsidRDefault="00C7027A">
            <w:pPr>
              <w:jc w:val="center"/>
              <w:rPr>
                <w:rFonts w:ascii="Calibri" w:hAnsi="Calibri" w:cs="Calibri"/>
                <w:b/>
                <w:bCs/>
                <w:sz w:val="16"/>
                <w:szCs w:val="16"/>
              </w:rPr>
            </w:pPr>
            <w:r w:rsidRPr="009B037E">
              <w:rPr>
                <w:rFonts w:ascii="Calibri" w:hAnsi="Calibri" w:cs="Calibri"/>
                <w:b/>
                <w:bCs/>
                <w:sz w:val="16"/>
                <w:szCs w:val="16"/>
              </w:rPr>
              <w:t>Display</w:t>
            </w:r>
          </w:p>
        </w:tc>
        <w:tc>
          <w:tcPr>
            <w:tcW w:w="0" w:type="auto"/>
            <w:hideMark/>
          </w:tcPr>
          <w:p w14:paraId="6A0DD2FD" w14:textId="77777777" w:rsidR="00C7027A" w:rsidRPr="009B037E" w:rsidRDefault="00C7027A">
            <w:pPr>
              <w:jc w:val="center"/>
              <w:rPr>
                <w:rFonts w:ascii="Calibri" w:hAnsi="Calibri" w:cs="Calibri"/>
                <w:b/>
                <w:bCs/>
                <w:sz w:val="16"/>
                <w:szCs w:val="16"/>
              </w:rPr>
            </w:pPr>
            <w:r w:rsidRPr="009B037E">
              <w:rPr>
                <w:rFonts w:ascii="Calibri" w:hAnsi="Calibri" w:cs="Calibri"/>
                <w:b/>
                <w:bCs/>
                <w:sz w:val="16"/>
                <w:szCs w:val="16"/>
              </w:rPr>
              <w:t>Notes / Constraints</w:t>
            </w:r>
          </w:p>
        </w:tc>
      </w:tr>
      <w:tr w:rsidR="00E13F66" w:rsidRPr="009B037E" w14:paraId="19C8A7AC" w14:textId="77777777" w:rsidTr="00764C48">
        <w:tc>
          <w:tcPr>
            <w:tcW w:w="0" w:type="auto"/>
            <w:hideMark/>
          </w:tcPr>
          <w:p w14:paraId="2E89D83D" w14:textId="77777777" w:rsidR="00C7027A" w:rsidRPr="009B037E" w:rsidRDefault="00C7027A">
            <w:pPr>
              <w:rPr>
                <w:rFonts w:ascii="Calibri" w:hAnsi="Calibri" w:cs="Calibri"/>
                <w:sz w:val="16"/>
                <w:szCs w:val="16"/>
              </w:rPr>
            </w:pPr>
            <w:r w:rsidRPr="009B037E">
              <w:rPr>
                <w:rFonts w:ascii="Calibri" w:hAnsi="Calibri" w:cs="Calibri"/>
                <w:sz w:val="16"/>
                <w:szCs w:val="16"/>
              </w:rPr>
              <w:t>DefaultAssignmentRoleType</w:t>
            </w:r>
          </w:p>
        </w:tc>
        <w:tc>
          <w:tcPr>
            <w:tcW w:w="1052" w:type="dxa"/>
            <w:hideMark/>
          </w:tcPr>
          <w:p w14:paraId="7939722D" w14:textId="77777777" w:rsidR="00C7027A" w:rsidRPr="009B037E" w:rsidRDefault="00C7027A">
            <w:pPr>
              <w:rPr>
                <w:rFonts w:ascii="Calibri" w:hAnsi="Calibri" w:cs="Calibri"/>
                <w:sz w:val="16"/>
                <w:szCs w:val="16"/>
              </w:rPr>
            </w:pPr>
            <w:r w:rsidRPr="009B037E">
              <w:rPr>
                <w:rFonts w:ascii="Calibri" w:hAnsi="Calibri" w:cs="Calibri"/>
                <w:sz w:val="16"/>
                <w:szCs w:val="16"/>
              </w:rPr>
              <w:t>M</w:t>
            </w:r>
          </w:p>
        </w:tc>
        <w:tc>
          <w:tcPr>
            <w:tcW w:w="915" w:type="dxa"/>
            <w:hideMark/>
          </w:tcPr>
          <w:p w14:paraId="2BDE1645" w14:textId="77777777" w:rsidR="00C7027A" w:rsidRPr="009B037E" w:rsidRDefault="00C7027A">
            <w:pPr>
              <w:rPr>
                <w:rFonts w:ascii="Calibri" w:hAnsi="Calibri" w:cs="Calibri"/>
                <w:sz w:val="16"/>
                <w:szCs w:val="16"/>
              </w:rPr>
            </w:pPr>
            <w:r w:rsidRPr="009B037E">
              <w:rPr>
                <w:rFonts w:ascii="Calibri" w:hAnsi="Calibri" w:cs="Calibri"/>
                <w:sz w:val="16"/>
                <w:szCs w:val="16"/>
              </w:rPr>
              <w:t>Enum</w:t>
            </w:r>
          </w:p>
        </w:tc>
        <w:tc>
          <w:tcPr>
            <w:tcW w:w="0" w:type="auto"/>
            <w:hideMark/>
          </w:tcPr>
          <w:p w14:paraId="02091A87" w14:textId="50506F5F" w:rsidR="00C7027A" w:rsidRPr="009B037E" w:rsidRDefault="00C7027A">
            <w:pPr>
              <w:rPr>
                <w:rFonts w:ascii="Calibri" w:hAnsi="Calibri" w:cs="Calibri"/>
                <w:sz w:val="16"/>
                <w:szCs w:val="16"/>
              </w:rPr>
            </w:pPr>
            <w:r w:rsidRPr="009B037E">
              <w:rPr>
                <w:rFonts w:ascii="Calibri" w:hAnsi="Calibri" w:cs="Calibri"/>
                <w:sz w:val="16"/>
                <w:szCs w:val="16"/>
              </w:rPr>
              <w:t>Metadata Registry</w:t>
            </w:r>
          </w:p>
        </w:tc>
        <w:tc>
          <w:tcPr>
            <w:tcW w:w="0" w:type="auto"/>
            <w:hideMark/>
          </w:tcPr>
          <w:p w14:paraId="324B6F22" w14:textId="38CD79B0" w:rsidR="00C7027A" w:rsidRPr="009B037E" w:rsidRDefault="00C7027A">
            <w:pPr>
              <w:rPr>
                <w:rFonts w:ascii="Calibri" w:hAnsi="Calibri" w:cs="Calibri"/>
                <w:sz w:val="16"/>
                <w:szCs w:val="16"/>
              </w:rPr>
            </w:pPr>
            <w:r w:rsidRPr="009B037E">
              <w:rPr>
                <w:rFonts w:ascii="Calibri" w:hAnsi="Calibri" w:cs="Calibri"/>
                <w:sz w:val="16"/>
                <w:szCs w:val="16"/>
              </w:rPr>
              <w:t>Metadata Registry</w:t>
            </w:r>
          </w:p>
        </w:tc>
        <w:tc>
          <w:tcPr>
            <w:tcW w:w="0" w:type="auto"/>
            <w:hideMark/>
          </w:tcPr>
          <w:p w14:paraId="12F326C6" w14:textId="77777777" w:rsidR="00C7027A" w:rsidRPr="009B037E" w:rsidRDefault="00C7027A">
            <w:pPr>
              <w:rPr>
                <w:rFonts w:ascii="Calibri" w:hAnsi="Calibri" w:cs="Calibri"/>
                <w:sz w:val="16"/>
                <w:szCs w:val="16"/>
              </w:rPr>
            </w:pPr>
            <w:r w:rsidRPr="009B037E">
              <w:rPr>
                <w:rFonts w:ascii="Calibri" w:hAnsi="Calibri" w:cs="Calibri"/>
                <w:sz w:val="16"/>
                <w:szCs w:val="16"/>
              </w:rPr>
              <w:t>None</w:t>
            </w:r>
          </w:p>
        </w:tc>
        <w:tc>
          <w:tcPr>
            <w:tcW w:w="0" w:type="auto"/>
            <w:hideMark/>
          </w:tcPr>
          <w:p w14:paraId="152345FC" w14:textId="77777777" w:rsidR="00C7027A" w:rsidRPr="009B037E" w:rsidRDefault="00C7027A">
            <w:pPr>
              <w:rPr>
                <w:rFonts w:ascii="Calibri" w:hAnsi="Calibri" w:cs="Calibri"/>
                <w:sz w:val="16"/>
                <w:szCs w:val="16"/>
              </w:rPr>
            </w:pPr>
            <w:r w:rsidRPr="009B037E">
              <w:rPr>
                <w:rFonts w:ascii="Calibri" w:hAnsi="Calibri" w:cs="Calibri"/>
                <w:sz w:val="16"/>
                <w:szCs w:val="16"/>
              </w:rPr>
              <w:t>Main</w:t>
            </w:r>
          </w:p>
        </w:tc>
        <w:tc>
          <w:tcPr>
            <w:tcW w:w="0" w:type="auto"/>
            <w:hideMark/>
          </w:tcPr>
          <w:p w14:paraId="0540960A" w14:textId="77777777" w:rsidR="00C7027A" w:rsidRPr="009B037E" w:rsidRDefault="00C7027A">
            <w:pPr>
              <w:rPr>
                <w:rFonts w:ascii="Calibri" w:hAnsi="Calibri" w:cs="Calibri"/>
                <w:sz w:val="16"/>
                <w:szCs w:val="16"/>
              </w:rPr>
            </w:pPr>
            <w:r w:rsidRPr="009B037E">
              <w:rPr>
                <w:rFonts w:ascii="Calibri" w:hAnsi="Calibri" w:cs="Calibri"/>
                <w:sz w:val="16"/>
                <w:szCs w:val="16"/>
              </w:rPr>
              <w:t>Defines the default assignment role category at master level</w:t>
            </w:r>
          </w:p>
        </w:tc>
      </w:tr>
    </w:tbl>
    <w:p w14:paraId="2D552C27" w14:textId="77777777" w:rsidR="00BB5DA5" w:rsidRPr="009B037E" w:rsidRDefault="006932D8" w:rsidP="00BB5DA5">
      <w:pPr>
        <w:pStyle w:val="Heading3"/>
        <w:rPr>
          <w:rFonts w:ascii="Calibri" w:hAnsi="Calibri" w:cs="Calibri"/>
          <w:sz w:val="18"/>
          <w:szCs w:val="18"/>
        </w:rPr>
      </w:pPr>
      <w:r w:rsidRPr="009B037E">
        <w:rPr>
          <w:rFonts w:ascii="Calibri" w:hAnsi="Calibri" w:cs="Calibri"/>
          <w:sz w:val="18"/>
          <w:szCs w:val="18"/>
        </w:rPr>
        <w:t> </w:t>
      </w:r>
      <w:bookmarkStart w:id="478" w:name="_Toc228300291"/>
      <w:r w:rsidR="00BB5DA5" w:rsidRPr="009B037E">
        <w:rPr>
          <w:rFonts w:ascii="Calibri" w:hAnsi="Calibri" w:cs="Calibri"/>
          <w:sz w:val="18"/>
          <w:szCs w:val="18"/>
        </w:rPr>
        <w:t>Constraints</w:t>
      </w:r>
      <w:bookmarkEnd w:id="478"/>
    </w:p>
    <w:p w14:paraId="06595C71" w14:textId="25D0CED8" w:rsidR="00764C48" w:rsidRPr="00764C48" w:rsidRDefault="00764C48" w:rsidP="0062155B">
      <w:pPr>
        <w:numPr>
          <w:ilvl w:val="0"/>
          <w:numId w:val="14"/>
        </w:numPr>
        <w:spacing w:before="100" w:beforeAutospacing="1" w:after="100" w:afterAutospacing="1"/>
        <w:rPr>
          <w:rFonts w:ascii="Calibri" w:hAnsi="Calibri" w:cs="Calibri"/>
          <w:sz w:val="18"/>
          <w:szCs w:val="18"/>
        </w:rPr>
      </w:pPr>
      <w:r w:rsidRPr="00764C48">
        <w:rPr>
          <w:rFonts w:ascii="Calibri" w:hAnsi="Calibri" w:cs="Calibri"/>
          <w:sz w:val="18"/>
          <w:szCs w:val="18"/>
        </w:rPr>
        <w:t xml:space="preserve">Alerts may be created in </w:t>
      </w:r>
      <w:r w:rsidRPr="00764C48">
        <w:rPr>
          <w:rFonts w:ascii="Calibri" w:hAnsi="Calibri" w:cs="Calibri"/>
          <w:b/>
          <w:bCs/>
          <w:sz w:val="18"/>
          <w:szCs w:val="18"/>
        </w:rPr>
        <w:t>Unassigned</w:t>
      </w:r>
      <w:r w:rsidRPr="00764C48">
        <w:rPr>
          <w:rFonts w:ascii="Calibri" w:hAnsi="Calibri" w:cs="Calibri"/>
          <w:sz w:val="18"/>
          <w:szCs w:val="18"/>
        </w:rPr>
        <w:t xml:space="preserve"> state. </w:t>
      </w:r>
    </w:p>
    <w:p w14:paraId="2D3C1965" w14:textId="569BFB46" w:rsidR="00764C48" w:rsidRPr="00764C48" w:rsidRDefault="00764C48" w:rsidP="0062155B">
      <w:pPr>
        <w:numPr>
          <w:ilvl w:val="0"/>
          <w:numId w:val="14"/>
        </w:numPr>
        <w:spacing w:before="100" w:beforeAutospacing="1" w:after="100" w:afterAutospacing="1"/>
        <w:rPr>
          <w:rFonts w:ascii="Calibri" w:hAnsi="Calibri" w:cs="Calibri"/>
          <w:sz w:val="18"/>
          <w:szCs w:val="18"/>
        </w:rPr>
      </w:pPr>
      <w:r w:rsidRPr="00764C48">
        <w:rPr>
          <w:rFonts w:ascii="Calibri" w:hAnsi="Calibri" w:cs="Calibri"/>
          <w:sz w:val="18"/>
          <w:szCs w:val="18"/>
        </w:rPr>
        <w:t xml:space="preserve">Once assigned, an alert must have a single owner. </w:t>
      </w:r>
    </w:p>
    <w:p w14:paraId="734A871A" w14:textId="77777777" w:rsidR="00A974A9" w:rsidRPr="009B037E" w:rsidRDefault="00764C48" w:rsidP="0062155B">
      <w:pPr>
        <w:numPr>
          <w:ilvl w:val="0"/>
          <w:numId w:val="14"/>
        </w:numPr>
        <w:spacing w:before="100" w:beforeAutospacing="1" w:after="100" w:afterAutospacing="1"/>
        <w:rPr>
          <w:rFonts w:ascii="Calibri" w:hAnsi="Calibri" w:cs="Calibri"/>
          <w:sz w:val="18"/>
          <w:szCs w:val="18"/>
        </w:rPr>
      </w:pPr>
      <w:r w:rsidRPr="00764C48">
        <w:rPr>
          <w:rFonts w:ascii="Calibri" w:hAnsi="Calibri" w:cs="Calibri"/>
          <w:sz w:val="18"/>
          <w:szCs w:val="18"/>
        </w:rPr>
        <w:t xml:space="preserve">Assignment must resolve to an org-supported role where applicable. </w:t>
      </w:r>
    </w:p>
    <w:p w14:paraId="4A866E7E" w14:textId="3A413993" w:rsidR="00A974A9" w:rsidRPr="009B037E" w:rsidRDefault="00A974A9" w:rsidP="0062155B">
      <w:pPr>
        <w:numPr>
          <w:ilvl w:val="0"/>
          <w:numId w:val="14"/>
        </w:numPr>
        <w:spacing w:before="100" w:beforeAutospacing="1" w:after="100" w:afterAutospacing="1"/>
        <w:rPr>
          <w:rFonts w:ascii="Calibri" w:hAnsi="Calibri" w:cs="Calibri"/>
          <w:sz w:val="18"/>
          <w:szCs w:val="18"/>
        </w:rPr>
      </w:pPr>
      <w:r w:rsidRPr="009B037E">
        <w:rPr>
          <w:rFonts w:ascii="Calibri" w:hAnsi="Calibri" w:cs="Calibri"/>
          <w:sz w:val="18"/>
          <w:szCs w:val="18"/>
        </w:rPr>
        <w:t xml:space="preserve">Reassignment moves ownership from one user to another. </w:t>
      </w:r>
    </w:p>
    <w:p w14:paraId="01310D6D" w14:textId="6987056C" w:rsidR="00897BE2" w:rsidRPr="009B037E" w:rsidRDefault="00A974A9" w:rsidP="0062155B">
      <w:pPr>
        <w:numPr>
          <w:ilvl w:val="0"/>
          <w:numId w:val="14"/>
        </w:numPr>
        <w:spacing w:before="100" w:beforeAutospacing="1" w:after="100" w:afterAutospacing="1"/>
        <w:rPr>
          <w:rFonts w:ascii="Calibri" w:hAnsi="Calibri" w:cs="Calibri"/>
          <w:sz w:val="18"/>
          <w:szCs w:val="18"/>
        </w:rPr>
      </w:pPr>
      <w:r w:rsidRPr="009B037E">
        <w:rPr>
          <w:rFonts w:ascii="Calibri" w:hAnsi="Calibri" w:cs="Calibri"/>
          <w:sz w:val="18"/>
          <w:szCs w:val="18"/>
        </w:rPr>
        <w:t>Escalation is handled through reassignment and does not create a new ownership model.</w:t>
      </w:r>
    </w:p>
    <w:p w14:paraId="271A6C25"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479" w:name="_Toc228300292"/>
      <w:r w:rsidRPr="009B037E">
        <w:rPr>
          <w:rFonts w:ascii="Calibri" w:eastAsia="Times New Roman" w:hAnsi="Calibri" w:cs="Calibri"/>
          <w:b/>
          <w:bCs/>
          <w:sz w:val="20"/>
          <w:szCs w:val="20"/>
        </w:rPr>
        <w:t>LIFECYCLE RULES (State Governance)</w:t>
      </w:r>
      <w:bookmarkEnd w:id="479"/>
    </w:p>
    <w:p w14:paraId="502DA36D" w14:textId="77777777" w:rsidR="002D4F0B" w:rsidRPr="009B037E" w:rsidRDefault="002D4F0B" w:rsidP="002D4F0B">
      <w:pPr>
        <w:rPr>
          <w:rFonts w:ascii="Calibri" w:hAnsi="Calibri" w:cs="Calibri"/>
          <w:sz w:val="18"/>
          <w:szCs w:val="18"/>
        </w:rPr>
      </w:pPr>
      <w:r w:rsidRPr="002D4F0B">
        <w:rPr>
          <w:rFonts w:ascii="Calibri" w:hAnsi="Calibri" w:cs="Calibri"/>
          <w:sz w:val="18"/>
          <w:szCs w:val="18"/>
        </w:rPr>
        <w:t>This section defines the allowed alert lifecycle states. These states are fixed and are not configurable at template level.</w:t>
      </w:r>
    </w:p>
    <w:tbl>
      <w:tblPr>
        <w:tblStyle w:val="TableGrid"/>
        <w:tblW w:w="0" w:type="auto"/>
        <w:tblLook w:val="04A0" w:firstRow="1" w:lastRow="0" w:firstColumn="1" w:lastColumn="0" w:noHBand="0" w:noVBand="1"/>
      </w:tblPr>
      <w:tblGrid>
        <w:gridCol w:w="954"/>
        <w:gridCol w:w="1053"/>
        <w:gridCol w:w="881"/>
        <w:gridCol w:w="725"/>
        <w:gridCol w:w="1932"/>
        <w:gridCol w:w="1189"/>
        <w:gridCol w:w="761"/>
        <w:gridCol w:w="1855"/>
      </w:tblGrid>
      <w:tr w:rsidR="00E13F66" w:rsidRPr="009B037E" w14:paraId="32C91106" w14:textId="77777777" w:rsidTr="002D4F0B">
        <w:tc>
          <w:tcPr>
            <w:tcW w:w="0" w:type="auto"/>
            <w:hideMark/>
          </w:tcPr>
          <w:p w14:paraId="71E68015" w14:textId="77777777" w:rsidR="002D4F0B" w:rsidRPr="009B037E" w:rsidRDefault="002D4F0B">
            <w:pPr>
              <w:jc w:val="center"/>
              <w:rPr>
                <w:rFonts w:ascii="Calibri" w:hAnsi="Calibri" w:cs="Calibri"/>
                <w:b/>
                <w:bCs/>
                <w:sz w:val="18"/>
                <w:szCs w:val="18"/>
              </w:rPr>
            </w:pPr>
            <w:r w:rsidRPr="009B037E">
              <w:rPr>
                <w:rFonts w:ascii="Calibri" w:hAnsi="Calibri" w:cs="Calibri"/>
                <w:b/>
                <w:bCs/>
                <w:sz w:val="18"/>
                <w:szCs w:val="18"/>
              </w:rPr>
              <w:t>Field</w:t>
            </w:r>
          </w:p>
        </w:tc>
        <w:tc>
          <w:tcPr>
            <w:tcW w:w="0" w:type="auto"/>
            <w:hideMark/>
          </w:tcPr>
          <w:p w14:paraId="32CC8B62" w14:textId="77777777" w:rsidR="002D4F0B" w:rsidRPr="009B037E" w:rsidRDefault="002D4F0B">
            <w:pPr>
              <w:jc w:val="center"/>
              <w:rPr>
                <w:rFonts w:ascii="Calibri" w:hAnsi="Calibri" w:cs="Calibri"/>
                <w:b/>
                <w:bCs/>
                <w:sz w:val="18"/>
                <w:szCs w:val="18"/>
              </w:rPr>
            </w:pPr>
            <w:r w:rsidRPr="009B037E">
              <w:rPr>
                <w:rFonts w:ascii="Calibri" w:hAnsi="Calibri" w:cs="Calibri"/>
                <w:b/>
                <w:bCs/>
                <w:sz w:val="18"/>
                <w:szCs w:val="18"/>
              </w:rPr>
              <w:t>Mandatory</w:t>
            </w:r>
          </w:p>
        </w:tc>
        <w:tc>
          <w:tcPr>
            <w:tcW w:w="0" w:type="auto"/>
            <w:hideMark/>
          </w:tcPr>
          <w:p w14:paraId="6C0BFBB3" w14:textId="77777777" w:rsidR="002D4F0B" w:rsidRPr="009B037E" w:rsidRDefault="002D4F0B">
            <w:pPr>
              <w:jc w:val="center"/>
              <w:rPr>
                <w:rFonts w:ascii="Calibri" w:hAnsi="Calibri" w:cs="Calibri"/>
                <w:b/>
                <w:bCs/>
                <w:sz w:val="18"/>
                <w:szCs w:val="18"/>
              </w:rPr>
            </w:pPr>
            <w:r w:rsidRPr="009B037E">
              <w:rPr>
                <w:rFonts w:ascii="Calibri" w:hAnsi="Calibri" w:cs="Calibri"/>
                <w:b/>
                <w:bCs/>
                <w:sz w:val="18"/>
                <w:szCs w:val="18"/>
              </w:rPr>
              <w:t>Data Type</w:t>
            </w:r>
          </w:p>
        </w:tc>
        <w:tc>
          <w:tcPr>
            <w:tcW w:w="0" w:type="auto"/>
            <w:hideMark/>
          </w:tcPr>
          <w:p w14:paraId="22C3FEB6" w14:textId="77777777" w:rsidR="002D4F0B" w:rsidRPr="009B037E" w:rsidRDefault="002D4F0B">
            <w:pPr>
              <w:jc w:val="center"/>
              <w:rPr>
                <w:rFonts w:ascii="Calibri" w:hAnsi="Calibri" w:cs="Calibri"/>
                <w:b/>
                <w:bCs/>
                <w:sz w:val="18"/>
                <w:szCs w:val="18"/>
              </w:rPr>
            </w:pPr>
            <w:r w:rsidRPr="009B037E">
              <w:rPr>
                <w:rFonts w:ascii="Calibri" w:hAnsi="Calibri" w:cs="Calibri"/>
                <w:b/>
                <w:bCs/>
                <w:sz w:val="18"/>
                <w:szCs w:val="18"/>
              </w:rPr>
              <w:t>Source</w:t>
            </w:r>
          </w:p>
        </w:tc>
        <w:tc>
          <w:tcPr>
            <w:tcW w:w="0" w:type="auto"/>
            <w:hideMark/>
          </w:tcPr>
          <w:p w14:paraId="540F492F" w14:textId="77777777" w:rsidR="002D4F0B" w:rsidRPr="009B037E" w:rsidRDefault="002D4F0B">
            <w:pPr>
              <w:jc w:val="center"/>
              <w:rPr>
                <w:rFonts w:ascii="Calibri" w:hAnsi="Calibri" w:cs="Calibri"/>
                <w:b/>
                <w:bCs/>
                <w:sz w:val="18"/>
                <w:szCs w:val="18"/>
              </w:rPr>
            </w:pPr>
            <w:r w:rsidRPr="009B037E">
              <w:rPr>
                <w:rFonts w:ascii="Calibri" w:hAnsi="Calibri" w:cs="Calibri"/>
                <w:b/>
                <w:bCs/>
                <w:sz w:val="18"/>
                <w:szCs w:val="18"/>
              </w:rPr>
              <w:t>Allowed Values / Reference</w:t>
            </w:r>
          </w:p>
        </w:tc>
        <w:tc>
          <w:tcPr>
            <w:tcW w:w="0" w:type="auto"/>
            <w:hideMark/>
          </w:tcPr>
          <w:p w14:paraId="69776B56" w14:textId="77777777" w:rsidR="002D4F0B" w:rsidRPr="009B037E" w:rsidRDefault="002D4F0B">
            <w:pPr>
              <w:jc w:val="center"/>
              <w:rPr>
                <w:rFonts w:ascii="Calibri" w:hAnsi="Calibri" w:cs="Calibri"/>
                <w:b/>
                <w:bCs/>
                <w:sz w:val="18"/>
                <w:szCs w:val="18"/>
              </w:rPr>
            </w:pPr>
            <w:r w:rsidRPr="009B037E">
              <w:rPr>
                <w:rFonts w:ascii="Calibri" w:hAnsi="Calibri" w:cs="Calibri"/>
                <w:b/>
                <w:bCs/>
                <w:sz w:val="18"/>
                <w:szCs w:val="18"/>
              </w:rPr>
              <w:t>Default Value</w:t>
            </w:r>
          </w:p>
        </w:tc>
        <w:tc>
          <w:tcPr>
            <w:tcW w:w="0" w:type="auto"/>
            <w:hideMark/>
          </w:tcPr>
          <w:p w14:paraId="255DA539" w14:textId="77777777" w:rsidR="002D4F0B" w:rsidRPr="009B037E" w:rsidRDefault="002D4F0B">
            <w:pPr>
              <w:jc w:val="center"/>
              <w:rPr>
                <w:rFonts w:ascii="Calibri" w:hAnsi="Calibri" w:cs="Calibri"/>
                <w:b/>
                <w:bCs/>
                <w:sz w:val="18"/>
                <w:szCs w:val="18"/>
              </w:rPr>
            </w:pPr>
            <w:r w:rsidRPr="009B037E">
              <w:rPr>
                <w:rFonts w:ascii="Calibri" w:hAnsi="Calibri" w:cs="Calibri"/>
                <w:b/>
                <w:bCs/>
                <w:sz w:val="18"/>
                <w:szCs w:val="18"/>
              </w:rPr>
              <w:t>Display</w:t>
            </w:r>
          </w:p>
        </w:tc>
        <w:tc>
          <w:tcPr>
            <w:tcW w:w="0" w:type="auto"/>
            <w:hideMark/>
          </w:tcPr>
          <w:p w14:paraId="14985387" w14:textId="77777777" w:rsidR="002D4F0B" w:rsidRPr="009B037E" w:rsidRDefault="002D4F0B">
            <w:pPr>
              <w:jc w:val="center"/>
              <w:rPr>
                <w:rFonts w:ascii="Calibri" w:hAnsi="Calibri" w:cs="Calibri"/>
                <w:b/>
                <w:bCs/>
                <w:sz w:val="18"/>
                <w:szCs w:val="18"/>
              </w:rPr>
            </w:pPr>
            <w:r w:rsidRPr="009B037E">
              <w:rPr>
                <w:rFonts w:ascii="Calibri" w:hAnsi="Calibri" w:cs="Calibri"/>
                <w:b/>
                <w:bCs/>
                <w:sz w:val="18"/>
                <w:szCs w:val="18"/>
              </w:rPr>
              <w:t>Notes / Constraints</w:t>
            </w:r>
          </w:p>
        </w:tc>
      </w:tr>
      <w:tr w:rsidR="00E13F66" w:rsidRPr="009B037E" w14:paraId="134E4BFC" w14:textId="77777777" w:rsidTr="002D4F0B">
        <w:tc>
          <w:tcPr>
            <w:tcW w:w="0" w:type="auto"/>
            <w:hideMark/>
          </w:tcPr>
          <w:p w14:paraId="669EE8BF" w14:textId="77777777" w:rsidR="002D4F0B" w:rsidRPr="009B037E" w:rsidRDefault="002D4F0B">
            <w:pPr>
              <w:rPr>
                <w:rFonts w:ascii="Calibri" w:hAnsi="Calibri" w:cs="Calibri"/>
                <w:sz w:val="18"/>
                <w:szCs w:val="18"/>
              </w:rPr>
            </w:pPr>
            <w:r w:rsidRPr="009B037E">
              <w:rPr>
                <w:rFonts w:ascii="Calibri" w:hAnsi="Calibri" w:cs="Calibri"/>
                <w:sz w:val="18"/>
                <w:szCs w:val="18"/>
              </w:rPr>
              <w:t>AlertState</w:t>
            </w:r>
          </w:p>
        </w:tc>
        <w:tc>
          <w:tcPr>
            <w:tcW w:w="0" w:type="auto"/>
            <w:hideMark/>
          </w:tcPr>
          <w:p w14:paraId="7953D1DB" w14:textId="77777777" w:rsidR="002D4F0B" w:rsidRPr="009B037E" w:rsidRDefault="002D4F0B">
            <w:pPr>
              <w:rPr>
                <w:rFonts w:ascii="Calibri" w:hAnsi="Calibri" w:cs="Calibri"/>
                <w:sz w:val="18"/>
                <w:szCs w:val="18"/>
              </w:rPr>
            </w:pPr>
            <w:r w:rsidRPr="009B037E">
              <w:rPr>
                <w:rFonts w:ascii="Calibri" w:hAnsi="Calibri" w:cs="Calibri"/>
                <w:sz w:val="18"/>
                <w:szCs w:val="18"/>
              </w:rPr>
              <w:t>M</w:t>
            </w:r>
          </w:p>
        </w:tc>
        <w:tc>
          <w:tcPr>
            <w:tcW w:w="0" w:type="auto"/>
            <w:hideMark/>
          </w:tcPr>
          <w:p w14:paraId="1FA6C309" w14:textId="77777777" w:rsidR="002D4F0B" w:rsidRPr="009B037E" w:rsidRDefault="002D4F0B">
            <w:pPr>
              <w:rPr>
                <w:rFonts w:ascii="Calibri" w:hAnsi="Calibri" w:cs="Calibri"/>
                <w:sz w:val="18"/>
                <w:szCs w:val="18"/>
              </w:rPr>
            </w:pPr>
            <w:r w:rsidRPr="009B037E">
              <w:rPr>
                <w:rFonts w:ascii="Calibri" w:hAnsi="Calibri" w:cs="Calibri"/>
                <w:sz w:val="18"/>
                <w:szCs w:val="18"/>
              </w:rPr>
              <w:t>Enum</w:t>
            </w:r>
          </w:p>
        </w:tc>
        <w:tc>
          <w:tcPr>
            <w:tcW w:w="0" w:type="auto"/>
            <w:hideMark/>
          </w:tcPr>
          <w:p w14:paraId="5B94E924" w14:textId="43181D00" w:rsidR="002D4F0B" w:rsidRPr="009B037E" w:rsidRDefault="00BD2545">
            <w:pPr>
              <w:rPr>
                <w:rFonts w:ascii="Calibri" w:hAnsi="Calibri" w:cs="Calibri"/>
                <w:sz w:val="18"/>
                <w:szCs w:val="18"/>
              </w:rPr>
            </w:pPr>
            <w:r w:rsidRPr="009B037E">
              <w:rPr>
                <w:rFonts w:ascii="Calibri" w:hAnsi="Calibri" w:cs="Calibri"/>
                <w:sz w:val="18"/>
                <w:szCs w:val="18"/>
              </w:rPr>
              <w:t>Enum</w:t>
            </w:r>
          </w:p>
        </w:tc>
        <w:tc>
          <w:tcPr>
            <w:tcW w:w="0" w:type="auto"/>
            <w:hideMark/>
          </w:tcPr>
          <w:p w14:paraId="7AC0DEBE" w14:textId="79BBF1A7" w:rsidR="002D4F0B" w:rsidRPr="009B037E" w:rsidRDefault="00BD2545">
            <w:pPr>
              <w:rPr>
                <w:rFonts w:ascii="Calibri" w:hAnsi="Calibri" w:cs="Calibri"/>
                <w:sz w:val="18"/>
                <w:szCs w:val="18"/>
              </w:rPr>
            </w:pPr>
            <w:r w:rsidRPr="009B037E">
              <w:rPr>
                <w:rFonts w:ascii="Calibri" w:hAnsi="Calibri" w:cs="Calibri"/>
                <w:sz w:val="18"/>
                <w:szCs w:val="18"/>
              </w:rPr>
              <w:t>Metadata Registry</w:t>
            </w:r>
          </w:p>
        </w:tc>
        <w:tc>
          <w:tcPr>
            <w:tcW w:w="0" w:type="auto"/>
            <w:hideMark/>
          </w:tcPr>
          <w:p w14:paraId="542E28F7" w14:textId="77777777" w:rsidR="002D4F0B" w:rsidRPr="009B037E" w:rsidRDefault="002D4F0B">
            <w:pPr>
              <w:rPr>
                <w:rFonts w:ascii="Calibri" w:hAnsi="Calibri" w:cs="Calibri"/>
                <w:sz w:val="18"/>
                <w:szCs w:val="18"/>
              </w:rPr>
            </w:pPr>
            <w:r w:rsidRPr="009B037E">
              <w:rPr>
                <w:rFonts w:ascii="Calibri" w:hAnsi="Calibri" w:cs="Calibri"/>
                <w:sz w:val="18"/>
                <w:szCs w:val="18"/>
              </w:rPr>
              <w:t>Unassigned</w:t>
            </w:r>
          </w:p>
        </w:tc>
        <w:tc>
          <w:tcPr>
            <w:tcW w:w="0" w:type="auto"/>
            <w:hideMark/>
          </w:tcPr>
          <w:p w14:paraId="09E67502" w14:textId="77777777" w:rsidR="002D4F0B" w:rsidRPr="009B037E" w:rsidRDefault="002D4F0B">
            <w:pPr>
              <w:rPr>
                <w:rFonts w:ascii="Calibri" w:hAnsi="Calibri" w:cs="Calibri"/>
                <w:sz w:val="18"/>
                <w:szCs w:val="18"/>
              </w:rPr>
            </w:pPr>
            <w:r w:rsidRPr="009B037E">
              <w:rPr>
                <w:rFonts w:ascii="Calibri" w:hAnsi="Calibri" w:cs="Calibri"/>
                <w:sz w:val="18"/>
                <w:szCs w:val="18"/>
              </w:rPr>
              <w:t>Main</w:t>
            </w:r>
          </w:p>
        </w:tc>
        <w:tc>
          <w:tcPr>
            <w:tcW w:w="0" w:type="auto"/>
            <w:hideMark/>
          </w:tcPr>
          <w:p w14:paraId="69238911" w14:textId="77777777" w:rsidR="002D4F0B" w:rsidRPr="009B037E" w:rsidRDefault="002D4F0B">
            <w:pPr>
              <w:rPr>
                <w:rFonts w:ascii="Calibri" w:hAnsi="Calibri" w:cs="Calibri"/>
                <w:sz w:val="18"/>
                <w:szCs w:val="18"/>
              </w:rPr>
            </w:pPr>
            <w:r w:rsidRPr="009B037E">
              <w:rPr>
                <w:rFonts w:ascii="Calibri" w:hAnsi="Calibri" w:cs="Calibri"/>
                <w:sz w:val="18"/>
                <w:szCs w:val="18"/>
              </w:rPr>
              <w:t>Fixed lifecycle state model</w:t>
            </w:r>
          </w:p>
        </w:tc>
      </w:tr>
    </w:tbl>
    <w:p w14:paraId="40F48D45" w14:textId="77777777" w:rsidR="002D4F0B" w:rsidRPr="002D4F0B" w:rsidRDefault="002D4F0B" w:rsidP="002D4F0B">
      <w:pPr>
        <w:rPr>
          <w:rFonts w:ascii="Calibri" w:hAnsi="Calibri" w:cs="Calibri"/>
          <w:sz w:val="18"/>
          <w:szCs w:val="18"/>
        </w:rPr>
      </w:pPr>
    </w:p>
    <w:p w14:paraId="01752DDA" w14:textId="77777777" w:rsidR="002D4F0B" w:rsidRPr="009B037E" w:rsidRDefault="002D4F0B" w:rsidP="006932D8">
      <w:pPr>
        <w:rPr>
          <w:rFonts w:ascii="Calibri" w:hAnsi="Calibri" w:cs="Calibri"/>
          <w:sz w:val="18"/>
          <w:szCs w:val="18"/>
        </w:rPr>
      </w:pPr>
    </w:p>
    <w:p w14:paraId="04B88D21" w14:textId="77777777" w:rsidR="00C467FD" w:rsidRPr="00C467FD" w:rsidRDefault="00C467FD" w:rsidP="007725E1">
      <w:pPr>
        <w:numPr>
          <w:ilvl w:val="0"/>
          <w:numId w:val="63"/>
        </w:numPr>
        <w:rPr>
          <w:rFonts w:ascii="Calibri" w:hAnsi="Calibri" w:cs="Calibri"/>
          <w:sz w:val="18"/>
          <w:szCs w:val="18"/>
        </w:rPr>
      </w:pPr>
      <w:r w:rsidRPr="00C467FD">
        <w:rPr>
          <w:rFonts w:ascii="Calibri" w:hAnsi="Calibri" w:cs="Calibri"/>
          <w:b/>
          <w:bCs/>
          <w:sz w:val="18"/>
          <w:szCs w:val="18"/>
        </w:rPr>
        <w:t>Assigned</w:t>
      </w:r>
      <w:r w:rsidRPr="00C467FD">
        <w:rPr>
          <w:rFonts w:ascii="Calibri" w:hAnsi="Calibri" w:cs="Calibri"/>
          <w:sz w:val="18"/>
          <w:szCs w:val="18"/>
        </w:rPr>
        <w:t xml:space="preserve"> means the alert has an owner. </w:t>
      </w:r>
    </w:p>
    <w:p w14:paraId="370AD09A" w14:textId="77777777" w:rsidR="00C467FD" w:rsidRPr="00C467FD" w:rsidRDefault="00C467FD" w:rsidP="007725E1">
      <w:pPr>
        <w:numPr>
          <w:ilvl w:val="0"/>
          <w:numId w:val="63"/>
        </w:numPr>
        <w:rPr>
          <w:rFonts w:ascii="Calibri" w:hAnsi="Calibri" w:cs="Calibri"/>
          <w:sz w:val="18"/>
          <w:szCs w:val="18"/>
        </w:rPr>
      </w:pPr>
      <w:r w:rsidRPr="00C467FD">
        <w:rPr>
          <w:rFonts w:ascii="Calibri" w:hAnsi="Calibri" w:cs="Calibri"/>
          <w:b/>
          <w:bCs/>
          <w:sz w:val="18"/>
          <w:szCs w:val="18"/>
        </w:rPr>
        <w:t>In Progress</w:t>
      </w:r>
      <w:r w:rsidRPr="00C467FD">
        <w:rPr>
          <w:rFonts w:ascii="Calibri" w:hAnsi="Calibri" w:cs="Calibri"/>
          <w:sz w:val="18"/>
          <w:szCs w:val="18"/>
        </w:rPr>
        <w:t xml:space="preserve"> means active handling has started. </w:t>
      </w:r>
    </w:p>
    <w:p w14:paraId="34F184D4" w14:textId="77777777" w:rsidR="00C467FD" w:rsidRPr="00C467FD" w:rsidRDefault="00C467FD" w:rsidP="007725E1">
      <w:pPr>
        <w:numPr>
          <w:ilvl w:val="0"/>
          <w:numId w:val="63"/>
        </w:numPr>
        <w:rPr>
          <w:rFonts w:ascii="Calibri" w:hAnsi="Calibri" w:cs="Calibri"/>
          <w:sz w:val="18"/>
          <w:szCs w:val="18"/>
        </w:rPr>
      </w:pPr>
      <w:r w:rsidRPr="00C467FD">
        <w:rPr>
          <w:rFonts w:ascii="Calibri" w:hAnsi="Calibri" w:cs="Calibri"/>
          <w:b/>
          <w:bCs/>
          <w:sz w:val="18"/>
          <w:szCs w:val="18"/>
        </w:rPr>
        <w:t>Waiting</w:t>
      </w:r>
      <w:r w:rsidRPr="00C467FD">
        <w:rPr>
          <w:rFonts w:ascii="Calibri" w:hAnsi="Calibri" w:cs="Calibri"/>
          <w:sz w:val="18"/>
          <w:szCs w:val="18"/>
        </w:rPr>
        <w:t xml:space="preserve"> means pending patient or external follow-up. </w:t>
      </w:r>
    </w:p>
    <w:p w14:paraId="30818D89" w14:textId="77777777" w:rsidR="00C467FD" w:rsidRPr="00C467FD" w:rsidRDefault="00C467FD" w:rsidP="007725E1">
      <w:pPr>
        <w:numPr>
          <w:ilvl w:val="0"/>
          <w:numId w:val="63"/>
        </w:numPr>
        <w:rPr>
          <w:rFonts w:ascii="Calibri" w:hAnsi="Calibri" w:cs="Calibri"/>
          <w:sz w:val="18"/>
          <w:szCs w:val="18"/>
        </w:rPr>
      </w:pPr>
      <w:r w:rsidRPr="00C467FD">
        <w:rPr>
          <w:rFonts w:ascii="Calibri" w:hAnsi="Calibri" w:cs="Calibri"/>
          <w:b/>
          <w:bCs/>
          <w:sz w:val="18"/>
          <w:szCs w:val="18"/>
        </w:rPr>
        <w:t>Resolved</w:t>
      </w:r>
      <w:r w:rsidRPr="00C467FD">
        <w:rPr>
          <w:rFonts w:ascii="Calibri" w:hAnsi="Calibri" w:cs="Calibri"/>
          <w:sz w:val="18"/>
          <w:szCs w:val="18"/>
        </w:rPr>
        <w:t xml:space="preserve"> and </w:t>
      </w:r>
      <w:r w:rsidRPr="00C467FD">
        <w:rPr>
          <w:rFonts w:ascii="Calibri" w:hAnsi="Calibri" w:cs="Calibri"/>
          <w:b/>
          <w:bCs/>
          <w:sz w:val="18"/>
          <w:szCs w:val="18"/>
        </w:rPr>
        <w:t>Dismissed</w:t>
      </w:r>
      <w:r w:rsidRPr="00C467FD">
        <w:rPr>
          <w:rFonts w:ascii="Calibri" w:hAnsi="Calibri" w:cs="Calibri"/>
          <w:sz w:val="18"/>
          <w:szCs w:val="18"/>
        </w:rPr>
        <w:t xml:space="preserve"> are terminal states. </w:t>
      </w:r>
    </w:p>
    <w:p w14:paraId="751F9669" w14:textId="77777777" w:rsidR="00C467FD" w:rsidRPr="00C467FD" w:rsidRDefault="00C467FD" w:rsidP="007725E1">
      <w:pPr>
        <w:numPr>
          <w:ilvl w:val="0"/>
          <w:numId w:val="63"/>
        </w:numPr>
        <w:rPr>
          <w:rFonts w:ascii="Calibri" w:hAnsi="Calibri" w:cs="Calibri"/>
          <w:sz w:val="18"/>
          <w:szCs w:val="18"/>
        </w:rPr>
      </w:pPr>
      <w:r w:rsidRPr="00C467FD">
        <w:rPr>
          <w:rFonts w:ascii="Calibri" w:hAnsi="Calibri" w:cs="Calibri"/>
          <w:sz w:val="18"/>
          <w:szCs w:val="18"/>
        </w:rPr>
        <w:t xml:space="preserve">This state model is fixed and cannot be changed at org level. </w:t>
      </w:r>
    </w:p>
    <w:p w14:paraId="3D73DE3D" w14:textId="77777777" w:rsidR="006932D8" w:rsidRPr="009B037E" w:rsidRDefault="006932D8" w:rsidP="006932D8">
      <w:pPr>
        <w:rPr>
          <w:rFonts w:ascii="Calibri" w:hAnsi="Calibri" w:cs="Calibri"/>
          <w:sz w:val="18"/>
          <w:szCs w:val="18"/>
        </w:rPr>
      </w:pPr>
    </w:p>
    <w:p w14:paraId="212197B7" w14:textId="77777777" w:rsidR="006932D8" w:rsidRPr="009B037E" w:rsidRDefault="006932D8" w:rsidP="006932D8">
      <w:pPr>
        <w:rPr>
          <w:rFonts w:ascii="Calibri" w:hAnsi="Calibri" w:cs="Calibri"/>
          <w:sz w:val="18"/>
          <w:szCs w:val="18"/>
        </w:rPr>
      </w:pPr>
      <w:r w:rsidRPr="009B037E">
        <w:rPr>
          <w:rFonts w:ascii="Calibri" w:hAnsi="Calibri" w:cs="Calibri"/>
          <w:sz w:val="18"/>
          <w:szCs w:val="18"/>
        </w:rPr>
        <w:t> </w:t>
      </w:r>
    </w:p>
    <w:p w14:paraId="20C5FAE2"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480" w:name="_Toc228300293"/>
      <w:r w:rsidRPr="009B037E">
        <w:rPr>
          <w:rFonts w:ascii="Calibri" w:eastAsia="Times New Roman" w:hAnsi="Calibri" w:cs="Calibri"/>
          <w:b/>
          <w:bCs/>
          <w:sz w:val="20"/>
          <w:szCs w:val="20"/>
        </w:rPr>
        <w:t>SLA CONFIGURATION BINDING</w:t>
      </w:r>
      <w:bookmarkEnd w:id="480"/>
    </w:p>
    <w:p w14:paraId="454F3954" w14:textId="77777777" w:rsidR="00787114" w:rsidRPr="009B037E" w:rsidRDefault="00C467FD" w:rsidP="00787114">
      <w:pPr>
        <w:pStyle w:val="NormalWeb"/>
        <w:rPr>
          <w:rFonts w:ascii="Calibri" w:hAnsi="Calibri" w:cs="Calibri"/>
          <w:sz w:val="18"/>
          <w:szCs w:val="18"/>
        </w:rPr>
      </w:pPr>
      <w:r w:rsidRPr="009B037E">
        <w:rPr>
          <w:rFonts w:ascii="Calibri" w:hAnsi="Calibri" w:cs="Calibri"/>
          <w:sz w:val="18"/>
          <w:szCs w:val="18"/>
        </w:rPr>
        <w:t>This section defines the SLA profile applied to alerts and how SLA is shown in the UI. SLA is defined at alert policy level and resolved per org through the linked SLA profile.</w:t>
      </w:r>
    </w:p>
    <w:tbl>
      <w:tblPr>
        <w:tblStyle w:val="TableGrid"/>
        <w:tblW w:w="0" w:type="auto"/>
        <w:tblLook w:val="04A0" w:firstRow="1" w:lastRow="0" w:firstColumn="1" w:lastColumn="0" w:noHBand="0" w:noVBand="1"/>
      </w:tblPr>
      <w:tblGrid>
        <w:gridCol w:w="1491"/>
        <w:gridCol w:w="960"/>
        <w:gridCol w:w="711"/>
        <w:gridCol w:w="878"/>
        <w:gridCol w:w="1427"/>
        <w:gridCol w:w="900"/>
        <w:gridCol w:w="700"/>
        <w:gridCol w:w="2283"/>
      </w:tblGrid>
      <w:tr w:rsidR="00E13F66" w:rsidRPr="009B037E" w14:paraId="1D1ED3CE" w14:textId="77777777" w:rsidTr="00787114">
        <w:tc>
          <w:tcPr>
            <w:tcW w:w="0" w:type="auto"/>
            <w:hideMark/>
          </w:tcPr>
          <w:p w14:paraId="5023E3BB" w14:textId="77777777" w:rsidR="00787114" w:rsidRPr="009B037E" w:rsidRDefault="00787114">
            <w:pPr>
              <w:jc w:val="center"/>
              <w:rPr>
                <w:rFonts w:ascii="Calibri" w:hAnsi="Calibri" w:cs="Calibri"/>
                <w:b/>
                <w:bCs/>
                <w:sz w:val="16"/>
                <w:szCs w:val="16"/>
              </w:rPr>
            </w:pPr>
            <w:r w:rsidRPr="009B037E">
              <w:rPr>
                <w:rFonts w:ascii="Calibri" w:hAnsi="Calibri" w:cs="Calibri"/>
                <w:b/>
                <w:bCs/>
                <w:sz w:val="16"/>
                <w:szCs w:val="16"/>
              </w:rPr>
              <w:lastRenderedPageBreak/>
              <w:t>Field</w:t>
            </w:r>
          </w:p>
        </w:tc>
        <w:tc>
          <w:tcPr>
            <w:tcW w:w="0" w:type="auto"/>
            <w:hideMark/>
          </w:tcPr>
          <w:p w14:paraId="0BE4579A" w14:textId="77777777" w:rsidR="00787114" w:rsidRPr="009B037E" w:rsidRDefault="00787114">
            <w:pPr>
              <w:jc w:val="center"/>
              <w:rPr>
                <w:rFonts w:ascii="Calibri" w:hAnsi="Calibri" w:cs="Calibri"/>
                <w:b/>
                <w:bCs/>
                <w:sz w:val="16"/>
                <w:szCs w:val="16"/>
              </w:rPr>
            </w:pPr>
            <w:r w:rsidRPr="009B037E">
              <w:rPr>
                <w:rFonts w:ascii="Calibri" w:hAnsi="Calibri" w:cs="Calibri"/>
                <w:b/>
                <w:bCs/>
                <w:sz w:val="16"/>
                <w:szCs w:val="16"/>
              </w:rPr>
              <w:t>Mandatory</w:t>
            </w:r>
          </w:p>
        </w:tc>
        <w:tc>
          <w:tcPr>
            <w:tcW w:w="0" w:type="auto"/>
            <w:hideMark/>
          </w:tcPr>
          <w:p w14:paraId="52015A2E" w14:textId="77777777" w:rsidR="00787114" w:rsidRPr="009B037E" w:rsidRDefault="00787114">
            <w:pPr>
              <w:jc w:val="center"/>
              <w:rPr>
                <w:rFonts w:ascii="Calibri" w:hAnsi="Calibri" w:cs="Calibri"/>
                <w:b/>
                <w:bCs/>
                <w:sz w:val="16"/>
                <w:szCs w:val="16"/>
              </w:rPr>
            </w:pPr>
            <w:r w:rsidRPr="009B037E">
              <w:rPr>
                <w:rFonts w:ascii="Calibri" w:hAnsi="Calibri" w:cs="Calibri"/>
                <w:b/>
                <w:bCs/>
                <w:sz w:val="16"/>
                <w:szCs w:val="16"/>
              </w:rPr>
              <w:t>Data Type</w:t>
            </w:r>
          </w:p>
        </w:tc>
        <w:tc>
          <w:tcPr>
            <w:tcW w:w="0" w:type="auto"/>
            <w:hideMark/>
          </w:tcPr>
          <w:p w14:paraId="18ED6923" w14:textId="77777777" w:rsidR="00787114" w:rsidRPr="009B037E" w:rsidRDefault="00787114">
            <w:pPr>
              <w:jc w:val="center"/>
              <w:rPr>
                <w:rFonts w:ascii="Calibri" w:hAnsi="Calibri" w:cs="Calibri"/>
                <w:b/>
                <w:bCs/>
                <w:sz w:val="16"/>
                <w:szCs w:val="16"/>
              </w:rPr>
            </w:pPr>
            <w:r w:rsidRPr="009B037E">
              <w:rPr>
                <w:rFonts w:ascii="Calibri" w:hAnsi="Calibri" w:cs="Calibri"/>
                <w:b/>
                <w:bCs/>
                <w:sz w:val="16"/>
                <w:szCs w:val="16"/>
              </w:rPr>
              <w:t>Source</w:t>
            </w:r>
          </w:p>
        </w:tc>
        <w:tc>
          <w:tcPr>
            <w:tcW w:w="0" w:type="auto"/>
            <w:hideMark/>
          </w:tcPr>
          <w:p w14:paraId="66E70FB2" w14:textId="77777777" w:rsidR="00787114" w:rsidRPr="009B037E" w:rsidRDefault="00787114">
            <w:pPr>
              <w:jc w:val="center"/>
              <w:rPr>
                <w:rFonts w:ascii="Calibri" w:hAnsi="Calibri" w:cs="Calibri"/>
                <w:b/>
                <w:bCs/>
                <w:sz w:val="16"/>
                <w:szCs w:val="16"/>
              </w:rPr>
            </w:pPr>
            <w:r w:rsidRPr="009B037E">
              <w:rPr>
                <w:rFonts w:ascii="Calibri" w:hAnsi="Calibri" w:cs="Calibri"/>
                <w:b/>
                <w:bCs/>
                <w:sz w:val="16"/>
                <w:szCs w:val="16"/>
              </w:rPr>
              <w:t>Allowed Values / Reference</w:t>
            </w:r>
          </w:p>
        </w:tc>
        <w:tc>
          <w:tcPr>
            <w:tcW w:w="0" w:type="auto"/>
            <w:hideMark/>
          </w:tcPr>
          <w:p w14:paraId="49521168" w14:textId="77777777" w:rsidR="00787114" w:rsidRPr="009B037E" w:rsidRDefault="00787114">
            <w:pPr>
              <w:jc w:val="center"/>
              <w:rPr>
                <w:rFonts w:ascii="Calibri" w:hAnsi="Calibri" w:cs="Calibri"/>
                <w:b/>
                <w:bCs/>
                <w:sz w:val="16"/>
                <w:szCs w:val="16"/>
              </w:rPr>
            </w:pPr>
            <w:r w:rsidRPr="009B037E">
              <w:rPr>
                <w:rFonts w:ascii="Calibri" w:hAnsi="Calibri" w:cs="Calibri"/>
                <w:b/>
                <w:bCs/>
                <w:sz w:val="16"/>
                <w:szCs w:val="16"/>
              </w:rPr>
              <w:t>Default Value</w:t>
            </w:r>
          </w:p>
        </w:tc>
        <w:tc>
          <w:tcPr>
            <w:tcW w:w="0" w:type="auto"/>
            <w:hideMark/>
          </w:tcPr>
          <w:p w14:paraId="6C729247" w14:textId="77777777" w:rsidR="00787114" w:rsidRPr="009B037E" w:rsidRDefault="00787114">
            <w:pPr>
              <w:jc w:val="center"/>
              <w:rPr>
                <w:rFonts w:ascii="Calibri" w:hAnsi="Calibri" w:cs="Calibri"/>
                <w:b/>
                <w:bCs/>
                <w:sz w:val="16"/>
                <w:szCs w:val="16"/>
              </w:rPr>
            </w:pPr>
            <w:r w:rsidRPr="009B037E">
              <w:rPr>
                <w:rFonts w:ascii="Calibri" w:hAnsi="Calibri" w:cs="Calibri"/>
                <w:b/>
                <w:bCs/>
                <w:sz w:val="16"/>
                <w:szCs w:val="16"/>
              </w:rPr>
              <w:t>Display</w:t>
            </w:r>
          </w:p>
        </w:tc>
        <w:tc>
          <w:tcPr>
            <w:tcW w:w="0" w:type="auto"/>
            <w:hideMark/>
          </w:tcPr>
          <w:p w14:paraId="0262A349" w14:textId="77777777" w:rsidR="00787114" w:rsidRPr="009B037E" w:rsidRDefault="00787114">
            <w:pPr>
              <w:jc w:val="center"/>
              <w:rPr>
                <w:rFonts w:ascii="Calibri" w:hAnsi="Calibri" w:cs="Calibri"/>
                <w:b/>
                <w:bCs/>
                <w:sz w:val="16"/>
                <w:szCs w:val="16"/>
              </w:rPr>
            </w:pPr>
            <w:r w:rsidRPr="009B037E">
              <w:rPr>
                <w:rFonts w:ascii="Calibri" w:hAnsi="Calibri" w:cs="Calibri"/>
                <w:b/>
                <w:bCs/>
                <w:sz w:val="16"/>
                <w:szCs w:val="16"/>
              </w:rPr>
              <w:t>Notes / Constraints</w:t>
            </w:r>
          </w:p>
        </w:tc>
      </w:tr>
      <w:tr w:rsidR="00E13F66" w:rsidRPr="009B037E" w14:paraId="01319FDA" w14:textId="77777777" w:rsidTr="00787114">
        <w:tc>
          <w:tcPr>
            <w:tcW w:w="0" w:type="auto"/>
            <w:hideMark/>
          </w:tcPr>
          <w:p w14:paraId="42B046BA" w14:textId="77777777" w:rsidR="00787114" w:rsidRPr="009B037E" w:rsidRDefault="00787114">
            <w:pPr>
              <w:rPr>
                <w:rFonts w:ascii="Calibri" w:hAnsi="Calibri" w:cs="Calibri"/>
                <w:sz w:val="16"/>
                <w:szCs w:val="16"/>
              </w:rPr>
            </w:pPr>
            <w:r w:rsidRPr="009B037E">
              <w:rPr>
                <w:rFonts w:ascii="Calibri" w:hAnsi="Calibri" w:cs="Calibri"/>
                <w:sz w:val="16"/>
                <w:szCs w:val="16"/>
              </w:rPr>
              <w:t>SLAPriorityProfileID</w:t>
            </w:r>
          </w:p>
        </w:tc>
        <w:tc>
          <w:tcPr>
            <w:tcW w:w="0" w:type="auto"/>
            <w:hideMark/>
          </w:tcPr>
          <w:p w14:paraId="7F962396" w14:textId="77777777" w:rsidR="00787114" w:rsidRPr="009B037E" w:rsidRDefault="00787114">
            <w:pPr>
              <w:rPr>
                <w:rFonts w:ascii="Calibri" w:hAnsi="Calibri" w:cs="Calibri"/>
                <w:sz w:val="16"/>
                <w:szCs w:val="16"/>
              </w:rPr>
            </w:pPr>
            <w:r w:rsidRPr="009B037E">
              <w:rPr>
                <w:rFonts w:ascii="Calibri" w:hAnsi="Calibri" w:cs="Calibri"/>
                <w:sz w:val="16"/>
                <w:szCs w:val="16"/>
              </w:rPr>
              <w:t>M</w:t>
            </w:r>
          </w:p>
        </w:tc>
        <w:tc>
          <w:tcPr>
            <w:tcW w:w="0" w:type="auto"/>
            <w:hideMark/>
          </w:tcPr>
          <w:p w14:paraId="3DE01F6A" w14:textId="77777777" w:rsidR="00787114" w:rsidRPr="009B037E" w:rsidRDefault="00787114">
            <w:pPr>
              <w:rPr>
                <w:rFonts w:ascii="Calibri" w:hAnsi="Calibri" w:cs="Calibri"/>
                <w:sz w:val="16"/>
                <w:szCs w:val="16"/>
              </w:rPr>
            </w:pPr>
            <w:r w:rsidRPr="009B037E">
              <w:rPr>
                <w:rFonts w:ascii="Calibri" w:hAnsi="Calibri" w:cs="Calibri"/>
                <w:sz w:val="16"/>
                <w:szCs w:val="16"/>
              </w:rPr>
              <w:t>UUID</w:t>
            </w:r>
          </w:p>
        </w:tc>
        <w:tc>
          <w:tcPr>
            <w:tcW w:w="0" w:type="auto"/>
            <w:hideMark/>
          </w:tcPr>
          <w:p w14:paraId="5A21EAF7" w14:textId="77777777" w:rsidR="00787114" w:rsidRPr="009B037E" w:rsidRDefault="00787114">
            <w:pPr>
              <w:rPr>
                <w:rFonts w:ascii="Calibri" w:hAnsi="Calibri" w:cs="Calibri"/>
                <w:sz w:val="16"/>
                <w:szCs w:val="16"/>
              </w:rPr>
            </w:pPr>
            <w:r w:rsidRPr="009B037E">
              <w:rPr>
                <w:rFonts w:ascii="Calibri" w:hAnsi="Calibri" w:cs="Calibri"/>
                <w:sz w:val="16"/>
                <w:szCs w:val="16"/>
              </w:rPr>
              <w:t>Reference</w:t>
            </w:r>
          </w:p>
        </w:tc>
        <w:tc>
          <w:tcPr>
            <w:tcW w:w="0" w:type="auto"/>
            <w:hideMark/>
          </w:tcPr>
          <w:p w14:paraId="623FEE2E" w14:textId="77777777" w:rsidR="00787114" w:rsidRPr="009B037E" w:rsidRDefault="00787114">
            <w:pPr>
              <w:rPr>
                <w:rFonts w:ascii="Calibri" w:hAnsi="Calibri" w:cs="Calibri"/>
                <w:sz w:val="16"/>
                <w:szCs w:val="16"/>
              </w:rPr>
            </w:pPr>
            <w:r w:rsidRPr="009B037E">
              <w:rPr>
                <w:rFonts w:ascii="Calibri" w:hAnsi="Calibri" w:cs="Calibri"/>
                <w:sz w:val="16"/>
                <w:szCs w:val="16"/>
              </w:rPr>
              <w:t>Must exist</w:t>
            </w:r>
          </w:p>
        </w:tc>
        <w:tc>
          <w:tcPr>
            <w:tcW w:w="0" w:type="auto"/>
            <w:hideMark/>
          </w:tcPr>
          <w:p w14:paraId="49A13C7E" w14:textId="77777777" w:rsidR="00787114" w:rsidRPr="009B037E" w:rsidRDefault="00787114">
            <w:pPr>
              <w:rPr>
                <w:rFonts w:ascii="Calibri" w:hAnsi="Calibri" w:cs="Calibri"/>
                <w:sz w:val="16"/>
                <w:szCs w:val="16"/>
              </w:rPr>
            </w:pPr>
            <w:r w:rsidRPr="009B037E">
              <w:rPr>
                <w:rFonts w:ascii="Calibri" w:hAnsi="Calibri" w:cs="Calibri"/>
                <w:sz w:val="16"/>
                <w:szCs w:val="16"/>
              </w:rPr>
              <w:t>None</w:t>
            </w:r>
          </w:p>
        </w:tc>
        <w:tc>
          <w:tcPr>
            <w:tcW w:w="0" w:type="auto"/>
            <w:hideMark/>
          </w:tcPr>
          <w:p w14:paraId="499A8930" w14:textId="77777777" w:rsidR="00787114" w:rsidRPr="009B037E" w:rsidRDefault="00787114">
            <w:pPr>
              <w:rPr>
                <w:rFonts w:ascii="Calibri" w:hAnsi="Calibri" w:cs="Calibri"/>
                <w:sz w:val="16"/>
                <w:szCs w:val="16"/>
              </w:rPr>
            </w:pPr>
            <w:r w:rsidRPr="009B037E">
              <w:rPr>
                <w:rFonts w:ascii="Calibri" w:hAnsi="Calibri" w:cs="Calibri"/>
                <w:sz w:val="16"/>
                <w:szCs w:val="16"/>
              </w:rPr>
              <w:t>Main</w:t>
            </w:r>
          </w:p>
        </w:tc>
        <w:tc>
          <w:tcPr>
            <w:tcW w:w="0" w:type="auto"/>
            <w:hideMark/>
          </w:tcPr>
          <w:p w14:paraId="488DC0FE" w14:textId="77777777" w:rsidR="00787114" w:rsidRPr="009B037E" w:rsidRDefault="00787114">
            <w:pPr>
              <w:rPr>
                <w:rFonts w:ascii="Calibri" w:hAnsi="Calibri" w:cs="Calibri"/>
                <w:sz w:val="16"/>
                <w:szCs w:val="16"/>
              </w:rPr>
            </w:pPr>
            <w:r w:rsidRPr="009B037E">
              <w:rPr>
                <w:rFonts w:ascii="Calibri" w:hAnsi="Calibri" w:cs="Calibri"/>
                <w:sz w:val="16"/>
                <w:szCs w:val="16"/>
              </w:rPr>
              <w:t>Binds the alert policy to the SLA profile used for the org</w:t>
            </w:r>
          </w:p>
        </w:tc>
      </w:tr>
    </w:tbl>
    <w:p w14:paraId="06805075" w14:textId="1BC5705B" w:rsidR="00DB6242" w:rsidRPr="009B037E" w:rsidRDefault="00DB6242" w:rsidP="007725E1">
      <w:pPr>
        <w:pStyle w:val="NormalWeb"/>
        <w:numPr>
          <w:ilvl w:val="0"/>
          <w:numId w:val="64"/>
        </w:numPr>
        <w:rPr>
          <w:rFonts w:ascii="Calibri" w:hAnsi="Calibri" w:cs="Calibri"/>
          <w:sz w:val="18"/>
          <w:szCs w:val="18"/>
        </w:rPr>
      </w:pPr>
      <w:r w:rsidRPr="009B037E">
        <w:rPr>
          <w:rFonts w:ascii="Calibri" w:hAnsi="Calibri" w:cs="Calibri"/>
          <w:sz w:val="18"/>
          <w:szCs w:val="18"/>
        </w:rPr>
        <w:t xml:space="preserve">SLA must be defined for alerts through the linked SLA profile. </w:t>
      </w:r>
    </w:p>
    <w:p w14:paraId="039B3CB3" w14:textId="699C6F30" w:rsidR="00DB6242" w:rsidRPr="00DB6242" w:rsidRDefault="00DB6242" w:rsidP="007725E1">
      <w:pPr>
        <w:pStyle w:val="NormalWeb"/>
        <w:numPr>
          <w:ilvl w:val="0"/>
          <w:numId w:val="64"/>
        </w:numPr>
        <w:rPr>
          <w:rFonts w:ascii="Calibri" w:hAnsi="Calibri" w:cs="Calibri"/>
          <w:sz w:val="18"/>
          <w:szCs w:val="18"/>
        </w:rPr>
      </w:pPr>
      <w:r w:rsidRPr="00DB6242">
        <w:rPr>
          <w:rFonts w:ascii="Calibri" w:hAnsi="Calibri" w:cs="Calibri"/>
          <w:sz w:val="18"/>
          <w:szCs w:val="18"/>
        </w:rPr>
        <w:t xml:space="preserve">SLA is applied per org based on the resolved SLA profile. </w:t>
      </w:r>
    </w:p>
    <w:p w14:paraId="7574483C" w14:textId="31627DD3" w:rsidR="00DB6242" w:rsidRPr="00DB6242" w:rsidRDefault="00DB6242" w:rsidP="007725E1">
      <w:pPr>
        <w:pStyle w:val="NormalWeb"/>
        <w:numPr>
          <w:ilvl w:val="0"/>
          <w:numId w:val="64"/>
        </w:numPr>
        <w:rPr>
          <w:rFonts w:ascii="Calibri" w:hAnsi="Calibri" w:cs="Calibri"/>
          <w:sz w:val="18"/>
          <w:szCs w:val="18"/>
        </w:rPr>
      </w:pPr>
      <w:r w:rsidRPr="00DB6242">
        <w:rPr>
          <w:rFonts w:ascii="Calibri" w:hAnsi="Calibri" w:cs="Calibri"/>
          <w:sz w:val="18"/>
          <w:szCs w:val="18"/>
        </w:rPr>
        <w:t xml:space="preserve">SLA timing and breach thresholds are controlled by the linked SLA profile, not by the alert template. </w:t>
      </w:r>
    </w:p>
    <w:p w14:paraId="09042242" w14:textId="2A81C505" w:rsidR="00DB6242" w:rsidRPr="00DB6242" w:rsidRDefault="00DB6242" w:rsidP="007725E1">
      <w:pPr>
        <w:pStyle w:val="NormalWeb"/>
        <w:numPr>
          <w:ilvl w:val="0"/>
          <w:numId w:val="64"/>
        </w:numPr>
        <w:rPr>
          <w:rFonts w:ascii="Calibri" w:hAnsi="Calibri" w:cs="Calibri"/>
          <w:sz w:val="18"/>
          <w:szCs w:val="18"/>
        </w:rPr>
      </w:pPr>
      <w:r w:rsidRPr="00DB6242">
        <w:rPr>
          <w:rFonts w:ascii="Calibri" w:hAnsi="Calibri" w:cs="Calibri"/>
          <w:sz w:val="18"/>
          <w:szCs w:val="18"/>
        </w:rPr>
        <w:t xml:space="preserve">SLA status must be shown in the UI with clock/timer indicator. </w:t>
      </w:r>
    </w:p>
    <w:p w14:paraId="220C12F7" w14:textId="4F702197" w:rsidR="006932D8" w:rsidRPr="009B037E" w:rsidRDefault="00DB6242" w:rsidP="007725E1">
      <w:pPr>
        <w:pStyle w:val="NormalWeb"/>
        <w:numPr>
          <w:ilvl w:val="0"/>
          <w:numId w:val="64"/>
        </w:numPr>
        <w:rPr>
          <w:rFonts w:ascii="Calibri" w:hAnsi="Calibri" w:cs="Calibri"/>
          <w:sz w:val="18"/>
          <w:szCs w:val="18"/>
        </w:rPr>
      </w:pPr>
      <w:r w:rsidRPr="009B037E">
        <w:rPr>
          <w:rFonts w:ascii="Calibri" w:hAnsi="Calibri" w:cs="Calibri"/>
          <w:sz w:val="18"/>
          <w:szCs w:val="18"/>
        </w:rPr>
        <w:t>SLA breach must be visually distinguished in the UI, including color change for breached clock/timer display.</w:t>
      </w:r>
    </w:p>
    <w:p w14:paraId="0BB50750" w14:textId="77777777" w:rsidR="00EF4B4B" w:rsidRPr="009B037E" w:rsidRDefault="00EF4B4B" w:rsidP="007725E1">
      <w:pPr>
        <w:pStyle w:val="NormalWeb"/>
        <w:numPr>
          <w:ilvl w:val="0"/>
          <w:numId w:val="64"/>
        </w:numPr>
        <w:rPr>
          <w:rFonts w:ascii="Calibri" w:hAnsi="Calibri" w:cs="Calibri"/>
          <w:sz w:val="18"/>
          <w:szCs w:val="18"/>
        </w:rPr>
      </w:pPr>
    </w:p>
    <w:p w14:paraId="0DEC2D77" w14:textId="327D8636" w:rsidR="00EF4B4B" w:rsidRPr="009B037E" w:rsidRDefault="00EF4B4B" w:rsidP="00F45909">
      <w:pPr>
        <w:pStyle w:val="Heading2"/>
        <w:numPr>
          <w:ilvl w:val="2"/>
          <w:numId w:val="9"/>
        </w:numPr>
        <w:rPr>
          <w:rFonts w:ascii="Calibri" w:eastAsia="Times New Roman" w:hAnsi="Calibri" w:cs="Calibri"/>
          <w:b/>
          <w:bCs/>
          <w:sz w:val="20"/>
          <w:szCs w:val="20"/>
        </w:rPr>
      </w:pPr>
      <w:bookmarkStart w:id="481" w:name="_Toc228300294"/>
      <w:r w:rsidRPr="009B037E">
        <w:rPr>
          <w:rFonts w:ascii="Calibri" w:eastAsia="Times New Roman" w:hAnsi="Calibri" w:cs="Calibri"/>
          <w:b/>
          <w:bCs/>
          <w:sz w:val="20"/>
          <w:szCs w:val="20"/>
        </w:rPr>
        <w:t>SLA PRIORITY PROFILE DEFINITION</w:t>
      </w:r>
      <w:bookmarkEnd w:id="481"/>
    </w:p>
    <w:p w14:paraId="78CB7039" w14:textId="5209D670" w:rsidR="00EF4B4B" w:rsidRPr="009B037E" w:rsidRDefault="00EF4B4B" w:rsidP="00EF4B4B">
      <w:pPr>
        <w:pStyle w:val="NormalWeb"/>
        <w:rPr>
          <w:rFonts w:ascii="Calibri" w:hAnsi="Calibri" w:cs="Calibri"/>
          <w:sz w:val="18"/>
          <w:szCs w:val="18"/>
        </w:rPr>
      </w:pPr>
      <w:r w:rsidRPr="009B037E">
        <w:rPr>
          <w:rFonts w:ascii="Calibri" w:hAnsi="Calibri" w:cs="Calibri"/>
          <w:sz w:val="18"/>
          <w:szCs w:val="18"/>
        </w:rPr>
        <w:t xml:space="preserve">This section defines the SLA Priority Profile referenced by </w:t>
      </w:r>
      <w:r w:rsidRPr="009B037E">
        <w:rPr>
          <w:rFonts w:ascii="Calibri" w:hAnsi="Calibri" w:cs="Calibri"/>
          <w:b/>
          <w:bCs/>
          <w:sz w:val="18"/>
          <w:szCs w:val="18"/>
        </w:rPr>
        <w:t>SLAPriorityProfileID</w:t>
      </w:r>
      <w:r w:rsidRPr="009B037E">
        <w:rPr>
          <w:rFonts w:ascii="Calibri" w:hAnsi="Calibri" w:cs="Calibri"/>
          <w:sz w:val="18"/>
          <w:szCs w:val="18"/>
        </w:rPr>
        <w:t xml:space="preserve"> in Alert Policy.</w:t>
      </w:r>
      <w:r w:rsidRPr="009B037E">
        <w:rPr>
          <w:rFonts w:ascii="Calibri" w:hAnsi="Calibri" w:cs="Calibri"/>
          <w:sz w:val="18"/>
          <w:szCs w:val="18"/>
        </w:rPr>
        <w:br/>
        <w:t>The SLA Priority Profile stores the actual SLA times used for alert handling. The same profile may be reused across multiple alert policies where applicable.</w:t>
      </w:r>
    </w:p>
    <w:tbl>
      <w:tblPr>
        <w:tblStyle w:val="TableGrid"/>
        <w:tblW w:w="0" w:type="auto"/>
        <w:tblLook w:val="04A0" w:firstRow="1" w:lastRow="0" w:firstColumn="1" w:lastColumn="0" w:noHBand="0" w:noVBand="1"/>
      </w:tblPr>
      <w:tblGrid>
        <w:gridCol w:w="1529"/>
        <w:gridCol w:w="960"/>
        <w:gridCol w:w="767"/>
        <w:gridCol w:w="956"/>
        <w:gridCol w:w="1040"/>
        <w:gridCol w:w="952"/>
        <w:gridCol w:w="700"/>
        <w:gridCol w:w="2446"/>
      </w:tblGrid>
      <w:tr w:rsidR="00E13F66" w:rsidRPr="009B037E" w14:paraId="1D0C67BD" w14:textId="77777777" w:rsidTr="00313EFE">
        <w:tc>
          <w:tcPr>
            <w:tcW w:w="0" w:type="auto"/>
            <w:hideMark/>
          </w:tcPr>
          <w:p w14:paraId="1F48A75C" w14:textId="77777777" w:rsidR="00313EFE" w:rsidRPr="009B037E" w:rsidRDefault="00313EFE">
            <w:pPr>
              <w:jc w:val="center"/>
              <w:rPr>
                <w:rFonts w:ascii="Calibri" w:hAnsi="Calibri" w:cs="Calibri"/>
                <w:b/>
                <w:bCs/>
                <w:sz w:val="16"/>
                <w:szCs w:val="16"/>
              </w:rPr>
            </w:pPr>
            <w:r w:rsidRPr="009B037E">
              <w:rPr>
                <w:rFonts w:ascii="Calibri" w:hAnsi="Calibri" w:cs="Calibri"/>
                <w:b/>
                <w:bCs/>
                <w:sz w:val="16"/>
                <w:szCs w:val="16"/>
              </w:rPr>
              <w:t>Field</w:t>
            </w:r>
          </w:p>
        </w:tc>
        <w:tc>
          <w:tcPr>
            <w:tcW w:w="0" w:type="auto"/>
            <w:hideMark/>
          </w:tcPr>
          <w:p w14:paraId="41493037" w14:textId="77777777" w:rsidR="00313EFE" w:rsidRPr="009B037E" w:rsidRDefault="00313EFE">
            <w:pPr>
              <w:jc w:val="center"/>
              <w:rPr>
                <w:rFonts w:ascii="Calibri" w:hAnsi="Calibri" w:cs="Calibri"/>
                <w:b/>
                <w:bCs/>
                <w:sz w:val="16"/>
                <w:szCs w:val="16"/>
              </w:rPr>
            </w:pPr>
            <w:r w:rsidRPr="009B037E">
              <w:rPr>
                <w:rFonts w:ascii="Calibri" w:hAnsi="Calibri" w:cs="Calibri"/>
                <w:b/>
                <w:bCs/>
                <w:sz w:val="16"/>
                <w:szCs w:val="16"/>
              </w:rPr>
              <w:t>Mandatory</w:t>
            </w:r>
          </w:p>
        </w:tc>
        <w:tc>
          <w:tcPr>
            <w:tcW w:w="0" w:type="auto"/>
            <w:hideMark/>
          </w:tcPr>
          <w:p w14:paraId="2FCB85DF" w14:textId="77777777" w:rsidR="00313EFE" w:rsidRPr="009B037E" w:rsidRDefault="00313EFE">
            <w:pPr>
              <w:jc w:val="center"/>
              <w:rPr>
                <w:rFonts w:ascii="Calibri" w:hAnsi="Calibri" w:cs="Calibri"/>
                <w:b/>
                <w:bCs/>
                <w:sz w:val="16"/>
                <w:szCs w:val="16"/>
              </w:rPr>
            </w:pPr>
            <w:r w:rsidRPr="009B037E">
              <w:rPr>
                <w:rFonts w:ascii="Calibri" w:hAnsi="Calibri" w:cs="Calibri"/>
                <w:b/>
                <w:bCs/>
                <w:sz w:val="16"/>
                <w:szCs w:val="16"/>
              </w:rPr>
              <w:t>Data Type</w:t>
            </w:r>
          </w:p>
        </w:tc>
        <w:tc>
          <w:tcPr>
            <w:tcW w:w="0" w:type="auto"/>
            <w:hideMark/>
          </w:tcPr>
          <w:p w14:paraId="2DDB9853" w14:textId="77777777" w:rsidR="00313EFE" w:rsidRPr="009B037E" w:rsidRDefault="00313EFE">
            <w:pPr>
              <w:jc w:val="center"/>
              <w:rPr>
                <w:rFonts w:ascii="Calibri" w:hAnsi="Calibri" w:cs="Calibri"/>
                <w:b/>
                <w:bCs/>
                <w:sz w:val="16"/>
                <w:szCs w:val="16"/>
              </w:rPr>
            </w:pPr>
            <w:r w:rsidRPr="009B037E">
              <w:rPr>
                <w:rFonts w:ascii="Calibri" w:hAnsi="Calibri" w:cs="Calibri"/>
                <w:b/>
                <w:bCs/>
                <w:sz w:val="16"/>
                <w:szCs w:val="16"/>
              </w:rPr>
              <w:t>Source</w:t>
            </w:r>
          </w:p>
        </w:tc>
        <w:tc>
          <w:tcPr>
            <w:tcW w:w="0" w:type="auto"/>
            <w:hideMark/>
          </w:tcPr>
          <w:p w14:paraId="5C6F7999" w14:textId="77777777" w:rsidR="00313EFE" w:rsidRPr="009B037E" w:rsidRDefault="00313EFE">
            <w:pPr>
              <w:jc w:val="center"/>
              <w:rPr>
                <w:rFonts w:ascii="Calibri" w:hAnsi="Calibri" w:cs="Calibri"/>
                <w:b/>
                <w:bCs/>
                <w:sz w:val="16"/>
                <w:szCs w:val="16"/>
              </w:rPr>
            </w:pPr>
            <w:r w:rsidRPr="009B037E">
              <w:rPr>
                <w:rFonts w:ascii="Calibri" w:hAnsi="Calibri" w:cs="Calibri"/>
                <w:b/>
                <w:bCs/>
                <w:sz w:val="16"/>
                <w:szCs w:val="16"/>
              </w:rPr>
              <w:t>Allowed Values / Reference</w:t>
            </w:r>
          </w:p>
        </w:tc>
        <w:tc>
          <w:tcPr>
            <w:tcW w:w="0" w:type="auto"/>
            <w:hideMark/>
          </w:tcPr>
          <w:p w14:paraId="3B98CD6E" w14:textId="77777777" w:rsidR="00313EFE" w:rsidRPr="009B037E" w:rsidRDefault="00313EFE">
            <w:pPr>
              <w:jc w:val="center"/>
              <w:rPr>
                <w:rFonts w:ascii="Calibri" w:hAnsi="Calibri" w:cs="Calibri"/>
                <w:b/>
                <w:bCs/>
                <w:sz w:val="16"/>
                <w:szCs w:val="16"/>
              </w:rPr>
            </w:pPr>
            <w:r w:rsidRPr="009B037E">
              <w:rPr>
                <w:rFonts w:ascii="Calibri" w:hAnsi="Calibri" w:cs="Calibri"/>
                <w:b/>
                <w:bCs/>
                <w:sz w:val="16"/>
                <w:szCs w:val="16"/>
              </w:rPr>
              <w:t>Default Value</w:t>
            </w:r>
          </w:p>
        </w:tc>
        <w:tc>
          <w:tcPr>
            <w:tcW w:w="0" w:type="auto"/>
            <w:hideMark/>
          </w:tcPr>
          <w:p w14:paraId="700DCF8C" w14:textId="77777777" w:rsidR="00313EFE" w:rsidRPr="009B037E" w:rsidRDefault="00313EFE">
            <w:pPr>
              <w:jc w:val="center"/>
              <w:rPr>
                <w:rFonts w:ascii="Calibri" w:hAnsi="Calibri" w:cs="Calibri"/>
                <w:b/>
                <w:bCs/>
                <w:sz w:val="16"/>
                <w:szCs w:val="16"/>
              </w:rPr>
            </w:pPr>
            <w:r w:rsidRPr="009B037E">
              <w:rPr>
                <w:rFonts w:ascii="Calibri" w:hAnsi="Calibri" w:cs="Calibri"/>
                <w:b/>
                <w:bCs/>
                <w:sz w:val="16"/>
                <w:szCs w:val="16"/>
              </w:rPr>
              <w:t>Display</w:t>
            </w:r>
          </w:p>
        </w:tc>
        <w:tc>
          <w:tcPr>
            <w:tcW w:w="0" w:type="auto"/>
            <w:hideMark/>
          </w:tcPr>
          <w:p w14:paraId="5CE01EDA" w14:textId="77777777" w:rsidR="00313EFE" w:rsidRPr="009B037E" w:rsidRDefault="00313EFE">
            <w:pPr>
              <w:jc w:val="center"/>
              <w:rPr>
                <w:rFonts w:ascii="Calibri" w:hAnsi="Calibri" w:cs="Calibri"/>
                <w:b/>
                <w:bCs/>
                <w:sz w:val="16"/>
                <w:szCs w:val="16"/>
              </w:rPr>
            </w:pPr>
            <w:r w:rsidRPr="009B037E">
              <w:rPr>
                <w:rFonts w:ascii="Calibri" w:hAnsi="Calibri" w:cs="Calibri"/>
                <w:b/>
                <w:bCs/>
                <w:sz w:val="16"/>
                <w:szCs w:val="16"/>
              </w:rPr>
              <w:t>Notes / Constraints</w:t>
            </w:r>
          </w:p>
        </w:tc>
      </w:tr>
      <w:tr w:rsidR="00E13F66" w:rsidRPr="009B037E" w14:paraId="7278DB82" w14:textId="77777777" w:rsidTr="00313EFE">
        <w:tc>
          <w:tcPr>
            <w:tcW w:w="0" w:type="auto"/>
            <w:hideMark/>
          </w:tcPr>
          <w:p w14:paraId="7FF48FA1" w14:textId="77777777" w:rsidR="00313EFE" w:rsidRPr="009B037E" w:rsidRDefault="00313EFE">
            <w:pPr>
              <w:rPr>
                <w:rFonts w:ascii="Calibri" w:hAnsi="Calibri" w:cs="Calibri"/>
                <w:sz w:val="16"/>
                <w:szCs w:val="16"/>
              </w:rPr>
            </w:pPr>
            <w:r w:rsidRPr="009B037E">
              <w:rPr>
                <w:rFonts w:ascii="Calibri" w:hAnsi="Calibri" w:cs="Calibri"/>
                <w:sz w:val="16"/>
                <w:szCs w:val="16"/>
              </w:rPr>
              <w:t>SLAPriorityProfileID</w:t>
            </w:r>
          </w:p>
        </w:tc>
        <w:tc>
          <w:tcPr>
            <w:tcW w:w="0" w:type="auto"/>
            <w:hideMark/>
          </w:tcPr>
          <w:p w14:paraId="643708C0" w14:textId="77777777" w:rsidR="00313EFE" w:rsidRPr="009B037E" w:rsidRDefault="00313EFE">
            <w:pPr>
              <w:rPr>
                <w:rFonts w:ascii="Calibri" w:hAnsi="Calibri" w:cs="Calibri"/>
                <w:sz w:val="16"/>
                <w:szCs w:val="16"/>
              </w:rPr>
            </w:pPr>
            <w:r w:rsidRPr="009B037E">
              <w:rPr>
                <w:rFonts w:ascii="Calibri" w:hAnsi="Calibri" w:cs="Calibri"/>
                <w:sz w:val="16"/>
                <w:szCs w:val="16"/>
              </w:rPr>
              <w:t>M</w:t>
            </w:r>
          </w:p>
        </w:tc>
        <w:tc>
          <w:tcPr>
            <w:tcW w:w="0" w:type="auto"/>
            <w:hideMark/>
          </w:tcPr>
          <w:p w14:paraId="2E5791EE" w14:textId="77777777" w:rsidR="00313EFE" w:rsidRPr="009B037E" w:rsidRDefault="00313EFE">
            <w:pPr>
              <w:rPr>
                <w:rFonts w:ascii="Calibri" w:hAnsi="Calibri" w:cs="Calibri"/>
                <w:sz w:val="16"/>
                <w:szCs w:val="16"/>
              </w:rPr>
            </w:pPr>
            <w:r w:rsidRPr="009B037E">
              <w:rPr>
                <w:rFonts w:ascii="Calibri" w:hAnsi="Calibri" w:cs="Calibri"/>
                <w:sz w:val="16"/>
                <w:szCs w:val="16"/>
              </w:rPr>
              <w:t>UUID</w:t>
            </w:r>
          </w:p>
        </w:tc>
        <w:tc>
          <w:tcPr>
            <w:tcW w:w="0" w:type="auto"/>
            <w:hideMark/>
          </w:tcPr>
          <w:p w14:paraId="70862BAD" w14:textId="77777777" w:rsidR="00313EFE" w:rsidRPr="009B037E" w:rsidRDefault="00313EFE">
            <w:pPr>
              <w:rPr>
                <w:rFonts w:ascii="Calibri" w:hAnsi="Calibri" w:cs="Calibri"/>
                <w:sz w:val="16"/>
                <w:szCs w:val="16"/>
              </w:rPr>
            </w:pPr>
            <w:r w:rsidRPr="009B037E">
              <w:rPr>
                <w:rFonts w:ascii="Calibri" w:hAnsi="Calibri" w:cs="Calibri"/>
                <w:sz w:val="16"/>
                <w:szCs w:val="16"/>
              </w:rPr>
              <w:t>System / Reference</w:t>
            </w:r>
          </w:p>
        </w:tc>
        <w:tc>
          <w:tcPr>
            <w:tcW w:w="0" w:type="auto"/>
            <w:hideMark/>
          </w:tcPr>
          <w:p w14:paraId="66469258" w14:textId="77777777" w:rsidR="00313EFE" w:rsidRPr="009B037E" w:rsidRDefault="00313EFE">
            <w:pPr>
              <w:rPr>
                <w:rFonts w:ascii="Calibri" w:hAnsi="Calibri" w:cs="Calibri"/>
                <w:sz w:val="16"/>
                <w:szCs w:val="16"/>
              </w:rPr>
            </w:pPr>
            <w:r w:rsidRPr="009B037E">
              <w:rPr>
                <w:rFonts w:ascii="Calibri" w:hAnsi="Calibri" w:cs="Calibri"/>
                <w:sz w:val="16"/>
                <w:szCs w:val="16"/>
              </w:rPr>
              <w:t>Unique profile ID</w:t>
            </w:r>
          </w:p>
        </w:tc>
        <w:tc>
          <w:tcPr>
            <w:tcW w:w="0" w:type="auto"/>
            <w:hideMark/>
          </w:tcPr>
          <w:p w14:paraId="3C69159B" w14:textId="77777777" w:rsidR="00313EFE" w:rsidRPr="009B037E" w:rsidRDefault="00313EFE">
            <w:pPr>
              <w:rPr>
                <w:rFonts w:ascii="Calibri" w:hAnsi="Calibri" w:cs="Calibri"/>
                <w:sz w:val="16"/>
                <w:szCs w:val="16"/>
              </w:rPr>
            </w:pPr>
            <w:r w:rsidRPr="009B037E">
              <w:rPr>
                <w:rFonts w:ascii="Calibri" w:hAnsi="Calibri" w:cs="Calibri"/>
                <w:sz w:val="16"/>
                <w:szCs w:val="16"/>
              </w:rPr>
              <w:t>System-generated</w:t>
            </w:r>
          </w:p>
        </w:tc>
        <w:tc>
          <w:tcPr>
            <w:tcW w:w="0" w:type="auto"/>
            <w:hideMark/>
          </w:tcPr>
          <w:p w14:paraId="266EBAC5" w14:textId="77777777" w:rsidR="00313EFE" w:rsidRPr="009B037E" w:rsidRDefault="00313EFE">
            <w:pPr>
              <w:rPr>
                <w:rFonts w:ascii="Calibri" w:hAnsi="Calibri" w:cs="Calibri"/>
                <w:sz w:val="16"/>
                <w:szCs w:val="16"/>
              </w:rPr>
            </w:pPr>
            <w:r w:rsidRPr="009B037E">
              <w:rPr>
                <w:rFonts w:ascii="Calibri" w:hAnsi="Calibri" w:cs="Calibri"/>
                <w:sz w:val="16"/>
                <w:szCs w:val="16"/>
              </w:rPr>
              <w:t>System</w:t>
            </w:r>
          </w:p>
        </w:tc>
        <w:tc>
          <w:tcPr>
            <w:tcW w:w="0" w:type="auto"/>
            <w:hideMark/>
          </w:tcPr>
          <w:p w14:paraId="00FFDAC8" w14:textId="77777777" w:rsidR="00313EFE" w:rsidRPr="009B037E" w:rsidRDefault="00313EFE">
            <w:pPr>
              <w:rPr>
                <w:rFonts w:ascii="Calibri" w:hAnsi="Calibri" w:cs="Calibri"/>
                <w:sz w:val="16"/>
                <w:szCs w:val="16"/>
              </w:rPr>
            </w:pPr>
            <w:r w:rsidRPr="009B037E">
              <w:rPr>
                <w:rFonts w:ascii="Calibri" w:hAnsi="Calibri" w:cs="Calibri"/>
                <w:sz w:val="16"/>
                <w:szCs w:val="16"/>
              </w:rPr>
              <w:t>Unique SLA profile identifier</w:t>
            </w:r>
          </w:p>
        </w:tc>
      </w:tr>
      <w:tr w:rsidR="00E13F66" w:rsidRPr="009B037E" w14:paraId="034E5FE0" w14:textId="77777777" w:rsidTr="00313EFE">
        <w:tc>
          <w:tcPr>
            <w:tcW w:w="0" w:type="auto"/>
            <w:hideMark/>
          </w:tcPr>
          <w:p w14:paraId="753BD9D2" w14:textId="77777777" w:rsidR="00313EFE" w:rsidRPr="009B037E" w:rsidRDefault="00313EFE">
            <w:pPr>
              <w:rPr>
                <w:rFonts w:ascii="Calibri" w:hAnsi="Calibri" w:cs="Calibri"/>
                <w:sz w:val="16"/>
                <w:szCs w:val="16"/>
              </w:rPr>
            </w:pPr>
          </w:p>
          <w:p w14:paraId="2189F48E" w14:textId="350D7ABF" w:rsidR="00B411F1" w:rsidRPr="009B037E" w:rsidRDefault="00B411F1">
            <w:pPr>
              <w:rPr>
                <w:rFonts w:ascii="Calibri" w:hAnsi="Calibri" w:cs="Calibri"/>
                <w:sz w:val="16"/>
                <w:szCs w:val="16"/>
              </w:rPr>
            </w:pPr>
            <w:r w:rsidRPr="009B037E">
              <w:rPr>
                <w:rFonts w:ascii="Calibri" w:hAnsi="Calibri" w:cs="Calibri"/>
                <w:sz w:val="16"/>
                <w:szCs w:val="16"/>
              </w:rPr>
              <w:t>.0</w:t>
            </w:r>
          </w:p>
        </w:tc>
        <w:tc>
          <w:tcPr>
            <w:tcW w:w="0" w:type="auto"/>
            <w:hideMark/>
          </w:tcPr>
          <w:p w14:paraId="4477A0DC" w14:textId="77777777" w:rsidR="00313EFE" w:rsidRPr="009B037E" w:rsidRDefault="00313EFE">
            <w:pPr>
              <w:rPr>
                <w:rFonts w:ascii="Calibri" w:hAnsi="Calibri" w:cs="Calibri"/>
                <w:sz w:val="16"/>
                <w:szCs w:val="16"/>
              </w:rPr>
            </w:pPr>
            <w:r w:rsidRPr="009B037E">
              <w:rPr>
                <w:rFonts w:ascii="Calibri" w:hAnsi="Calibri" w:cs="Calibri"/>
                <w:sz w:val="16"/>
                <w:szCs w:val="16"/>
              </w:rPr>
              <w:t>M</w:t>
            </w:r>
          </w:p>
        </w:tc>
        <w:tc>
          <w:tcPr>
            <w:tcW w:w="0" w:type="auto"/>
            <w:hideMark/>
          </w:tcPr>
          <w:p w14:paraId="3C62F762" w14:textId="77777777" w:rsidR="00313EFE" w:rsidRPr="009B037E" w:rsidRDefault="00313EFE">
            <w:pPr>
              <w:rPr>
                <w:rFonts w:ascii="Calibri" w:hAnsi="Calibri" w:cs="Calibri"/>
                <w:sz w:val="16"/>
                <w:szCs w:val="16"/>
              </w:rPr>
            </w:pPr>
            <w:r w:rsidRPr="009B037E">
              <w:rPr>
                <w:rFonts w:ascii="Calibri" w:hAnsi="Calibri" w:cs="Calibri"/>
                <w:sz w:val="16"/>
                <w:szCs w:val="16"/>
              </w:rPr>
              <w:t>Enum</w:t>
            </w:r>
          </w:p>
        </w:tc>
        <w:tc>
          <w:tcPr>
            <w:tcW w:w="0" w:type="auto"/>
            <w:hideMark/>
          </w:tcPr>
          <w:p w14:paraId="3BB92DD0" w14:textId="77777777" w:rsidR="00313EFE" w:rsidRPr="009B037E" w:rsidRDefault="00313EFE">
            <w:pPr>
              <w:rPr>
                <w:rFonts w:ascii="Calibri" w:hAnsi="Calibri" w:cs="Calibri"/>
                <w:sz w:val="16"/>
                <w:szCs w:val="16"/>
              </w:rPr>
            </w:pPr>
            <w:r w:rsidRPr="009B037E">
              <w:rPr>
                <w:rFonts w:ascii="Calibri" w:hAnsi="Calibri" w:cs="Calibri"/>
                <w:sz w:val="16"/>
                <w:szCs w:val="16"/>
              </w:rPr>
              <w:t>Metadata Registry</w:t>
            </w:r>
          </w:p>
        </w:tc>
        <w:tc>
          <w:tcPr>
            <w:tcW w:w="0" w:type="auto"/>
            <w:hideMark/>
          </w:tcPr>
          <w:p w14:paraId="4A1F5BC7" w14:textId="640CB135" w:rsidR="00313EFE" w:rsidRPr="009B037E" w:rsidRDefault="009632FB">
            <w:pPr>
              <w:rPr>
                <w:rFonts w:ascii="Calibri" w:hAnsi="Calibri" w:cs="Calibri"/>
                <w:sz w:val="16"/>
                <w:szCs w:val="16"/>
              </w:rPr>
            </w:pPr>
            <w:r w:rsidRPr="009B037E">
              <w:rPr>
                <w:rFonts w:ascii="Calibri" w:hAnsi="Calibri" w:cs="Calibri"/>
                <w:sz w:val="16"/>
                <w:szCs w:val="16"/>
              </w:rPr>
              <w:t>Metadata Registry</w:t>
            </w:r>
          </w:p>
        </w:tc>
        <w:tc>
          <w:tcPr>
            <w:tcW w:w="0" w:type="auto"/>
            <w:hideMark/>
          </w:tcPr>
          <w:p w14:paraId="3010CB9E" w14:textId="77777777" w:rsidR="00313EFE" w:rsidRPr="009B037E" w:rsidRDefault="00313EFE">
            <w:pPr>
              <w:rPr>
                <w:rFonts w:ascii="Calibri" w:hAnsi="Calibri" w:cs="Calibri"/>
                <w:sz w:val="16"/>
                <w:szCs w:val="16"/>
              </w:rPr>
            </w:pPr>
            <w:r w:rsidRPr="009B037E">
              <w:rPr>
                <w:rFonts w:ascii="Calibri" w:hAnsi="Calibri" w:cs="Calibri"/>
                <w:sz w:val="16"/>
                <w:szCs w:val="16"/>
              </w:rPr>
              <w:t>None</w:t>
            </w:r>
          </w:p>
        </w:tc>
        <w:tc>
          <w:tcPr>
            <w:tcW w:w="0" w:type="auto"/>
            <w:hideMark/>
          </w:tcPr>
          <w:p w14:paraId="0F603C93" w14:textId="77777777" w:rsidR="00313EFE" w:rsidRPr="009B037E" w:rsidRDefault="00313EFE">
            <w:pPr>
              <w:rPr>
                <w:rFonts w:ascii="Calibri" w:hAnsi="Calibri" w:cs="Calibri"/>
                <w:sz w:val="16"/>
                <w:szCs w:val="16"/>
              </w:rPr>
            </w:pPr>
            <w:r w:rsidRPr="009B037E">
              <w:rPr>
                <w:rFonts w:ascii="Calibri" w:hAnsi="Calibri" w:cs="Calibri"/>
                <w:sz w:val="16"/>
                <w:szCs w:val="16"/>
              </w:rPr>
              <w:t>Main</w:t>
            </w:r>
          </w:p>
        </w:tc>
        <w:tc>
          <w:tcPr>
            <w:tcW w:w="0" w:type="auto"/>
            <w:hideMark/>
          </w:tcPr>
          <w:p w14:paraId="7A009483" w14:textId="77777777" w:rsidR="00313EFE" w:rsidRPr="009B037E" w:rsidRDefault="00313EFE">
            <w:pPr>
              <w:rPr>
                <w:rFonts w:ascii="Calibri" w:hAnsi="Calibri" w:cs="Calibri"/>
                <w:sz w:val="16"/>
                <w:szCs w:val="16"/>
              </w:rPr>
            </w:pPr>
            <w:r w:rsidRPr="009B037E">
              <w:rPr>
                <w:rFonts w:ascii="Calibri" w:hAnsi="Calibri" w:cs="Calibri"/>
                <w:sz w:val="16"/>
                <w:szCs w:val="16"/>
              </w:rPr>
              <w:t>SLA row must be defined per priority</w:t>
            </w:r>
          </w:p>
        </w:tc>
      </w:tr>
      <w:tr w:rsidR="00E13F66" w:rsidRPr="009B037E" w14:paraId="541576C8" w14:textId="77777777" w:rsidTr="00313EFE">
        <w:tc>
          <w:tcPr>
            <w:tcW w:w="0" w:type="auto"/>
            <w:hideMark/>
          </w:tcPr>
          <w:p w14:paraId="70C0D8A2" w14:textId="1F35307F" w:rsidR="00313EFE" w:rsidRPr="009B037E" w:rsidRDefault="00313EFE">
            <w:pPr>
              <w:rPr>
                <w:rFonts w:ascii="Calibri" w:hAnsi="Calibri" w:cs="Calibri"/>
                <w:sz w:val="16"/>
                <w:szCs w:val="16"/>
              </w:rPr>
            </w:pPr>
            <w:r w:rsidRPr="009B037E">
              <w:rPr>
                <w:rFonts w:ascii="Calibri" w:hAnsi="Calibri" w:cs="Calibri"/>
                <w:sz w:val="16"/>
                <w:szCs w:val="16"/>
              </w:rPr>
              <w:t>AssignSL</w:t>
            </w:r>
            <w:r w:rsidR="00994814" w:rsidRPr="009B037E">
              <w:rPr>
                <w:rFonts w:ascii="Calibri" w:hAnsi="Calibri" w:cs="Calibri"/>
                <w:sz w:val="16"/>
                <w:szCs w:val="16"/>
              </w:rPr>
              <w:t>A</w:t>
            </w:r>
            <w:r w:rsidR="002D4F39" w:rsidRPr="009B037E">
              <w:rPr>
                <w:rFonts w:ascii="Calibri" w:hAnsi="Calibri" w:cs="Calibri"/>
                <w:sz w:val="16"/>
                <w:szCs w:val="16"/>
              </w:rPr>
              <w:t xml:space="preserve"> (in Minutes)</w:t>
            </w:r>
          </w:p>
        </w:tc>
        <w:tc>
          <w:tcPr>
            <w:tcW w:w="0" w:type="auto"/>
            <w:hideMark/>
          </w:tcPr>
          <w:p w14:paraId="3143AAE7" w14:textId="77777777" w:rsidR="00313EFE" w:rsidRPr="009B037E" w:rsidRDefault="00313EFE">
            <w:pPr>
              <w:rPr>
                <w:rFonts w:ascii="Calibri" w:hAnsi="Calibri" w:cs="Calibri"/>
                <w:sz w:val="16"/>
                <w:szCs w:val="16"/>
              </w:rPr>
            </w:pPr>
            <w:r w:rsidRPr="009B037E">
              <w:rPr>
                <w:rFonts w:ascii="Calibri" w:hAnsi="Calibri" w:cs="Calibri"/>
                <w:sz w:val="16"/>
                <w:szCs w:val="16"/>
              </w:rPr>
              <w:t>M</w:t>
            </w:r>
          </w:p>
        </w:tc>
        <w:tc>
          <w:tcPr>
            <w:tcW w:w="0" w:type="auto"/>
            <w:hideMark/>
          </w:tcPr>
          <w:p w14:paraId="0C00277A" w14:textId="77777777" w:rsidR="00313EFE" w:rsidRPr="009B037E" w:rsidRDefault="00313EFE">
            <w:pPr>
              <w:rPr>
                <w:rFonts w:ascii="Calibri" w:hAnsi="Calibri" w:cs="Calibri"/>
                <w:sz w:val="16"/>
                <w:szCs w:val="16"/>
              </w:rPr>
            </w:pPr>
            <w:r w:rsidRPr="009B037E">
              <w:rPr>
                <w:rFonts w:ascii="Calibri" w:hAnsi="Calibri" w:cs="Calibri"/>
                <w:sz w:val="16"/>
                <w:szCs w:val="16"/>
              </w:rPr>
              <w:t>Integer</w:t>
            </w:r>
          </w:p>
        </w:tc>
        <w:tc>
          <w:tcPr>
            <w:tcW w:w="0" w:type="auto"/>
            <w:hideMark/>
          </w:tcPr>
          <w:p w14:paraId="7CF738B3" w14:textId="77777777" w:rsidR="00313EFE" w:rsidRPr="009B037E" w:rsidRDefault="00313EFE">
            <w:pPr>
              <w:rPr>
                <w:rFonts w:ascii="Calibri" w:hAnsi="Calibri" w:cs="Calibri"/>
                <w:sz w:val="16"/>
                <w:szCs w:val="16"/>
              </w:rPr>
            </w:pPr>
            <w:r w:rsidRPr="009B037E">
              <w:rPr>
                <w:rFonts w:ascii="Calibri" w:hAnsi="Calibri" w:cs="Calibri"/>
                <w:sz w:val="16"/>
                <w:szCs w:val="16"/>
              </w:rPr>
              <w:t>User / Config</w:t>
            </w:r>
          </w:p>
        </w:tc>
        <w:tc>
          <w:tcPr>
            <w:tcW w:w="0" w:type="auto"/>
            <w:hideMark/>
          </w:tcPr>
          <w:p w14:paraId="334732E0" w14:textId="77777777" w:rsidR="00313EFE" w:rsidRPr="009B037E" w:rsidRDefault="00313EFE">
            <w:pPr>
              <w:rPr>
                <w:rFonts w:ascii="Calibri" w:hAnsi="Calibri" w:cs="Calibri"/>
                <w:sz w:val="16"/>
                <w:szCs w:val="16"/>
              </w:rPr>
            </w:pPr>
            <w:r w:rsidRPr="009B037E">
              <w:rPr>
                <w:rFonts w:ascii="Calibri" w:hAnsi="Calibri" w:cs="Calibri"/>
                <w:sz w:val="16"/>
                <w:szCs w:val="16"/>
              </w:rPr>
              <w:t>Positive integer</w:t>
            </w:r>
          </w:p>
        </w:tc>
        <w:tc>
          <w:tcPr>
            <w:tcW w:w="0" w:type="auto"/>
            <w:hideMark/>
          </w:tcPr>
          <w:p w14:paraId="4D777AFD" w14:textId="77777777" w:rsidR="00313EFE" w:rsidRPr="009B037E" w:rsidRDefault="00313EFE">
            <w:pPr>
              <w:rPr>
                <w:rFonts w:ascii="Calibri" w:hAnsi="Calibri" w:cs="Calibri"/>
                <w:sz w:val="16"/>
                <w:szCs w:val="16"/>
              </w:rPr>
            </w:pPr>
            <w:r w:rsidRPr="009B037E">
              <w:rPr>
                <w:rFonts w:ascii="Calibri" w:hAnsi="Calibri" w:cs="Calibri"/>
                <w:sz w:val="16"/>
                <w:szCs w:val="16"/>
              </w:rPr>
              <w:t>None</w:t>
            </w:r>
          </w:p>
        </w:tc>
        <w:tc>
          <w:tcPr>
            <w:tcW w:w="0" w:type="auto"/>
            <w:hideMark/>
          </w:tcPr>
          <w:p w14:paraId="7BB61DEA" w14:textId="77777777" w:rsidR="00313EFE" w:rsidRPr="009B037E" w:rsidRDefault="00313EFE">
            <w:pPr>
              <w:rPr>
                <w:rFonts w:ascii="Calibri" w:hAnsi="Calibri" w:cs="Calibri"/>
                <w:sz w:val="16"/>
                <w:szCs w:val="16"/>
              </w:rPr>
            </w:pPr>
            <w:r w:rsidRPr="009B037E">
              <w:rPr>
                <w:rFonts w:ascii="Calibri" w:hAnsi="Calibri" w:cs="Calibri"/>
                <w:sz w:val="16"/>
                <w:szCs w:val="16"/>
              </w:rPr>
              <w:t>Main</w:t>
            </w:r>
          </w:p>
        </w:tc>
        <w:tc>
          <w:tcPr>
            <w:tcW w:w="0" w:type="auto"/>
            <w:hideMark/>
          </w:tcPr>
          <w:p w14:paraId="14A68A54" w14:textId="77777777" w:rsidR="00313EFE" w:rsidRPr="009B037E" w:rsidRDefault="00313EFE">
            <w:pPr>
              <w:rPr>
                <w:rFonts w:ascii="Calibri" w:hAnsi="Calibri" w:cs="Calibri"/>
                <w:sz w:val="16"/>
                <w:szCs w:val="16"/>
              </w:rPr>
            </w:pPr>
            <w:r w:rsidRPr="009B037E">
              <w:rPr>
                <w:rFonts w:ascii="Calibri" w:hAnsi="Calibri" w:cs="Calibri"/>
                <w:sz w:val="16"/>
                <w:szCs w:val="16"/>
              </w:rPr>
              <w:t>Time allowed from alert creation to assignment/acknowledgment</w:t>
            </w:r>
          </w:p>
        </w:tc>
      </w:tr>
      <w:tr w:rsidR="00E13F66" w:rsidRPr="009B037E" w14:paraId="5AAD0BBB" w14:textId="77777777" w:rsidTr="00313EFE">
        <w:tc>
          <w:tcPr>
            <w:tcW w:w="0" w:type="auto"/>
            <w:hideMark/>
          </w:tcPr>
          <w:p w14:paraId="567AAE52" w14:textId="341F5F0E" w:rsidR="00313EFE" w:rsidRPr="009B037E" w:rsidRDefault="00313EFE">
            <w:pPr>
              <w:rPr>
                <w:rFonts w:ascii="Calibri" w:hAnsi="Calibri" w:cs="Calibri"/>
                <w:sz w:val="16"/>
                <w:szCs w:val="16"/>
              </w:rPr>
            </w:pPr>
            <w:r w:rsidRPr="009B037E">
              <w:rPr>
                <w:rFonts w:ascii="Calibri" w:hAnsi="Calibri" w:cs="Calibri"/>
                <w:sz w:val="16"/>
                <w:szCs w:val="16"/>
              </w:rPr>
              <w:t>ResolveSLA</w:t>
            </w:r>
            <w:r w:rsidR="00C5122B" w:rsidRPr="009B037E">
              <w:rPr>
                <w:rFonts w:ascii="Calibri" w:hAnsi="Calibri" w:cs="Calibri"/>
                <w:sz w:val="16"/>
                <w:szCs w:val="16"/>
              </w:rPr>
              <w:t xml:space="preserve"> (in Minutes)</w:t>
            </w:r>
          </w:p>
        </w:tc>
        <w:tc>
          <w:tcPr>
            <w:tcW w:w="0" w:type="auto"/>
            <w:hideMark/>
          </w:tcPr>
          <w:p w14:paraId="3B7E6D8F" w14:textId="77777777" w:rsidR="00313EFE" w:rsidRPr="009B037E" w:rsidRDefault="00313EFE">
            <w:pPr>
              <w:rPr>
                <w:rFonts w:ascii="Calibri" w:hAnsi="Calibri" w:cs="Calibri"/>
                <w:sz w:val="16"/>
                <w:szCs w:val="16"/>
              </w:rPr>
            </w:pPr>
            <w:r w:rsidRPr="009B037E">
              <w:rPr>
                <w:rFonts w:ascii="Calibri" w:hAnsi="Calibri" w:cs="Calibri"/>
                <w:sz w:val="16"/>
                <w:szCs w:val="16"/>
              </w:rPr>
              <w:t>M</w:t>
            </w:r>
          </w:p>
        </w:tc>
        <w:tc>
          <w:tcPr>
            <w:tcW w:w="0" w:type="auto"/>
            <w:hideMark/>
          </w:tcPr>
          <w:p w14:paraId="7C3DE4C2" w14:textId="77777777" w:rsidR="00313EFE" w:rsidRPr="009B037E" w:rsidRDefault="00313EFE">
            <w:pPr>
              <w:rPr>
                <w:rFonts w:ascii="Calibri" w:hAnsi="Calibri" w:cs="Calibri"/>
                <w:sz w:val="16"/>
                <w:szCs w:val="16"/>
              </w:rPr>
            </w:pPr>
            <w:r w:rsidRPr="009B037E">
              <w:rPr>
                <w:rFonts w:ascii="Calibri" w:hAnsi="Calibri" w:cs="Calibri"/>
                <w:sz w:val="16"/>
                <w:szCs w:val="16"/>
              </w:rPr>
              <w:t>Integer</w:t>
            </w:r>
          </w:p>
        </w:tc>
        <w:tc>
          <w:tcPr>
            <w:tcW w:w="0" w:type="auto"/>
            <w:hideMark/>
          </w:tcPr>
          <w:p w14:paraId="6D7DD033" w14:textId="77777777" w:rsidR="00313EFE" w:rsidRPr="009B037E" w:rsidRDefault="00313EFE">
            <w:pPr>
              <w:rPr>
                <w:rFonts w:ascii="Calibri" w:hAnsi="Calibri" w:cs="Calibri"/>
                <w:sz w:val="16"/>
                <w:szCs w:val="16"/>
              </w:rPr>
            </w:pPr>
            <w:r w:rsidRPr="009B037E">
              <w:rPr>
                <w:rFonts w:ascii="Calibri" w:hAnsi="Calibri" w:cs="Calibri"/>
                <w:sz w:val="16"/>
                <w:szCs w:val="16"/>
              </w:rPr>
              <w:t>User / Config</w:t>
            </w:r>
          </w:p>
        </w:tc>
        <w:tc>
          <w:tcPr>
            <w:tcW w:w="0" w:type="auto"/>
            <w:hideMark/>
          </w:tcPr>
          <w:p w14:paraId="0EA919C2" w14:textId="77777777" w:rsidR="00313EFE" w:rsidRPr="009B037E" w:rsidRDefault="00313EFE">
            <w:pPr>
              <w:rPr>
                <w:rFonts w:ascii="Calibri" w:hAnsi="Calibri" w:cs="Calibri"/>
                <w:sz w:val="16"/>
                <w:szCs w:val="16"/>
              </w:rPr>
            </w:pPr>
            <w:r w:rsidRPr="009B037E">
              <w:rPr>
                <w:rFonts w:ascii="Calibri" w:hAnsi="Calibri" w:cs="Calibri"/>
                <w:sz w:val="16"/>
                <w:szCs w:val="16"/>
              </w:rPr>
              <w:t>Positive integer</w:t>
            </w:r>
          </w:p>
        </w:tc>
        <w:tc>
          <w:tcPr>
            <w:tcW w:w="0" w:type="auto"/>
            <w:hideMark/>
          </w:tcPr>
          <w:p w14:paraId="084DEA3E" w14:textId="77777777" w:rsidR="00313EFE" w:rsidRPr="009B037E" w:rsidRDefault="00313EFE">
            <w:pPr>
              <w:rPr>
                <w:rFonts w:ascii="Calibri" w:hAnsi="Calibri" w:cs="Calibri"/>
                <w:sz w:val="16"/>
                <w:szCs w:val="16"/>
              </w:rPr>
            </w:pPr>
            <w:r w:rsidRPr="009B037E">
              <w:rPr>
                <w:rFonts w:ascii="Calibri" w:hAnsi="Calibri" w:cs="Calibri"/>
                <w:sz w:val="16"/>
                <w:szCs w:val="16"/>
              </w:rPr>
              <w:t>None</w:t>
            </w:r>
          </w:p>
        </w:tc>
        <w:tc>
          <w:tcPr>
            <w:tcW w:w="0" w:type="auto"/>
            <w:hideMark/>
          </w:tcPr>
          <w:p w14:paraId="301FF9EE" w14:textId="77777777" w:rsidR="00313EFE" w:rsidRPr="009B037E" w:rsidRDefault="00313EFE">
            <w:pPr>
              <w:rPr>
                <w:rFonts w:ascii="Calibri" w:hAnsi="Calibri" w:cs="Calibri"/>
                <w:sz w:val="16"/>
                <w:szCs w:val="16"/>
              </w:rPr>
            </w:pPr>
            <w:r w:rsidRPr="009B037E">
              <w:rPr>
                <w:rFonts w:ascii="Calibri" w:hAnsi="Calibri" w:cs="Calibri"/>
                <w:sz w:val="16"/>
                <w:szCs w:val="16"/>
              </w:rPr>
              <w:t>Main</w:t>
            </w:r>
          </w:p>
        </w:tc>
        <w:tc>
          <w:tcPr>
            <w:tcW w:w="0" w:type="auto"/>
            <w:hideMark/>
          </w:tcPr>
          <w:p w14:paraId="55C3FC25" w14:textId="77777777" w:rsidR="00313EFE" w:rsidRPr="009B037E" w:rsidRDefault="00313EFE">
            <w:pPr>
              <w:rPr>
                <w:rFonts w:ascii="Calibri" w:hAnsi="Calibri" w:cs="Calibri"/>
                <w:sz w:val="16"/>
                <w:szCs w:val="16"/>
              </w:rPr>
            </w:pPr>
            <w:r w:rsidRPr="009B037E">
              <w:rPr>
                <w:rFonts w:ascii="Calibri" w:hAnsi="Calibri" w:cs="Calibri"/>
                <w:sz w:val="16"/>
                <w:szCs w:val="16"/>
              </w:rPr>
              <w:t>Time allowed from assignment to resolution</w:t>
            </w:r>
          </w:p>
        </w:tc>
      </w:tr>
      <w:tr w:rsidR="00E13F66" w:rsidRPr="009B037E" w14:paraId="54CD50A9" w14:textId="77777777" w:rsidTr="00313EFE">
        <w:tc>
          <w:tcPr>
            <w:tcW w:w="0" w:type="auto"/>
            <w:hideMark/>
          </w:tcPr>
          <w:p w14:paraId="3BA7DB2D" w14:textId="77777777" w:rsidR="00313EFE" w:rsidRPr="009B037E" w:rsidRDefault="00313EFE">
            <w:pPr>
              <w:rPr>
                <w:rFonts w:ascii="Calibri" w:hAnsi="Calibri" w:cs="Calibri"/>
                <w:sz w:val="16"/>
                <w:szCs w:val="16"/>
              </w:rPr>
            </w:pPr>
            <w:r w:rsidRPr="009B037E">
              <w:rPr>
                <w:rFonts w:ascii="Calibri" w:hAnsi="Calibri" w:cs="Calibri"/>
                <w:sz w:val="16"/>
                <w:szCs w:val="16"/>
              </w:rPr>
              <w:t>IsActive</w:t>
            </w:r>
          </w:p>
        </w:tc>
        <w:tc>
          <w:tcPr>
            <w:tcW w:w="0" w:type="auto"/>
            <w:hideMark/>
          </w:tcPr>
          <w:p w14:paraId="319029CF" w14:textId="77777777" w:rsidR="00313EFE" w:rsidRPr="009B037E" w:rsidRDefault="00313EFE">
            <w:pPr>
              <w:rPr>
                <w:rFonts w:ascii="Calibri" w:hAnsi="Calibri" w:cs="Calibri"/>
                <w:sz w:val="16"/>
                <w:szCs w:val="16"/>
              </w:rPr>
            </w:pPr>
            <w:r w:rsidRPr="009B037E">
              <w:rPr>
                <w:rFonts w:ascii="Calibri" w:hAnsi="Calibri" w:cs="Calibri"/>
                <w:sz w:val="16"/>
                <w:szCs w:val="16"/>
              </w:rPr>
              <w:t>M</w:t>
            </w:r>
          </w:p>
        </w:tc>
        <w:tc>
          <w:tcPr>
            <w:tcW w:w="0" w:type="auto"/>
            <w:hideMark/>
          </w:tcPr>
          <w:p w14:paraId="02A0C996" w14:textId="77777777" w:rsidR="00313EFE" w:rsidRPr="009B037E" w:rsidRDefault="00313EFE">
            <w:pPr>
              <w:rPr>
                <w:rFonts w:ascii="Calibri" w:hAnsi="Calibri" w:cs="Calibri"/>
                <w:sz w:val="16"/>
                <w:szCs w:val="16"/>
              </w:rPr>
            </w:pPr>
            <w:r w:rsidRPr="009B037E">
              <w:rPr>
                <w:rFonts w:ascii="Calibri" w:hAnsi="Calibri" w:cs="Calibri"/>
                <w:sz w:val="16"/>
                <w:szCs w:val="16"/>
              </w:rPr>
              <w:t>Boolean</w:t>
            </w:r>
          </w:p>
        </w:tc>
        <w:tc>
          <w:tcPr>
            <w:tcW w:w="0" w:type="auto"/>
            <w:hideMark/>
          </w:tcPr>
          <w:p w14:paraId="6D623BBB" w14:textId="77777777" w:rsidR="00313EFE" w:rsidRPr="009B037E" w:rsidRDefault="00313EFE">
            <w:pPr>
              <w:rPr>
                <w:rFonts w:ascii="Calibri" w:hAnsi="Calibri" w:cs="Calibri"/>
                <w:sz w:val="16"/>
                <w:szCs w:val="16"/>
              </w:rPr>
            </w:pPr>
            <w:r w:rsidRPr="009B037E">
              <w:rPr>
                <w:rFonts w:ascii="Calibri" w:hAnsi="Calibri" w:cs="Calibri"/>
                <w:sz w:val="16"/>
                <w:szCs w:val="16"/>
              </w:rPr>
              <w:t>User / System</w:t>
            </w:r>
          </w:p>
        </w:tc>
        <w:tc>
          <w:tcPr>
            <w:tcW w:w="0" w:type="auto"/>
            <w:hideMark/>
          </w:tcPr>
          <w:p w14:paraId="6C9A76A2" w14:textId="77777777" w:rsidR="00313EFE" w:rsidRPr="009B037E" w:rsidRDefault="00313EFE">
            <w:pPr>
              <w:rPr>
                <w:rFonts w:ascii="Calibri" w:hAnsi="Calibri" w:cs="Calibri"/>
                <w:sz w:val="16"/>
                <w:szCs w:val="16"/>
              </w:rPr>
            </w:pPr>
            <w:r w:rsidRPr="009B037E">
              <w:rPr>
                <w:rFonts w:ascii="Calibri" w:hAnsi="Calibri" w:cs="Calibri"/>
                <w:sz w:val="16"/>
                <w:szCs w:val="16"/>
              </w:rPr>
              <w:t>True / False</w:t>
            </w:r>
          </w:p>
        </w:tc>
        <w:tc>
          <w:tcPr>
            <w:tcW w:w="0" w:type="auto"/>
            <w:hideMark/>
          </w:tcPr>
          <w:p w14:paraId="7CC625CD" w14:textId="77777777" w:rsidR="00313EFE" w:rsidRPr="009B037E" w:rsidRDefault="00313EFE">
            <w:pPr>
              <w:rPr>
                <w:rFonts w:ascii="Calibri" w:hAnsi="Calibri" w:cs="Calibri"/>
                <w:sz w:val="16"/>
                <w:szCs w:val="16"/>
              </w:rPr>
            </w:pPr>
            <w:r w:rsidRPr="009B037E">
              <w:rPr>
                <w:rFonts w:ascii="Calibri" w:hAnsi="Calibri" w:cs="Calibri"/>
                <w:sz w:val="16"/>
                <w:szCs w:val="16"/>
              </w:rPr>
              <w:t>True</w:t>
            </w:r>
          </w:p>
        </w:tc>
        <w:tc>
          <w:tcPr>
            <w:tcW w:w="0" w:type="auto"/>
            <w:hideMark/>
          </w:tcPr>
          <w:p w14:paraId="58A51A8A" w14:textId="77777777" w:rsidR="00313EFE" w:rsidRPr="009B037E" w:rsidRDefault="00313EFE">
            <w:pPr>
              <w:rPr>
                <w:rFonts w:ascii="Calibri" w:hAnsi="Calibri" w:cs="Calibri"/>
                <w:sz w:val="16"/>
                <w:szCs w:val="16"/>
              </w:rPr>
            </w:pPr>
            <w:r w:rsidRPr="009B037E">
              <w:rPr>
                <w:rFonts w:ascii="Calibri" w:hAnsi="Calibri" w:cs="Calibri"/>
                <w:sz w:val="16"/>
                <w:szCs w:val="16"/>
              </w:rPr>
              <w:t>System</w:t>
            </w:r>
          </w:p>
        </w:tc>
        <w:tc>
          <w:tcPr>
            <w:tcW w:w="0" w:type="auto"/>
            <w:hideMark/>
          </w:tcPr>
          <w:p w14:paraId="50F7FDB8" w14:textId="77777777" w:rsidR="00313EFE" w:rsidRPr="009B037E" w:rsidRDefault="00313EFE">
            <w:pPr>
              <w:rPr>
                <w:rFonts w:ascii="Calibri" w:hAnsi="Calibri" w:cs="Calibri"/>
                <w:sz w:val="16"/>
                <w:szCs w:val="16"/>
              </w:rPr>
            </w:pPr>
            <w:r w:rsidRPr="009B037E">
              <w:rPr>
                <w:rFonts w:ascii="Calibri" w:hAnsi="Calibri" w:cs="Calibri"/>
                <w:sz w:val="16"/>
                <w:szCs w:val="16"/>
              </w:rPr>
              <w:t>Controls whether the SLA profile is active for use</w:t>
            </w:r>
          </w:p>
        </w:tc>
      </w:tr>
    </w:tbl>
    <w:p w14:paraId="7EB26641" w14:textId="0C1720A1" w:rsidR="001B738A" w:rsidRPr="001B738A" w:rsidRDefault="001B738A" w:rsidP="007725E1">
      <w:pPr>
        <w:pStyle w:val="NormalWeb"/>
        <w:numPr>
          <w:ilvl w:val="0"/>
          <w:numId w:val="65"/>
        </w:numPr>
        <w:rPr>
          <w:rFonts w:ascii="Calibri" w:hAnsi="Calibri" w:cs="Calibri"/>
          <w:sz w:val="18"/>
          <w:szCs w:val="18"/>
        </w:rPr>
      </w:pPr>
      <w:r w:rsidRPr="001B738A">
        <w:rPr>
          <w:rFonts w:ascii="Calibri" w:hAnsi="Calibri" w:cs="Calibri"/>
          <w:sz w:val="18"/>
          <w:szCs w:val="18"/>
        </w:rPr>
        <w:t xml:space="preserve">SLA time must be defined per priority within the SLA Priority Profile. </w:t>
      </w:r>
    </w:p>
    <w:p w14:paraId="1D09C753" w14:textId="18EADF03" w:rsidR="001B738A" w:rsidRPr="001B738A" w:rsidRDefault="001B738A" w:rsidP="007725E1">
      <w:pPr>
        <w:pStyle w:val="NormalWeb"/>
        <w:numPr>
          <w:ilvl w:val="0"/>
          <w:numId w:val="65"/>
        </w:numPr>
        <w:rPr>
          <w:rFonts w:ascii="Calibri" w:hAnsi="Calibri" w:cs="Calibri"/>
          <w:sz w:val="18"/>
          <w:szCs w:val="18"/>
        </w:rPr>
      </w:pPr>
      <w:r w:rsidRPr="001B738A">
        <w:rPr>
          <w:rFonts w:ascii="Calibri" w:hAnsi="Calibri" w:cs="Calibri"/>
          <w:b/>
          <w:bCs/>
          <w:sz w:val="18"/>
          <w:szCs w:val="18"/>
        </w:rPr>
        <w:t>AssignSLA</w:t>
      </w:r>
      <w:r w:rsidRPr="001B738A">
        <w:rPr>
          <w:rFonts w:ascii="Calibri" w:hAnsi="Calibri" w:cs="Calibri"/>
          <w:sz w:val="18"/>
          <w:szCs w:val="18"/>
        </w:rPr>
        <w:t xml:space="preserve"> starts from alert creation and is satisfied when alert moves from </w:t>
      </w:r>
      <w:r w:rsidRPr="001B738A">
        <w:rPr>
          <w:rFonts w:ascii="Calibri" w:hAnsi="Calibri" w:cs="Calibri"/>
          <w:b/>
          <w:bCs/>
          <w:sz w:val="18"/>
          <w:szCs w:val="18"/>
        </w:rPr>
        <w:t>Unassigned</w:t>
      </w:r>
      <w:r w:rsidRPr="001B738A">
        <w:rPr>
          <w:rFonts w:ascii="Calibri" w:hAnsi="Calibri" w:cs="Calibri"/>
          <w:sz w:val="18"/>
          <w:szCs w:val="18"/>
        </w:rPr>
        <w:t xml:space="preserve"> to </w:t>
      </w:r>
      <w:r w:rsidRPr="001B738A">
        <w:rPr>
          <w:rFonts w:ascii="Calibri" w:hAnsi="Calibri" w:cs="Calibri"/>
          <w:b/>
          <w:bCs/>
          <w:sz w:val="18"/>
          <w:szCs w:val="18"/>
        </w:rPr>
        <w:t>Assigned</w:t>
      </w:r>
      <w:r w:rsidRPr="001B738A">
        <w:rPr>
          <w:rFonts w:ascii="Calibri" w:hAnsi="Calibri" w:cs="Calibri"/>
          <w:sz w:val="18"/>
          <w:szCs w:val="18"/>
        </w:rPr>
        <w:t xml:space="preserve">. </w:t>
      </w:r>
    </w:p>
    <w:p w14:paraId="1B306A6F" w14:textId="057A2839" w:rsidR="001B738A" w:rsidRPr="001B738A" w:rsidRDefault="001B738A" w:rsidP="007725E1">
      <w:pPr>
        <w:pStyle w:val="NormalWeb"/>
        <w:numPr>
          <w:ilvl w:val="0"/>
          <w:numId w:val="65"/>
        </w:numPr>
        <w:rPr>
          <w:rFonts w:ascii="Calibri" w:hAnsi="Calibri" w:cs="Calibri"/>
          <w:sz w:val="18"/>
          <w:szCs w:val="18"/>
        </w:rPr>
      </w:pPr>
      <w:r w:rsidRPr="001B738A">
        <w:rPr>
          <w:rFonts w:ascii="Calibri" w:hAnsi="Calibri" w:cs="Calibri"/>
          <w:b/>
          <w:bCs/>
          <w:sz w:val="18"/>
          <w:szCs w:val="18"/>
        </w:rPr>
        <w:t>ResolveSLA</w:t>
      </w:r>
      <w:r w:rsidRPr="001B738A">
        <w:rPr>
          <w:rFonts w:ascii="Calibri" w:hAnsi="Calibri" w:cs="Calibri"/>
          <w:sz w:val="18"/>
          <w:szCs w:val="18"/>
        </w:rPr>
        <w:t xml:space="preserve"> starts when alert is assigned and stops when alert reaches </w:t>
      </w:r>
      <w:r w:rsidRPr="001B738A">
        <w:rPr>
          <w:rFonts w:ascii="Calibri" w:hAnsi="Calibri" w:cs="Calibri"/>
          <w:b/>
          <w:bCs/>
          <w:sz w:val="18"/>
          <w:szCs w:val="18"/>
        </w:rPr>
        <w:t>Resolved</w:t>
      </w:r>
      <w:r w:rsidRPr="001B738A">
        <w:rPr>
          <w:rFonts w:ascii="Calibri" w:hAnsi="Calibri" w:cs="Calibri"/>
          <w:sz w:val="18"/>
          <w:szCs w:val="18"/>
        </w:rPr>
        <w:t xml:space="preserve"> or </w:t>
      </w:r>
      <w:r w:rsidRPr="001B738A">
        <w:rPr>
          <w:rFonts w:ascii="Calibri" w:hAnsi="Calibri" w:cs="Calibri"/>
          <w:b/>
          <w:bCs/>
          <w:sz w:val="18"/>
          <w:szCs w:val="18"/>
        </w:rPr>
        <w:t>Dismissed</w:t>
      </w:r>
      <w:r w:rsidRPr="001B738A">
        <w:rPr>
          <w:rFonts w:ascii="Calibri" w:hAnsi="Calibri" w:cs="Calibri"/>
          <w:sz w:val="18"/>
          <w:szCs w:val="18"/>
        </w:rPr>
        <w:t xml:space="preserve">. </w:t>
      </w:r>
    </w:p>
    <w:p w14:paraId="2B6FEF67" w14:textId="7FC6BCEE" w:rsidR="001B738A" w:rsidRPr="001B738A" w:rsidRDefault="001B738A" w:rsidP="007725E1">
      <w:pPr>
        <w:pStyle w:val="NormalWeb"/>
        <w:numPr>
          <w:ilvl w:val="0"/>
          <w:numId w:val="65"/>
        </w:numPr>
        <w:rPr>
          <w:rFonts w:ascii="Calibri" w:hAnsi="Calibri" w:cs="Calibri"/>
          <w:sz w:val="18"/>
          <w:szCs w:val="18"/>
        </w:rPr>
      </w:pPr>
      <w:r w:rsidRPr="001B738A">
        <w:rPr>
          <w:rFonts w:ascii="Calibri" w:hAnsi="Calibri" w:cs="Calibri"/>
          <w:sz w:val="18"/>
          <w:szCs w:val="18"/>
        </w:rPr>
        <w:t xml:space="preserve">The Alert Policy Template must reference a valid active </w:t>
      </w:r>
      <w:r w:rsidRPr="001B738A">
        <w:rPr>
          <w:rFonts w:ascii="Calibri" w:hAnsi="Calibri" w:cs="Calibri"/>
          <w:b/>
          <w:bCs/>
          <w:sz w:val="18"/>
          <w:szCs w:val="18"/>
        </w:rPr>
        <w:t>SLAPriorityProfileID</w:t>
      </w:r>
      <w:r w:rsidRPr="001B738A">
        <w:rPr>
          <w:rFonts w:ascii="Calibri" w:hAnsi="Calibri" w:cs="Calibri"/>
          <w:sz w:val="18"/>
          <w:szCs w:val="18"/>
        </w:rPr>
        <w:t xml:space="preserve">. </w:t>
      </w:r>
    </w:p>
    <w:p w14:paraId="00401C69" w14:textId="064B0607" w:rsidR="001B738A" w:rsidRPr="001B738A" w:rsidRDefault="001B738A" w:rsidP="007725E1">
      <w:pPr>
        <w:pStyle w:val="NormalWeb"/>
        <w:numPr>
          <w:ilvl w:val="0"/>
          <w:numId w:val="65"/>
        </w:numPr>
        <w:rPr>
          <w:rFonts w:ascii="Calibri" w:hAnsi="Calibri" w:cs="Calibri"/>
          <w:sz w:val="18"/>
          <w:szCs w:val="18"/>
        </w:rPr>
      </w:pPr>
      <w:r w:rsidRPr="001B738A">
        <w:rPr>
          <w:rFonts w:ascii="Calibri" w:hAnsi="Calibri" w:cs="Calibri"/>
          <w:sz w:val="18"/>
          <w:szCs w:val="18"/>
        </w:rPr>
        <w:t xml:space="preserve">SLA breach must be shown in the UI using the alert clock/timer indicator, including visual color change on breach. </w:t>
      </w:r>
    </w:p>
    <w:p w14:paraId="33C24EA7" w14:textId="063635D3" w:rsidR="006932D8" w:rsidRPr="009B037E" w:rsidRDefault="001B738A" w:rsidP="007725E1">
      <w:pPr>
        <w:pStyle w:val="NormalWeb"/>
        <w:numPr>
          <w:ilvl w:val="0"/>
          <w:numId w:val="65"/>
        </w:numPr>
        <w:rPr>
          <w:rFonts w:ascii="Calibri" w:hAnsi="Calibri" w:cs="Calibri"/>
          <w:sz w:val="18"/>
          <w:szCs w:val="18"/>
        </w:rPr>
      </w:pPr>
      <w:r w:rsidRPr="009B037E">
        <w:rPr>
          <w:rFonts w:ascii="Calibri" w:hAnsi="Calibri" w:cs="Calibri"/>
          <w:sz w:val="18"/>
          <w:szCs w:val="18"/>
        </w:rPr>
        <w:t>SLA Priority Profiles are reusable reference configurations and must not be duplicated in each alert policy.</w:t>
      </w:r>
    </w:p>
    <w:p w14:paraId="40502B31" w14:textId="77777777" w:rsidR="006932D8" w:rsidRPr="009B037E" w:rsidRDefault="006932D8" w:rsidP="00F45909">
      <w:pPr>
        <w:pStyle w:val="Heading1"/>
        <w:numPr>
          <w:ilvl w:val="0"/>
          <w:numId w:val="9"/>
        </w:numPr>
        <w:rPr>
          <w:rFonts w:ascii="Calibri" w:eastAsia="Times New Roman" w:hAnsi="Calibri" w:cs="Calibri"/>
          <w:b/>
          <w:bCs/>
          <w:sz w:val="18"/>
          <w:szCs w:val="18"/>
        </w:rPr>
      </w:pPr>
      <w:r w:rsidRPr="009B037E">
        <w:rPr>
          <w:rFonts w:ascii="Calibri" w:eastAsia="Times New Roman" w:hAnsi="Calibri" w:cs="Calibri"/>
          <w:b/>
          <w:bCs/>
          <w:sz w:val="18"/>
          <w:szCs w:val="18"/>
        </w:rPr>
        <w:t> </w:t>
      </w:r>
      <w:bookmarkStart w:id="482" w:name="_Toc228300295"/>
      <w:r w:rsidRPr="009B037E">
        <w:rPr>
          <w:rFonts w:ascii="Calibri" w:eastAsia="Times New Roman" w:hAnsi="Calibri" w:cs="Calibri"/>
          <w:b/>
          <w:bCs/>
          <w:sz w:val="18"/>
          <w:szCs w:val="18"/>
        </w:rPr>
        <w:t>LINKING &amp; COMPATIBILITY RULES</w:t>
      </w:r>
      <w:bookmarkEnd w:id="482"/>
    </w:p>
    <w:p w14:paraId="18C33009" w14:textId="7FBD97DE" w:rsidR="001A6C35" w:rsidRPr="00047664" w:rsidRDefault="00B50285" w:rsidP="00F45909">
      <w:pPr>
        <w:pStyle w:val="Heading2"/>
        <w:numPr>
          <w:ilvl w:val="1"/>
          <w:numId w:val="9"/>
        </w:numPr>
        <w:rPr>
          <w:rFonts w:ascii="Calibri" w:eastAsia="Times New Roman" w:hAnsi="Calibri" w:cs="Calibri"/>
          <w:b/>
          <w:bCs/>
          <w:sz w:val="20"/>
          <w:szCs w:val="20"/>
        </w:rPr>
      </w:pPr>
      <w:bookmarkStart w:id="483" w:name="_Toc228300296"/>
      <w:r w:rsidRPr="00047664">
        <w:rPr>
          <w:rFonts w:ascii="Calibri" w:eastAsia="Times New Roman" w:hAnsi="Calibri" w:cs="Calibri"/>
          <w:b/>
          <w:bCs/>
          <w:sz w:val="20"/>
          <w:szCs w:val="20"/>
        </w:rPr>
        <w:t>Linking Matrix</w:t>
      </w:r>
      <w:bookmarkEnd w:id="483"/>
    </w:p>
    <w:p w14:paraId="5E95DE6D" w14:textId="2CEFE903" w:rsidR="006932D8" w:rsidRPr="009B037E" w:rsidRDefault="006932D8" w:rsidP="006932D8">
      <w:pPr>
        <w:ind w:left="405"/>
        <w:rPr>
          <w:rFonts w:ascii="Calibri" w:hAnsi="Calibri" w:cs="Calibri"/>
          <w:color w:val="5B9BD5"/>
          <w:sz w:val="18"/>
          <w:szCs w:val="18"/>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30"/>
        <w:gridCol w:w="1337"/>
        <w:gridCol w:w="2047"/>
        <w:gridCol w:w="1075"/>
        <w:gridCol w:w="2851"/>
      </w:tblGrid>
      <w:tr w:rsidR="00EF04CE" w:rsidRPr="009B037E" w14:paraId="0B7CB7A4" w14:textId="77777777" w:rsidTr="000B2097">
        <w:tc>
          <w:tcPr>
            <w:tcW w:w="2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673CC7"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Source</w:t>
            </w:r>
          </w:p>
        </w:tc>
        <w:tc>
          <w:tcPr>
            <w:tcW w:w="1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93979A"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Links To</w:t>
            </w:r>
          </w:p>
        </w:tc>
        <w:tc>
          <w:tcPr>
            <w:tcW w:w="20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2BCBC7"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Link Type</w:t>
            </w:r>
          </w:p>
        </w:tc>
        <w:tc>
          <w:tcPr>
            <w:tcW w:w="10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359385"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Resolution Mode</w:t>
            </w:r>
          </w:p>
        </w:tc>
        <w:tc>
          <w:tcPr>
            <w:tcW w:w="2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692350"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b/>
                <w:bCs/>
                <w:sz w:val="16"/>
                <w:szCs w:val="16"/>
              </w:rPr>
              <w:t>Notes / Constraints</w:t>
            </w:r>
          </w:p>
        </w:tc>
      </w:tr>
      <w:tr w:rsidR="00EF04CE" w:rsidRPr="009B037E" w14:paraId="1771A9D7" w14:textId="77777777" w:rsidTr="000B2097">
        <w:tc>
          <w:tcPr>
            <w:tcW w:w="2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9DC08E"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Care Plan Template</w:t>
            </w:r>
          </w:p>
        </w:tc>
        <w:tc>
          <w:tcPr>
            <w:tcW w:w="1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F0E759" w14:textId="6330EE29" w:rsidR="00B564B6" w:rsidRPr="009B037E" w:rsidRDefault="008008E2">
            <w:pPr>
              <w:pStyle w:val="NormalWeb"/>
              <w:spacing w:before="0" w:beforeAutospacing="0" w:after="0" w:afterAutospacing="0"/>
              <w:rPr>
                <w:rFonts w:ascii="Calibri" w:hAnsi="Calibri" w:cs="Calibri"/>
                <w:sz w:val="16"/>
                <w:szCs w:val="16"/>
              </w:rPr>
            </w:pPr>
            <w:r>
              <w:rPr>
                <w:rFonts w:ascii="Calibri" w:hAnsi="Calibri" w:cs="Calibri"/>
                <w:sz w:val="16"/>
                <w:szCs w:val="16"/>
              </w:rPr>
              <w:t>Task</w:t>
            </w:r>
            <w:r w:rsidRPr="009B037E">
              <w:rPr>
                <w:rFonts w:ascii="Calibri" w:hAnsi="Calibri" w:cs="Calibri"/>
                <w:sz w:val="16"/>
                <w:szCs w:val="16"/>
              </w:rPr>
              <w:t xml:space="preserve"> </w:t>
            </w:r>
            <w:r w:rsidR="00B564B6" w:rsidRPr="009B037E">
              <w:rPr>
                <w:rFonts w:ascii="Calibri" w:hAnsi="Calibri" w:cs="Calibri"/>
                <w:sz w:val="16"/>
                <w:szCs w:val="16"/>
              </w:rPr>
              <w:t>Template</w:t>
            </w:r>
          </w:p>
        </w:tc>
        <w:tc>
          <w:tcPr>
            <w:tcW w:w="20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E7FA0D" w14:textId="672D97B9" w:rsidR="00B564B6" w:rsidRPr="009B037E" w:rsidRDefault="008008E2">
            <w:pPr>
              <w:pStyle w:val="NormalWeb"/>
              <w:spacing w:before="0" w:beforeAutospacing="0" w:after="0" w:afterAutospacing="0"/>
              <w:rPr>
                <w:rFonts w:ascii="Calibri" w:hAnsi="Calibri" w:cs="Calibri"/>
                <w:sz w:val="16"/>
                <w:szCs w:val="16"/>
              </w:rPr>
            </w:pPr>
            <w:r w:rsidRPr="008008E2">
              <w:rPr>
                <w:rFonts w:ascii="Calibri" w:hAnsi="Calibri" w:cs="Calibri"/>
                <w:sz w:val="16"/>
                <w:szCs w:val="16"/>
              </w:rPr>
              <w:t>TemplateVersionID + Care Plan Task Linkage Metadata</w:t>
            </w:r>
          </w:p>
        </w:tc>
        <w:tc>
          <w:tcPr>
            <w:tcW w:w="10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70B1D1"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Direct reference</w:t>
            </w:r>
          </w:p>
        </w:tc>
        <w:tc>
          <w:tcPr>
            <w:tcW w:w="2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4B4DC6" w14:textId="5B228592" w:rsidR="008008E2" w:rsidRPr="001666B1" w:rsidRDefault="008008E2" w:rsidP="000B2097">
            <w:pPr>
              <w:pStyle w:val="NormalWeb"/>
              <w:spacing w:before="0" w:beforeAutospacing="0" w:after="0" w:afterAutospacing="0"/>
              <w:rPr>
                <w:rFonts w:ascii="Calibri" w:hAnsi="Calibri" w:cs="Calibri"/>
                <w:sz w:val="16"/>
                <w:szCs w:val="16"/>
              </w:rPr>
            </w:pPr>
            <w:r w:rsidRPr="008008E2">
              <w:rPr>
                <w:rFonts w:ascii="Calibri" w:hAnsi="Calibri" w:cs="Calibri"/>
                <w:sz w:val="16"/>
                <w:szCs w:val="16"/>
              </w:rPr>
              <w:t>Optional; used for care-plan-level tasks not tied to a KR. Each linkage entry may define TaskWorkflowStage, TaskGenerationTrigger, RequiredForStageCompletion, and DisplayAsChecklistItem.</w:t>
            </w:r>
          </w:p>
          <w:p w14:paraId="18628AC0" w14:textId="77777777" w:rsidR="001666B1" w:rsidRPr="009B037E" w:rsidRDefault="001666B1">
            <w:pPr>
              <w:pStyle w:val="NormalWeb"/>
              <w:spacing w:before="0" w:beforeAutospacing="0" w:after="0" w:afterAutospacing="0"/>
              <w:rPr>
                <w:rFonts w:ascii="Calibri" w:hAnsi="Calibri" w:cs="Calibri"/>
                <w:sz w:val="16"/>
                <w:szCs w:val="16"/>
              </w:rPr>
            </w:pPr>
          </w:p>
        </w:tc>
      </w:tr>
      <w:tr w:rsidR="00EF04CE" w:rsidRPr="009B037E" w14:paraId="61FAAF1A" w14:textId="77777777" w:rsidTr="000B2097">
        <w:tc>
          <w:tcPr>
            <w:tcW w:w="2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8D5885"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Care Plan Template</w:t>
            </w:r>
          </w:p>
        </w:tc>
        <w:tc>
          <w:tcPr>
            <w:tcW w:w="1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89E818"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Task Template</w:t>
            </w:r>
          </w:p>
        </w:tc>
        <w:tc>
          <w:tcPr>
            <w:tcW w:w="20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99AB46"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TemplateVersionID</w:t>
            </w:r>
          </w:p>
        </w:tc>
        <w:tc>
          <w:tcPr>
            <w:tcW w:w="10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4C6C00"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Direct reference</w:t>
            </w:r>
          </w:p>
        </w:tc>
        <w:tc>
          <w:tcPr>
            <w:tcW w:w="2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D83874"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Optional; used for care-plan-level tasks not tied to a KR</w:t>
            </w:r>
          </w:p>
        </w:tc>
      </w:tr>
      <w:tr w:rsidR="00EF04CE" w:rsidRPr="009B037E" w14:paraId="47FDEFE2" w14:textId="77777777" w:rsidTr="000B2097">
        <w:tc>
          <w:tcPr>
            <w:tcW w:w="2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1C670A"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lastRenderedPageBreak/>
              <w:t>Care Plan Template</w:t>
            </w:r>
          </w:p>
        </w:tc>
        <w:tc>
          <w:tcPr>
            <w:tcW w:w="1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A9C85F"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Symptom Template</w:t>
            </w:r>
          </w:p>
        </w:tc>
        <w:tc>
          <w:tcPr>
            <w:tcW w:w="20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78A0E7"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TemplateVersionID</w:t>
            </w:r>
          </w:p>
        </w:tc>
        <w:tc>
          <w:tcPr>
            <w:tcW w:w="10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C1A731"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Direct reference</w:t>
            </w:r>
          </w:p>
        </w:tc>
        <w:tc>
          <w:tcPr>
            <w:tcW w:w="2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37EFF9"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Optional; used for symptom/questionnaire linkage at Care Plan level</w:t>
            </w:r>
          </w:p>
        </w:tc>
      </w:tr>
      <w:tr w:rsidR="00EF04CE" w:rsidRPr="009B037E" w14:paraId="2A682905" w14:textId="77777777" w:rsidTr="000B2097">
        <w:tc>
          <w:tcPr>
            <w:tcW w:w="2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E8956D" w14:textId="5C962DF2" w:rsidR="00B564B6" w:rsidRPr="009B037E" w:rsidRDefault="0020159A">
            <w:pPr>
              <w:pStyle w:val="NormalWeb"/>
              <w:spacing w:before="0" w:beforeAutospacing="0" w:after="0" w:afterAutospacing="0"/>
              <w:rPr>
                <w:rFonts w:ascii="Calibri" w:hAnsi="Calibri" w:cs="Calibri"/>
                <w:sz w:val="16"/>
                <w:szCs w:val="16"/>
              </w:rPr>
            </w:pPr>
            <w:r>
              <w:rPr>
                <w:rFonts w:ascii="Calibri" w:hAnsi="Calibri" w:cs="Calibri"/>
                <w:sz w:val="16"/>
                <w:szCs w:val="16"/>
              </w:rPr>
              <w:t>KR</w:t>
            </w:r>
          </w:p>
        </w:tc>
        <w:tc>
          <w:tcPr>
            <w:tcW w:w="1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B97F1E"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Task Template</w:t>
            </w:r>
          </w:p>
        </w:tc>
        <w:tc>
          <w:tcPr>
            <w:tcW w:w="20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4E79CA"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TemplateVersionID</w:t>
            </w:r>
          </w:p>
        </w:tc>
        <w:tc>
          <w:tcPr>
            <w:tcW w:w="10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A316B1"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Direct reference</w:t>
            </w:r>
          </w:p>
        </w:tc>
        <w:tc>
          <w:tcPr>
            <w:tcW w:w="2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AA7C1C" w14:textId="07C8E251" w:rsidR="00B564B6" w:rsidRPr="009B037E" w:rsidRDefault="00A82B0F">
            <w:pPr>
              <w:pStyle w:val="NormalWeb"/>
              <w:spacing w:before="0" w:beforeAutospacing="0" w:after="0" w:afterAutospacing="0"/>
              <w:rPr>
                <w:rFonts w:ascii="Calibri" w:hAnsi="Calibri" w:cs="Calibri"/>
                <w:sz w:val="16"/>
                <w:szCs w:val="16"/>
              </w:rPr>
            </w:pPr>
            <w:r w:rsidRPr="00A82B0F">
              <w:rPr>
                <w:rFonts w:ascii="Calibri" w:hAnsi="Calibri" w:cs="Calibri"/>
                <w:sz w:val="16"/>
                <w:szCs w:val="16"/>
              </w:rPr>
              <w:t>Optional; one KR may link one or more compatible Published Task Template Versions</w:t>
            </w:r>
          </w:p>
        </w:tc>
      </w:tr>
      <w:tr w:rsidR="00EF04CE" w:rsidRPr="009B037E" w14:paraId="64753399" w14:textId="77777777" w:rsidTr="000B2097">
        <w:tc>
          <w:tcPr>
            <w:tcW w:w="2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FA7F67"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KR</w:t>
            </w:r>
          </w:p>
        </w:tc>
        <w:tc>
          <w:tcPr>
            <w:tcW w:w="1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F68369"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Symptom Template</w:t>
            </w:r>
          </w:p>
        </w:tc>
        <w:tc>
          <w:tcPr>
            <w:tcW w:w="20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1C29B0"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TemplateVersionID</w:t>
            </w:r>
          </w:p>
        </w:tc>
        <w:tc>
          <w:tcPr>
            <w:tcW w:w="10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7816E9"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Direct reference</w:t>
            </w:r>
          </w:p>
        </w:tc>
        <w:tc>
          <w:tcPr>
            <w:tcW w:w="2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13B78B" w14:textId="77777777" w:rsidR="00B564B6" w:rsidRPr="009B037E" w:rsidRDefault="00B564B6">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Optional supporting template link where KR tracks or uses symptom input</w:t>
            </w:r>
          </w:p>
        </w:tc>
      </w:tr>
      <w:tr w:rsidR="00EF04CE" w:rsidRPr="009B037E" w14:paraId="0CA2C6CF" w14:textId="77777777" w:rsidTr="000B2097">
        <w:tc>
          <w:tcPr>
            <w:tcW w:w="2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496831" w14:textId="77777777" w:rsidR="00230D37" w:rsidRPr="009B037E" w:rsidRDefault="00230D37" w:rsidP="00230D37">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KR</w:t>
            </w:r>
          </w:p>
        </w:tc>
        <w:tc>
          <w:tcPr>
            <w:tcW w:w="1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2F2A6B" w14:textId="62BF363F" w:rsidR="00230D37" w:rsidRPr="009B037E" w:rsidRDefault="00230D37" w:rsidP="00230D37">
            <w:pPr>
              <w:pStyle w:val="NormalWeb"/>
              <w:spacing w:before="0" w:beforeAutospacing="0" w:after="0" w:afterAutospacing="0"/>
              <w:rPr>
                <w:rFonts w:ascii="Calibri" w:hAnsi="Calibri" w:cs="Calibri"/>
                <w:sz w:val="16"/>
                <w:szCs w:val="16"/>
              </w:rPr>
            </w:pPr>
            <w:r w:rsidRPr="00C128D2">
              <w:rPr>
                <w:rFonts w:ascii="Calibri" w:hAnsi="Calibri" w:cs="Calibri"/>
                <w:sz w:val="16"/>
                <w:szCs w:val="16"/>
              </w:rPr>
              <w:t>Tracked Entity</w:t>
            </w:r>
          </w:p>
        </w:tc>
        <w:tc>
          <w:tcPr>
            <w:tcW w:w="20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7B260F" w14:textId="77777777" w:rsidR="00230D37" w:rsidRPr="009B037E" w:rsidRDefault="00230D37" w:rsidP="00230D37">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Metadata Reference</w:t>
            </w:r>
          </w:p>
        </w:tc>
        <w:tc>
          <w:tcPr>
            <w:tcW w:w="10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6FE976" w14:textId="77777777" w:rsidR="00230D37" w:rsidRPr="009B037E" w:rsidRDefault="00230D37" w:rsidP="00230D37">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Registry lookup</w:t>
            </w:r>
          </w:p>
        </w:tc>
        <w:tc>
          <w:tcPr>
            <w:tcW w:w="2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5C2FCF" w14:textId="4A99C7C4" w:rsidR="00230D37" w:rsidRPr="009B037E" w:rsidRDefault="00230D37" w:rsidP="00230D37">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KR tracked entity is defined through AppliesToType + LinkedEntityCode</w:t>
            </w:r>
            <w:r w:rsidR="00B15354">
              <w:rPr>
                <w:rFonts w:ascii="Calibri" w:hAnsi="Calibri" w:cs="Calibri"/>
                <w:sz w:val="16"/>
                <w:szCs w:val="16"/>
              </w:rPr>
              <w:t xml:space="preserve"> as per section 3.1.5</w:t>
            </w:r>
          </w:p>
        </w:tc>
      </w:tr>
      <w:tr w:rsidR="00EF04CE" w:rsidRPr="009B037E" w14:paraId="19D1B21A" w14:textId="77777777" w:rsidTr="000B2097">
        <w:tc>
          <w:tcPr>
            <w:tcW w:w="2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B1A5ED" w14:textId="77777777" w:rsidR="00230D37" w:rsidRPr="009B037E" w:rsidRDefault="00230D37" w:rsidP="00230D37">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Threshold Template</w:t>
            </w:r>
          </w:p>
        </w:tc>
        <w:tc>
          <w:tcPr>
            <w:tcW w:w="1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374DD0" w14:textId="77777777" w:rsidR="00230D37" w:rsidRPr="009B037E" w:rsidRDefault="00230D37" w:rsidP="00230D37">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Alert Policy Template</w:t>
            </w:r>
          </w:p>
        </w:tc>
        <w:tc>
          <w:tcPr>
            <w:tcW w:w="20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B100CC" w14:textId="77777777" w:rsidR="00230D37" w:rsidRPr="009B037E" w:rsidRDefault="00230D37" w:rsidP="00230D37">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TemplateVersionID</w:t>
            </w:r>
          </w:p>
        </w:tc>
        <w:tc>
          <w:tcPr>
            <w:tcW w:w="10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7882F4" w14:textId="77777777" w:rsidR="00230D37" w:rsidRPr="009B037E" w:rsidRDefault="00230D37" w:rsidP="00230D37">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Direct reference</w:t>
            </w:r>
          </w:p>
        </w:tc>
        <w:tc>
          <w:tcPr>
            <w:tcW w:w="2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449340" w14:textId="77777777" w:rsidR="00230D37" w:rsidRPr="009B037E" w:rsidRDefault="00230D37" w:rsidP="00230D37">
            <w:pPr>
              <w:pStyle w:val="NormalWeb"/>
              <w:spacing w:before="0" w:beforeAutospacing="0" w:after="0" w:afterAutospacing="0"/>
              <w:rPr>
                <w:rFonts w:ascii="Calibri" w:hAnsi="Calibri" w:cs="Calibri"/>
                <w:sz w:val="16"/>
                <w:szCs w:val="16"/>
              </w:rPr>
            </w:pPr>
            <w:r w:rsidRPr="009B037E">
              <w:rPr>
                <w:rFonts w:ascii="Calibri" w:hAnsi="Calibri" w:cs="Calibri"/>
                <w:sz w:val="16"/>
                <w:szCs w:val="16"/>
              </w:rPr>
              <w:t>Required when alerting is enabled</w:t>
            </w:r>
          </w:p>
        </w:tc>
      </w:tr>
      <w:tr w:rsidR="001666B1" w:rsidRPr="009B037E" w14:paraId="249733F4" w14:textId="77777777" w:rsidTr="000B2097">
        <w:tc>
          <w:tcPr>
            <w:tcW w:w="2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4B4483DD" w14:textId="4C0E8C5D"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Care Plan Template</w:t>
            </w:r>
          </w:p>
        </w:tc>
        <w:tc>
          <w:tcPr>
            <w:tcW w:w="1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1E838430" w14:textId="652BB9A1"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Goal Template</w:t>
            </w:r>
          </w:p>
        </w:tc>
        <w:tc>
          <w:tcPr>
            <w:tcW w:w="20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3672E32E" w14:textId="597D3A44"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TemplateVersionID</w:t>
            </w:r>
          </w:p>
        </w:tc>
        <w:tc>
          <w:tcPr>
            <w:tcW w:w="10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708228F6" w14:textId="3431284F"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Direct reference</w:t>
            </w:r>
          </w:p>
        </w:tc>
        <w:tc>
          <w:tcPr>
            <w:tcW w:w="2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4C6A499F" w14:textId="5CE41DDD"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Required when GoalEnabled = Yes</w:t>
            </w:r>
          </w:p>
        </w:tc>
      </w:tr>
      <w:tr w:rsidR="001666B1" w:rsidRPr="009B037E" w14:paraId="21952952" w14:textId="77777777" w:rsidTr="000B2097">
        <w:tc>
          <w:tcPr>
            <w:tcW w:w="2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412B9C11" w14:textId="365A85D8"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Care Plan Template</w:t>
            </w:r>
          </w:p>
        </w:tc>
        <w:tc>
          <w:tcPr>
            <w:tcW w:w="1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410F02A8" w14:textId="49CD9226"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Monitoring Template</w:t>
            </w:r>
          </w:p>
        </w:tc>
        <w:tc>
          <w:tcPr>
            <w:tcW w:w="20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77E5AFA2" w14:textId="6E6C9E1C"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TemplateVersionID</w:t>
            </w:r>
          </w:p>
        </w:tc>
        <w:tc>
          <w:tcPr>
            <w:tcW w:w="10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418FDA6E" w14:textId="57FA7E00"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Direct reference</w:t>
            </w:r>
          </w:p>
        </w:tc>
        <w:tc>
          <w:tcPr>
            <w:tcW w:w="2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46BB7C1C" w14:textId="3FC09A25"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Optional/conditional; used when monitoring is part of care plan</w:t>
            </w:r>
          </w:p>
        </w:tc>
      </w:tr>
      <w:tr w:rsidR="001666B1" w:rsidRPr="009B037E" w14:paraId="49537513" w14:textId="77777777" w:rsidTr="000B2097">
        <w:tc>
          <w:tcPr>
            <w:tcW w:w="2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042D3439" w14:textId="05698DD5" w:rsidR="001666B1" w:rsidRPr="001666B1" w:rsidRDefault="008422FA" w:rsidP="001666B1">
            <w:pPr>
              <w:pStyle w:val="NormalWeb"/>
              <w:spacing w:before="0" w:beforeAutospacing="0" w:after="0" w:afterAutospacing="0"/>
              <w:rPr>
                <w:rFonts w:ascii="Calibri" w:hAnsi="Calibri" w:cs="Calibri"/>
                <w:sz w:val="16"/>
                <w:szCs w:val="16"/>
              </w:rPr>
            </w:pPr>
            <w:r w:rsidRPr="008422FA">
              <w:rPr>
                <w:rFonts w:ascii="Calibri" w:hAnsi="Calibri" w:cs="Calibri"/>
                <w:sz w:val="16"/>
                <w:szCs w:val="16"/>
              </w:rPr>
              <w:t>Goal Measurement Entry</w:t>
            </w:r>
          </w:p>
        </w:tc>
        <w:tc>
          <w:tcPr>
            <w:tcW w:w="1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55391BE3" w14:textId="519557FE"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Tracked Entity</w:t>
            </w:r>
          </w:p>
        </w:tc>
        <w:tc>
          <w:tcPr>
            <w:tcW w:w="20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0AEFC19D" w14:textId="695D8363"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Metadata Reference</w:t>
            </w:r>
          </w:p>
        </w:tc>
        <w:tc>
          <w:tcPr>
            <w:tcW w:w="10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2AE357F6" w14:textId="43865E2E"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Registry lookup</w:t>
            </w:r>
          </w:p>
        </w:tc>
        <w:tc>
          <w:tcPr>
            <w:tcW w:w="2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6EB24D7C" w14:textId="14D7F629"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Goal measured entity uses AppliesToType + LinkedEntityCode</w:t>
            </w:r>
          </w:p>
        </w:tc>
      </w:tr>
      <w:tr w:rsidR="001666B1" w:rsidRPr="009B037E" w14:paraId="401DC101" w14:textId="77777777" w:rsidTr="000B2097">
        <w:tc>
          <w:tcPr>
            <w:tcW w:w="2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5CF9FB81" w14:textId="3C0B4881"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Monitoring Template</w:t>
            </w:r>
          </w:p>
        </w:tc>
        <w:tc>
          <w:tcPr>
            <w:tcW w:w="1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7D3262A5" w14:textId="17E94CE4"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Tracked Entity</w:t>
            </w:r>
          </w:p>
        </w:tc>
        <w:tc>
          <w:tcPr>
            <w:tcW w:w="20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10FF4B88" w14:textId="6C377A00"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Metadata Reference</w:t>
            </w:r>
          </w:p>
        </w:tc>
        <w:tc>
          <w:tcPr>
            <w:tcW w:w="10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2D014FFD" w14:textId="27505487"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Registry lookup</w:t>
            </w:r>
          </w:p>
        </w:tc>
        <w:tc>
          <w:tcPr>
            <w:tcW w:w="2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26665D80" w14:textId="4FC7828D"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Monitoring target uses AppliesToType + LinkedEntityCode</w:t>
            </w:r>
          </w:p>
        </w:tc>
      </w:tr>
      <w:tr w:rsidR="001666B1" w:rsidRPr="009B037E" w14:paraId="2276F050" w14:textId="77777777" w:rsidTr="000B2097">
        <w:tc>
          <w:tcPr>
            <w:tcW w:w="2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36E44B4A" w14:textId="33E84E50"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Monitoring Template</w:t>
            </w:r>
          </w:p>
        </w:tc>
        <w:tc>
          <w:tcPr>
            <w:tcW w:w="1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6F292887" w14:textId="72112CE6"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Threshold Template</w:t>
            </w:r>
          </w:p>
        </w:tc>
        <w:tc>
          <w:tcPr>
            <w:tcW w:w="20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1904AA4C" w14:textId="17F46B98"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Derived reference</w:t>
            </w:r>
          </w:p>
        </w:tc>
        <w:tc>
          <w:tcPr>
            <w:tcW w:w="10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6305E49F" w14:textId="16D0593F" w:rsidR="001666B1" w:rsidRPr="001666B1" w:rsidRDefault="001666B1" w:rsidP="001666B1">
            <w:pPr>
              <w:pStyle w:val="NormalWeb"/>
              <w:spacing w:before="0" w:beforeAutospacing="0" w:after="0" w:afterAutospacing="0"/>
              <w:rPr>
                <w:rFonts w:ascii="Calibri" w:hAnsi="Calibri" w:cs="Calibri"/>
                <w:sz w:val="16"/>
                <w:szCs w:val="16"/>
              </w:rPr>
            </w:pPr>
            <w:r w:rsidRPr="000B2097">
              <w:rPr>
                <w:rFonts w:ascii="Calibri" w:hAnsi="Calibri" w:cs="Calibri"/>
                <w:sz w:val="16"/>
                <w:szCs w:val="16"/>
              </w:rPr>
              <w:t>Rule-based lookup</w:t>
            </w:r>
          </w:p>
        </w:tc>
        <w:tc>
          <w:tcPr>
            <w:tcW w:w="2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74209EBF" w14:textId="4F2E2494" w:rsidR="00423BB7" w:rsidRPr="001666B1" w:rsidRDefault="00423BB7" w:rsidP="001666B1">
            <w:pPr>
              <w:pStyle w:val="NormalWeb"/>
              <w:spacing w:before="0" w:beforeAutospacing="0" w:after="0" w:afterAutospacing="0"/>
              <w:rPr>
                <w:rFonts w:ascii="Calibri" w:hAnsi="Calibri" w:cs="Calibri"/>
                <w:sz w:val="16"/>
                <w:szCs w:val="16"/>
              </w:rPr>
            </w:pPr>
            <w:r w:rsidRPr="00423BB7">
              <w:rPr>
                <w:rFonts w:ascii="Calibri" w:hAnsi="Calibri" w:cs="Calibri"/>
                <w:sz w:val="16"/>
                <w:szCs w:val="16"/>
              </w:rPr>
              <w:t>Resolved where ThresholdApplicable = True using AppliesToType + LinkedEntityCode + compatibility rules. The resolved Threshold Template is used by downstream runtime services to establish patient-level Threshold Runtime setup.</w:t>
            </w:r>
          </w:p>
        </w:tc>
      </w:tr>
    </w:tbl>
    <w:p w14:paraId="034DC596" w14:textId="77777777" w:rsidR="00977302" w:rsidRPr="009B037E" w:rsidRDefault="00977302" w:rsidP="006932D8">
      <w:pPr>
        <w:ind w:left="405"/>
        <w:rPr>
          <w:rFonts w:ascii="Calibri" w:hAnsi="Calibri" w:cs="Calibri"/>
          <w:color w:val="5B9BD5"/>
          <w:sz w:val="18"/>
          <w:szCs w:val="18"/>
        </w:rPr>
      </w:pPr>
    </w:p>
    <w:p w14:paraId="2D205941"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484" w:name="_Toc228300297"/>
      <w:r w:rsidRPr="009B037E">
        <w:rPr>
          <w:rFonts w:ascii="Calibri" w:eastAsia="Times New Roman" w:hAnsi="Calibri" w:cs="Calibri"/>
          <w:b/>
          <w:bCs/>
          <w:sz w:val="20"/>
          <w:szCs w:val="20"/>
        </w:rPr>
        <w:t>Validation Rules:</w:t>
      </w:r>
      <w:bookmarkEnd w:id="484"/>
    </w:p>
    <w:p w14:paraId="2D2FCF55" w14:textId="2B134FC0" w:rsidR="00B45728" w:rsidRPr="00B45728" w:rsidRDefault="00B45728" w:rsidP="00B45728">
      <w:pPr>
        <w:tabs>
          <w:tab w:val="num" w:pos="720"/>
        </w:tabs>
        <w:ind w:left="360"/>
        <w:rPr>
          <w:rFonts w:ascii="Calibri" w:hAnsi="Calibri" w:cs="Calibri"/>
          <w:color w:val="000000" w:themeColor="text1"/>
          <w:sz w:val="18"/>
          <w:szCs w:val="18"/>
        </w:rPr>
      </w:pPr>
      <w:r w:rsidRPr="00B45728">
        <w:rPr>
          <w:rFonts w:ascii="Calibri" w:hAnsi="Calibri" w:cs="Calibri"/>
          <w:color w:val="000000" w:themeColor="text1"/>
          <w:sz w:val="18"/>
          <w:szCs w:val="18"/>
        </w:rPr>
        <w:t>When linking templates, the system must enforce the following validation rules:</w:t>
      </w:r>
    </w:p>
    <w:p w14:paraId="178DB754" w14:textId="77777777" w:rsidR="00B45728" w:rsidRPr="009B037E" w:rsidRDefault="00B45728" w:rsidP="00357DFF">
      <w:pPr>
        <w:ind w:left="360"/>
        <w:rPr>
          <w:rFonts w:ascii="Calibri" w:hAnsi="Calibri" w:cs="Calibri"/>
          <w:color w:val="000000" w:themeColor="text1"/>
          <w:sz w:val="18"/>
          <w:szCs w:val="18"/>
        </w:rPr>
      </w:pPr>
    </w:p>
    <w:p w14:paraId="3D27992C" w14:textId="03339A46" w:rsidR="00A41786" w:rsidRDefault="00A41786" w:rsidP="0062155B">
      <w:pPr>
        <w:numPr>
          <w:ilvl w:val="0"/>
          <w:numId w:val="15"/>
        </w:numPr>
        <w:rPr>
          <w:rFonts w:ascii="Calibri" w:hAnsi="Calibri" w:cs="Calibri"/>
          <w:color w:val="000000" w:themeColor="text1"/>
          <w:sz w:val="18"/>
          <w:szCs w:val="18"/>
        </w:rPr>
      </w:pPr>
      <w:r w:rsidRPr="009B037E">
        <w:rPr>
          <w:rFonts w:ascii="Calibri" w:hAnsi="Calibri" w:cs="Calibri"/>
          <w:color w:val="000000" w:themeColor="text1"/>
          <w:sz w:val="18"/>
          <w:szCs w:val="18"/>
        </w:rPr>
        <w:t xml:space="preserve">Only </w:t>
      </w:r>
      <w:r w:rsidRPr="009B037E">
        <w:rPr>
          <w:rFonts w:ascii="Calibri" w:hAnsi="Calibri" w:cs="Calibri"/>
          <w:b/>
          <w:bCs/>
          <w:color w:val="000000" w:themeColor="text1"/>
          <w:sz w:val="18"/>
          <w:szCs w:val="18"/>
        </w:rPr>
        <w:t>Published</w:t>
      </w:r>
      <w:r w:rsidRPr="009B037E">
        <w:rPr>
          <w:rFonts w:ascii="Calibri" w:hAnsi="Calibri" w:cs="Calibri"/>
          <w:color w:val="000000" w:themeColor="text1"/>
          <w:sz w:val="18"/>
          <w:szCs w:val="18"/>
        </w:rPr>
        <w:t xml:space="preserve"> template versions may be selected for linking. </w:t>
      </w:r>
    </w:p>
    <w:p w14:paraId="33E88DEC" w14:textId="77777777" w:rsidR="00331832" w:rsidRDefault="00331832" w:rsidP="000B2097">
      <w:pPr>
        <w:numPr>
          <w:ilvl w:val="0"/>
          <w:numId w:val="15"/>
        </w:numPr>
        <w:textAlignment w:val="center"/>
        <w:rPr>
          <w:rFonts w:ascii="Calibri" w:hAnsi="Calibri" w:cs="Calibri"/>
          <w:sz w:val="22"/>
          <w:szCs w:val="22"/>
        </w:rPr>
      </w:pPr>
      <w:r>
        <w:rPr>
          <w:rFonts w:ascii="Calibri" w:hAnsi="Calibri" w:cs="Calibri"/>
          <w:sz w:val="18"/>
          <w:szCs w:val="18"/>
        </w:rPr>
        <w:t xml:space="preserve">A Care Plan may link one or more compatible Published Task Template Versions through separate Care Plan Task Linkage entries. </w:t>
      </w:r>
    </w:p>
    <w:p w14:paraId="7B99742B" w14:textId="77777777" w:rsidR="00331832" w:rsidRDefault="00331832" w:rsidP="000B2097">
      <w:pPr>
        <w:numPr>
          <w:ilvl w:val="0"/>
          <w:numId w:val="15"/>
        </w:numPr>
        <w:textAlignment w:val="center"/>
        <w:rPr>
          <w:rFonts w:ascii="Calibri" w:hAnsi="Calibri" w:cs="Calibri"/>
          <w:sz w:val="22"/>
          <w:szCs w:val="22"/>
        </w:rPr>
      </w:pPr>
      <w:r>
        <w:rPr>
          <w:rFonts w:ascii="Calibri" w:hAnsi="Calibri" w:cs="Calibri"/>
          <w:sz w:val="18"/>
          <w:szCs w:val="18"/>
        </w:rPr>
        <w:t xml:space="preserve">Each Care Plan Task Linkage entry must define: </w:t>
      </w:r>
    </w:p>
    <w:p w14:paraId="490A82DE" w14:textId="77777777" w:rsidR="00331832" w:rsidRDefault="00331832" w:rsidP="000B2097">
      <w:pPr>
        <w:numPr>
          <w:ilvl w:val="1"/>
          <w:numId w:val="15"/>
        </w:numPr>
        <w:textAlignment w:val="center"/>
        <w:rPr>
          <w:rFonts w:ascii="Calibri" w:hAnsi="Calibri" w:cs="Calibri"/>
          <w:sz w:val="22"/>
          <w:szCs w:val="22"/>
        </w:rPr>
      </w:pPr>
      <w:r>
        <w:rPr>
          <w:rFonts w:ascii="Calibri" w:hAnsi="Calibri" w:cs="Calibri"/>
          <w:sz w:val="18"/>
          <w:szCs w:val="18"/>
        </w:rPr>
        <w:t xml:space="preserve">LinkedTaskTemplateVersionID </w:t>
      </w:r>
    </w:p>
    <w:p w14:paraId="334B520B" w14:textId="77777777" w:rsidR="00331832" w:rsidRDefault="00331832" w:rsidP="000B2097">
      <w:pPr>
        <w:numPr>
          <w:ilvl w:val="1"/>
          <w:numId w:val="15"/>
        </w:numPr>
        <w:textAlignment w:val="center"/>
        <w:rPr>
          <w:rFonts w:ascii="Calibri" w:hAnsi="Calibri" w:cs="Calibri"/>
          <w:sz w:val="22"/>
          <w:szCs w:val="22"/>
        </w:rPr>
      </w:pPr>
      <w:r>
        <w:rPr>
          <w:rFonts w:ascii="Calibri" w:hAnsi="Calibri" w:cs="Calibri"/>
          <w:sz w:val="18"/>
          <w:szCs w:val="18"/>
        </w:rPr>
        <w:t xml:space="preserve">TaskWorkflowStage </w:t>
      </w:r>
    </w:p>
    <w:p w14:paraId="6B975034" w14:textId="77777777" w:rsidR="00331832" w:rsidRDefault="00331832" w:rsidP="000B2097">
      <w:pPr>
        <w:numPr>
          <w:ilvl w:val="1"/>
          <w:numId w:val="15"/>
        </w:numPr>
        <w:textAlignment w:val="center"/>
        <w:rPr>
          <w:rFonts w:ascii="Calibri" w:hAnsi="Calibri" w:cs="Calibri"/>
          <w:sz w:val="22"/>
          <w:szCs w:val="22"/>
        </w:rPr>
      </w:pPr>
      <w:r>
        <w:rPr>
          <w:rFonts w:ascii="Calibri" w:hAnsi="Calibri" w:cs="Calibri"/>
          <w:sz w:val="18"/>
          <w:szCs w:val="18"/>
        </w:rPr>
        <w:t xml:space="preserve">TaskGenerationTrigger </w:t>
      </w:r>
    </w:p>
    <w:p w14:paraId="26ECBD6C" w14:textId="77777777" w:rsidR="00331832" w:rsidRDefault="00331832" w:rsidP="000B2097">
      <w:pPr>
        <w:numPr>
          <w:ilvl w:val="1"/>
          <w:numId w:val="15"/>
        </w:numPr>
        <w:textAlignment w:val="center"/>
        <w:rPr>
          <w:rFonts w:ascii="Calibri" w:hAnsi="Calibri" w:cs="Calibri"/>
          <w:sz w:val="22"/>
          <w:szCs w:val="22"/>
        </w:rPr>
      </w:pPr>
      <w:r>
        <w:rPr>
          <w:rFonts w:ascii="Calibri" w:hAnsi="Calibri" w:cs="Calibri"/>
          <w:sz w:val="18"/>
          <w:szCs w:val="18"/>
        </w:rPr>
        <w:t xml:space="preserve">RequiredForStageCompletion </w:t>
      </w:r>
    </w:p>
    <w:p w14:paraId="632BACAD" w14:textId="77777777" w:rsidR="00331832" w:rsidRDefault="00331832" w:rsidP="000B2097">
      <w:pPr>
        <w:numPr>
          <w:ilvl w:val="1"/>
          <w:numId w:val="15"/>
        </w:numPr>
        <w:textAlignment w:val="center"/>
        <w:rPr>
          <w:rFonts w:ascii="Calibri" w:hAnsi="Calibri" w:cs="Calibri"/>
          <w:sz w:val="22"/>
          <w:szCs w:val="22"/>
        </w:rPr>
      </w:pPr>
      <w:r>
        <w:rPr>
          <w:rFonts w:ascii="Calibri" w:hAnsi="Calibri" w:cs="Calibri"/>
          <w:sz w:val="18"/>
          <w:szCs w:val="18"/>
        </w:rPr>
        <w:t xml:space="preserve">DisplayAsChecklistItem </w:t>
      </w:r>
    </w:p>
    <w:p w14:paraId="1D8C5DE3" w14:textId="77777777" w:rsidR="00331832" w:rsidRDefault="00331832" w:rsidP="000B2097">
      <w:pPr>
        <w:numPr>
          <w:ilvl w:val="0"/>
          <w:numId w:val="15"/>
        </w:numPr>
        <w:textAlignment w:val="center"/>
        <w:rPr>
          <w:rFonts w:ascii="Calibri" w:hAnsi="Calibri" w:cs="Calibri"/>
          <w:sz w:val="22"/>
          <w:szCs w:val="22"/>
        </w:rPr>
      </w:pPr>
      <w:r>
        <w:rPr>
          <w:rFonts w:ascii="Calibri" w:hAnsi="Calibri" w:cs="Calibri"/>
          <w:sz w:val="18"/>
          <w:szCs w:val="18"/>
        </w:rPr>
        <w:t xml:space="preserve">TaskGenerationTrigger must be valid for the selected TaskWorkflowStage. </w:t>
      </w:r>
    </w:p>
    <w:p w14:paraId="2CFA9CAA" w14:textId="77777777" w:rsidR="00331832" w:rsidRDefault="00331832" w:rsidP="000B2097">
      <w:pPr>
        <w:numPr>
          <w:ilvl w:val="0"/>
          <w:numId w:val="15"/>
        </w:numPr>
        <w:textAlignment w:val="center"/>
        <w:rPr>
          <w:rFonts w:ascii="Calibri" w:hAnsi="Calibri" w:cs="Calibri"/>
          <w:sz w:val="22"/>
          <w:szCs w:val="22"/>
        </w:rPr>
      </w:pPr>
      <w:r>
        <w:rPr>
          <w:rFonts w:ascii="Calibri" w:hAnsi="Calibri" w:cs="Calibri"/>
          <w:sz w:val="18"/>
          <w:szCs w:val="18"/>
        </w:rPr>
        <w:t xml:space="preserve">Each Task Template linked to a Care Plan must be compatible with the Care Plan profile. </w:t>
      </w:r>
    </w:p>
    <w:p w14:paraId="2558FF60" w14:textId="77777777" w:rsidR="00331832" w:rsidRDefault="00331832" w:rsidP="000B2097">
      <w:pPr>
        <w:numPr>
          <w:ilvl w:val="0"/>
          <w:numId w:val="15"/>
        </w:numPr>
        <w:textAlignment w:val="center"/>
        <w:rPr>
          <w:rFonts w:ascii="Calibri" w:hAnsi="Calibri" w:cs="Calibri"/>
          <w:sz w:val="22"/>
          <w:szCs w:val="22"/>
        </w:rPr>
      </w:pPr>
      <w:r>
        <w:rPr>
          <w:rFonts w:ascii="Calibri" w:hAnsi="Calibri" w:cs="Calibri"/>
          <w:sz w:val="18"/>
          <w:szCs w:val="18"/>
        </w:rPr>
        <w:t xml:space="preserve">TaskType = CHECK_IN must not be configured through reusable Task Templates in the current model; monitoring-driven check-ins are created by downstream runtime services. </w:t>
      </w:r>
    </w:p>
    <w:p w14:paraId="6249C2A4" w14:textId="77777777" w:rsidR="00331832" w:rsidRDefault="00331832" w:rsidP="000B2097">
      <w:pPr>
        <w:numPr>
          <w:ilvl w:val="0"/>
          <w:numId w:val="15"/>
        </w:numPr>
        <w:textAlignment w:val="center"/>
        <w:rPr>
          <w:rFonts w:ascii="Calibri" w:hAnsi="Calibri" w:cs="Calibri"/>
          <w:sz w:val="22"/>
          <w:szCs w:val="22"/>
        </w:rPr>
      </w:pPr>
      <w:r>
        <w:rPr>
          <w:rFonts w:ascii="Calibri" w:hAnsi="Calibri" w:cs="Calibri"/>
          <w:sz w:val="18"/>
          <w:szCs w:val="18"/>
        </w:rPr>
        <w:t xml:space="preserve">If ReminderEnabled = True, ReminderChannels must contain at least one configured channel. </w:t>
      </w:r>
    </w:p>
    <w:p w14:paraId="42BCF355" w14:textId="77777777" w:rsidR="00331832" w:rsidRDefault="00331832" w:rsidP="000B2097">
      <w:pPr>
        <w:numPr>
          <w:ilvl w:val="0"/>
          <w:numId w:val="15"/>
        </w:numPr>
        <w:textAlignment w:val="center"/>
        <w:rPr>
          <w:rFonts w:ascii="Calibri" w:hAnsi="Calibri" w:cs="Calibri"/>
          <w:sz w:val="22"/>
          <w:szCs w:val="22"/>
        </w:rPr>
      </w:pPr>
      <w:r>
        <w:rPr>
          <w:rFonts w:ascii="Calibri" w:hAnsi="Calibri" w:cs="Calibri"/>
          <w:sz w:val="18"/>
          <w:szCs w:val="18"/>
        </w:rPr>
        <w:t xml:space="preserve">If CompletionMethod = AutomaticFromLinkedObject or ManualOrAutomatic, downstream runtime must resolve the corresponding linked runtime object during task instantiation or task execution as applicable. </w:t>
      </w:r>
    </w:p>
    <w:p w14:paraId="65CFD0FA" w14:textId="77777777" w:rsidR="00331832" w:rsidRDefault="00331832" w:rsidP="000B2097">
      <w:pPr>
        <w:numPr>
          <w:ilvl w:val="0"/>
          <w:numId w:val="15"/>
        </w:numPr>
        <w:textAlignment w:val="center"/>
        <w:rPr>
          <w:rFonts w:ascii="Calibri" w:hAnsi="Calibri" w:cs="Calibri"/>
          <w:sz w:val="22"/>
          <w:szCs w:val="22"/>
        </w:rPr>
      </w:pPr>
      <w:r>
        <w:rPr>
          <w:rFonts w:ascii="Calibri" w:hAnsi="Calibri" w:cs="Calibri"/>
          <w:sz w:val="18"/>
          <w:szCs w:val="18"/>
        </w:rPr>
        <w:t xml:space="preserve">ActionDestinationType must be compatible with TaskSubtype. </w:t>
      </w:r>
    </w:p>
    <w:p w14:paraId="70910380" w14:textId="77777777" w:rsidR="00331832" w:rsidRDefault="00331832" w:rsidP="000B2097">
      <w:pPr>
        <w:numPr>
          <w:ilvl w:val="1"/>
          <w:numId w:val="15"/>
        </w:numPr>
        <w:textAlignment w:val="center"/>
        <w:rPr>
          <w:rFonts w:ascii="Calibri" w:hAnsi="Calibri" w:cs="Calibri"/>
          <w:sz w:val="22"/>
          <w:szCs w:val="22"/>
        </w:rPr>
      </w:pPr>
      <w:r>
        <w:rPr>
          <w:rFonts w:ascii="Calibri" w:hAnsi="Calibri" w:cs="Calibri"/>
          <w:sz w:val="18"/>
          <w:szCs w:val="18"/>
        </w:rPr>
        <w:t xml:space="preserve">Example: TaskSubtype = Document → ActionDestinationType = DocumentFlow </w:t>
      </w:r>
    </w:p>
    <w:p w14:paraId="33069076" w14:textId="3578D63A" w:rsidR="008304FA" w:rsidRPr="00EB08A0" w:rsidRDefault="00331832" w:rsidP="000B2097">
      <w:pPr>
        <w:numPr>
          <w:ilvl w:val="1"/>
          <w:numId w:val="15"/>
        </w:numPr>
        <w:textAlignment w:val="center"/>
        <w:rPr>
          <w:rFonts w:ascii="Calibri" w:hAnsi="Calibri" w:cs="Calibri"/>
          <w:sz w:val="22"/>
          <w:szCs w:val="22"/>
        </w:rPr>
      </w:pPr>
      <w:r>
        <w:rPr>
          <w:rFonts w:ascii="Calibri" w:hAnsi="Calibri" w:cs="Calibri"/>
          <w:sz w:val="18"/>
          <w:szCs w:val="18"/>
        </w:rPr>
        <w:t>Example: TaskSubtype = EducationVideo → ActionDestinationType = EducationContentFlow</w:t>
      </w:r>
    </w:p>
    <w:p w14:paraId="2755D78E" w14:textId="13BE4648" w:rsidR="006D26AE" w:rsidRDefault="006D26AE" w:rsidP="006D26AE">
      <w:pPr>
        <w:numPr>
          <w:ilvl w:val="0"/>
          <w:numId w:val="15"/>
        </w:numPr>
        <w:rPr>
          <w:rFonts w:ascii="Calibri" w:hAnsi="Calibri" w:cs="Calibri"/>
          <w:color w:val="000000" w:themeColor="text1"/>
          <w:sz w:val="18"/>
          <w:szCs w:val="18"/>
        </w:rPr>
      </w:pPr>
      <w:r w:rsidRPr="000B2097">
        <w:rPr>
          <w:rFonts w:ascii="Calibri" w:hAnsi="Calibri" w:cs="Calibri"/>
          <w:color w:val="000000" w:themeColor="text1"/>
          <w:sz w:val="18"/>
          <w:szCs w:val="18"/>
        </w:rPr>
        <w:lastRenderedPageBreak/>
        <w:t>Where a Monitoring Definition has ThresholdApplicable = True, a valid Published Threshold Template must exist for the same AppliesToType + LinkedEntityCode combination and compatible template profile.</w:t>
      </w:r>
    </w:p>
    <w:p w14:paraId="350316AB" w14:textId="04D45AFF" w:rsidR="00AC5014" w:rsidRPr="000B2097" w:rsidRDefault="00AC5014" w:rsidP="000B2097">
      <w:pPr>
        <w:numPr>
          <w:ilvl w:val="0"/>
          <w:numId w:val="15"/>
        </w:numPr>
        <w:rPr>
          <w:rFonts w:ascii="Calibri" w:hAnsi="Calibri" w:cs="Calibri"/>
          <w:color w:val="000000" w:themeColor="text1"/>
          <w:sz w:val="18"/>
          <w:szCs w:val="18"/>
        </w:rPr>
      </w:pPr>
      <w:r w:rsidRPr="000B2097">
        <w:rPr>
          <w:rFonts w:ascii="Calibri" w:hAnsi="Calibri" w:cs="Calibri"/>
          <w:color w:val="000000" w:themeColor="text1"/>
          <w:sz w:val="18"/>
          <w:szCs w:val="18"/>
        </w:rPr>
        <w:t>Threshold applicability is configured on the Monitoring Definition, but threshold range logic and downstream alert-policy linkage remain owned by the Threshold Template.</w:t>
      </w:r>
    </w:p>
    <w:p w14:paraId="2D2AECAA" w14:textId="6B6A2FDA" w:rsidR="008304FA" w:rsidRPr="001E6DA1" w:rsidRDefault="008304FA" w:rsidP="008304FA">
      <w:pPr>
        <w:numPr>
          <w:ilvl w:val="0"/>
          <w:numId w:val="15"/>
        </w:numPr>
        <w:rPr>
          <w:rFonts w:ascii="Calibri" w:hAnsi="Calibri" w:cs="Calibri"/>
          <w:color w:val="000000" w:themeColor="text1"/>
          <w:sz w:val="18"/>
          <w:szCs w:val="18"/>
        </w:rPr>
      </w:pPr>
      <w:r w:rsidRPr="000B2097">
        <w:rPr>
          <w:rFonts w:ascii="Calibri" w:hAnsi="Calibri" w:cs="Calibri"/>
          <w:color w:val="000000" w:themeColor="text1"/>
          <w:sz w:val="18"/>
          <w:szCs w:val="18"/>
        </w:rPr>
        <w:t>Care Plan Task Linkage metadata must be preserved as part of the Care Plan Template Version and must not be inferred only at runtime.</w:t>
      </w:r>
      <w:r w:rsidRPr="001E6DA1">
        <w:rPr>
          <w:rFonts w:ascii="Calibri" w:hAnsi="Calibri" w:cs="Calibri"/>
          <w:color w:val="000000" w:themeColor="text1"/>
          <w:sz w:val="18"/>
          <w:szCs w:val="18"/>
        </w:rPr>
        <w:tab/>
      </w:r>
    </w:p>
    <w:p w14:paraId="6D70B577" w14:textId="77777777" w:rsidR="00F2021F" w:rsidRPr="000B2097" w:rsidRDefault="00F2021F" w:rsidP="000B2097">
      <w:pPr>
        <w:numPr>
          <w:ilvl w:val="0"/>
          <w:numId w:val="15"/>
        </w:numPr>
        <w:textAlignment w:val="center"/>
        <w:rPr>
          <w:rFonts w:ascii="Calibri" w:hAnsi="Calibri" w:cs="Calibri"/>
          <w:sz w:val="18"/>
          <w:szCs w:val="18"/>
        </w:rPr>
      </w:pPr>
      <w:r w:rsidRPr="000B2097">
        <w:rPr>
          <w:rFonts w:ascii="Calibri" w:hAnsi="Calibri" w:cs="Calibri"/>
          <w:sz w:val="18"/>
          <w:szCs w:val="18"/>
        </w:rPr>
        <w:t xml:space="preserve">A Goal with MeasurementType = Metric, Symptom, or Engagement must define one or more Goal Measurement Entries. </w:t>
      </w:r>
    </w:p>
    <w:p w14:paraId="17EE819B" w14:textId="77777777" w:rsidR="00F2021F" w:rsidRPr="000B2097" w:rsidRDefault="00F2021F" w:rsidP="000B2097">
      <w:pPr>
        <w:numPr>
          <w:ilvl w:val="0"/>
          <w:numId w:val="15"/>
        </w:numPr>
        <w:textAlignment w:val="center"/>
        <w:rPr>
          <w:rFonts w:ascii="Calibri" w:hAnsi="Calibri" w:cs="Calibri"/>
          <w:sz w:val="18"/>
          <w:szCs w:val="18"/>
        </w:rPr>
      </w:pPr>
      <w:r w:rsidRPr="000B2097">
        <w:rPr>
          <w:rFonts w:ascii="Calibri" w:hAnsi="Calibri" w:cs="Calibri"/>
          <w:sz w:val="18"/>
          <w:szCs w:val="18"/>
        </w:rPr>
        <w:t xml:space="preserve">A Goal with MeasurementType = Manual does not require Goal Measurement Entries. </w:t>
      </w:r>
    </w:p>
    <w:p w14:paraId="33EED606" w14:textId="77777777" w:rsidR="00F2021F" w:rsidRPr="000B2097" w:rsidRDefault="00F2021F" w:rsidP="000B2097">
      <w:pPr>
        <w:numPr>
          <w:ilvl w:val="0"/>
          <w:numId w:val="15"/>
        </w:numPr>
        <w:textAlignment w:val="center"/>
        <w:rPr>
          <w:rFonts w:ascii="Calibri" w:hAnsi="Calibri" w:cs="Calibri"/>
          <w:sz w:val="18"/>
          <w:szCs w:val="18"/>
        </w:rPr>
      </w:pPr>
      <w:r w:rsidRPr="000B2097">
        <w:rPr>
          <w:rFonts w:ascii="Calibri" w:hAnsi="Calibri" w:cs="Calibri"/>
          <w:sz w:val="18"/>
          <w:szCs w:val="18"/>
        </w:rPr>
        <w:t xml:space="preserve">Each Goal Measurement Entry must define: </w:t>
      </w:r>
    </w:p>
    <w:p w14:paraId="6C957F4A" w14:textId="77777777" w:rsidR="00F2021F" w:rsidRPr="000B2097" w:rsidRDefault="00F2021F" w:rsidP="000B2097">
      <w:pPr>
        <w:numPr>
          <w:ilvl w:val="1"/>
          <w:numId w:val="15"/>
        </w:numPr>
        <w:textAlignment w:val="center"/>
        <w:rPr>
          <w:rFonts w:ascii="Calibri" w:hAnsi="Calibri" w:cs="Calibri"/>
          <w:sz w:val="18"/>
          <w:szCs w:val="18"/>
        </w:rPr>
      </w:pPr>
      <w:r w:rsidRPr="000B2097">
        <w:rPr>
          <w:rFonts w:ascii="Calibri" w:hAnsi="Calibri" w:cs="Calibri"/>
          <w:sz w:val="18"/>
          <w:szCs w:val="18"/>
        </w:rPr>
        <w:t xml:space="preserve">AppliesToType </w:t>
      </w:r>
    </w:p>
    <w:p w14:paraId="3E41354A" w14:textId="77777777" w:rsidR="00F2021F" w:rsidRPr="000B2097" w:rsidRDefault="00F2021F" w:rsidP="000B2097">
      <w:pPr>
        <w:numPr>
          <w:ilvl w:val="1"/>
          <w:numId w:val="15"/>
        </w:numPr>
        <w:textAlignment w:val="center"/>
        <w:rPr>
          <w:rFonts w:ascii="Calibri" w:hAnsi="Calibri" w:cs="Calibri"/>
          <w:sz w:val="18"/>
          <w:szCs w:val="18"/>
        </w:rPr>
      </w:pPr>
      <w:r w:rsidRPr="000B2097">
        <w:rPr>
          <w:rFonts w:ascii="Calibri" w:hAnsi="Calibri" w:cs="Calibri"/>
          <w:sz w:val="18"/>
          <w:szCs w:val="18"/>
        </w:rPr>
        <w:t xml:space="preserve">LinkedEntityCode </w:t>
      </w:r>
    </w:p>
    <w:p w14:paraId="66A63804" w14:textId="77777777" w:rsidR="00F2021F" w:rsidRPr="000B2097" w:rsidRDefault="00F2021F" w:rsidP="000B2097">
      <w:pPr>
        <w:numPr>
          <w:ilvl w:val="0"/>
          <w:numId w:val="15"/>
        </w:numPr>
        <w:textAlignment w:val="center"/>
        <w:rPr>
          <w:rFonts w:ascii="Calibri" w:hAnsi="Calibri" w:cs="Calibri"/>
          <w:sz w:val="18"/>
          <w:szCs w:val="18"/>
        </w:rPr>
      </w:pPr>
      <w:r w:rsidRPr="000B2097">
        <w:rPr>
          <w:rFonts w:ascii="Calibri" w:hAnsi="Calibri" w:cs="Calibri"/>
          <w:sz w:val="18"/>
          <w:szCs w:val="18"/>
        </w:rPr>
        <w:t xml:space="preserve">Goal Measurement Entries must be compatible with the parent Goal MeasurementType: </w:t>
      </w:r>
    </w:p>
    <w:p w14:paraId="11BFCD05" w14:textId="77777777" w:rsidR="00F2021F" w:rsidRPr="000B2097" w:rsidRDefault="00F2021F" w:rsidP="000B2097">
      <w:pPr>
        <w:numPr>
          <w:ilvl w:val="1"/>
          <w:numId w:val="15"/>
        </w:numPr>
        <w:textAlignment w:val="center"/>
        <w:rPr>
          <w:rFonts w:ascii="Calibri" w:hAnsi="Calibri" w:cs="Calibri"/>
          <w:sz w:val="18"/>
          <w:szCs w:val="18"/>
        </w:rPr>
      </w:pPr>
      <w:r w:rsidRPr="000B2097">
        <w:rPr>
          <w:rFonts w:ascii="Calibri" w:hAnsi="Calibri" w:cs="Calibri"/>
          <w:sz w:val="18"/>
          <w:szCs w:val="18"/>
        </w:rPr>
        <w:t xml:space="preserve">Metric goal → Metric entries only </w:t>
      </w:r>
    </w:p>
    <w:p w14:paraId="0628EAF3" w14:textId="77777777" w:rsidR="00F2021F" w:rsidRPr="000B2097" w:rsidRDefault="00F2021F" w:rsidP="000B2097">
      <w:pPr>
        <w:numPr>
          <w:ilvl w:val="1"/>
          <w:numId w:val="15"/>
        </w:numPr>
        <w:textAlignment w:val="center"/>
        <w:rPr>
          <w:rFonts w:ascii="Calibri" w:hAnsi="Calibri" w:cs="Calibri"/>
          <w:sz w:val="18"/>
          <w:szCs w:val="18"/>
        </w:rPr>
      </w:pPr>
      <w:r w:rsidRPr="000B2097">
        <w:rPr>
          <w:rFonts w:ascii="Calibri" w:hAnsi="Calibri" w:cs="Calibri"/>
          <w:sz w:val="18"/>
          <w:szCs w:val="18"/>
        </w:rPr>
        <w:t xml:space="preserve">Symptom goal → SymptomQuestion entries only </w:t>
      </w:r>
    </w:p>
    <w:p w14:paraId="6ACA0D3E" w14:textId="77777777" w:rsidR="00F2021F" w:rsidRPr="000B2097" w:rsidRDefault="00F2021F" w:rsidP="000B2097">
      <w:pPr>
        <w:numPr>
          <w:ilvl w:val="1"/>
          <w:numId w:val="15"/>
        </w:numPr>
        <w:textAlignment w:val="center"/>
        <w:rPr>
          <w:rFonts w:ascii="Calibri" w:hAnsi="Calibri" w:cs="Calibri"/>
          <w:sz w:val="18"/>
          <w:szCs w:val="18"/>
        </w:rPr>
      </w:pPr>
      <w:r w:rsidRPr="000B2097">
        <w:rPr>
          <w:rFonts w:ascii="Calibri" w:hAnsi="Calibri" w:cs="Calibri"/>
          <w:sz w:val="18"/>
          <w:szCs w:val="18"/>
        </w:rPr>
        <w:t xml:space="preserve">Engagement goal → EngagementEvent entries only </w:t>
      </w:r>
    </w:p>
    <w:p w14:paraId="27E02653" w14:textId="084A063A" w:rsidR="00F2021F" w:rsidRPr="000B2097" w:rsidRDefault="00F2021F" w:rsidP="000B2097">
      <w:pPr>
        <w:numPr>
          <w:ilvl w:val="0"/>
          <w:numId w:val="15"/>
        </w:numPr>
        <w:textAlignment w:val="center"/>
        <w:rPr>
          <w:rFonts w:ascii="Calibri" w:hAnsi="Calibri" w:cs="Calibri"/>
          <w:sz w:val="18"/>
          <w:szCs w:val="18"/>
        </w:rPr>
      </w:pPr>
      <w:r w:rsidRPr="000B2097">
        <w:rPr>
          <w:rFonts w:ascii="Calibri" w:hAnsi="Calibri" w:cs="Calibri"/>
          <w:sz w:val="18"/>
          <w:szCs w:val="18"/>
        </w:rPr>
        <w:t>Target configuration must be stored at Goal Measurement Entry level for measurable goals.</w:t>
      </w:r>
    </w:p>
    <w:p w14:paraId="7E8C300A" w14:textId="5FC509B4" w:rsidR="006932D8" w:rsidRPr="009B037E" w:rsidRDefault="00F2021F" w:rsidP="004C5833">
      <w:pPr>
        <w:pStyle w:val="Heading2"/>
        <w:numPr>
          <w:ilvl w:val="1"/>
          <w:numId w:val="9"/>
        </w:numPr>
        <w:rPr>
          <w:rFonts w:ascii="Calibri" w:eastAsia="Times New Roman" w:hAnsi="Calibri" w:cs="Calibri"/>
          <w:b/>
          <w:bCs/>
          <w:sz w:val="20"/>
          <w:szCs w:val="20"/>
        </w:rPr>
      </w:pPr>
      <w:r>
        <w:rPr>
          <w:rFonts w:hAnsi="Symbol"/>
        </w:rPr>
        <w:t></w:t>
      </w:r>
      <w:r>
        <w:t xml:space="preserve">  </w:t>
      </w:r>
      <w:bookmarkStart w:id="485" w:name="_Toc228282997"/>
      <w:bookmarkStart w:id="486" w:name="_Toc228300298"/>
      <w:bookmarkStart w:id="487" w:name="_Toc228282998"/>
      <w:bookmarkStart w:id="488" w:name="_Toc228300299"/>
      <w:bookmarkStart w:id="489" w:name="_Toc228282999"/>
      <w:bookmarkStart w:id="490" w:name="_Toc228300300"/>
      <w:bookmarkStart w:id="491" w:name="_Toc228283000"/>
      <w:bookmarkStart w:id="492" w:name="_Toc228300301"/>
      <w:bookmarkStart w:id="493" w:name="_Toc228283001"/>
      <w:bookmarkStart w:id="494" w:name="_Toc228300302"/>
      <w:bookmarkStart w:id="495" w:name="_Toc228283002"/>
      <w:bookmarkStart w:id="496" w:name="_Toc228300303"/>
      <w:bookmarkStart w:id="497" w:name="_Toc228283003"/>
      <w:bookmarkStart w:id="498" w:name="_Toc228300304"/>
      <w:bookmarkStart w:id="499" w:name="_Toc228283004"/>
      <w:bookmarkStart w:id="500" w:name="_Toc228300305"/>
      <w:bookmarkStart w:id="501" w:name="_Toc228283005"/>
      <w:bookmarkStart w:id="502" w:name="_Toc228300306"/>
      <w:bookmarkStart w:id="503" w:name="_Toc228283006"/>
      <w:bookmarkStart w:id="504" w:name="_Toc228300307"/>
      <w:bookmarkStart w:id="505" w:name="_Toc228283007"/>
      <w:bookmarkStart w:id="506" w:name="_Toc228300308"/>
      <w:bookmarkStart w:id="507" w:name="_Toc228283008"/>
      <w:bookmarkStart w:id="508" w:name="_Toc228300309"/>
      <w:bookmarkStart w:id="509" w:name="_Toc228283009"/>
      <w:bookmarkStart w:id="510" w:name="_Toc228300310"/>
      <w:bookmarkStart w:id="511" w:name="_Toc228283010"/>
      <w:bookmarkStart w:id="512" w:name="_Toc228300311"/>
      <w:bookmarkStart w:id="513" w:name="_Toc228300312"/>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r w:rsidR="006932D8" w:rsidRPr="009B037E">
        <w:rPr>
          <w:rFonts w:ascii="Calibri" w:eastAsia="Times New Roman" w:hAnsi="Calibri" w:cs="Calibri"/>
          <w:b/>
          <w:bCs/>
          <w:sz w:val="20"/>
          <w:szCs w:val="20"/>
        </w:rPr>
        <w:t>Linking Resolution Model</w:t>
      </w:r>
      <w:bookmarkEnd w:id="513"/>
    </w:p>
    <w:p w14:paraId="0E98909C" w14:textId="77777777" w:rsidR="004779E9" w:rsidRPr="009B037E" w:rsidRDefault="004779E9" w:rsidP="004779E9">
      <w:pPr>
        <w:rPr>
          <w:rFonts w:ascii="Calibri" w:hAnsi="Calibri" w:cs="Calibri"/>
          <w:sz w:val="18"/>
          <w:szCs w:val="18"/>
        </w:rPr>
      </w:pPr>
    </w:p>
    <w:p w14:paraId="1C5B1367" w14:textId="30B0735E" w:rsidR="008A79DD" w:rsidRPr="009B037E" w:rsidRDefault="008A79DD" w:rsidP="008A79DD">
      <w:pPr>
        <w:ind w:left="405"/>
        <w:rPr>
          <w:rFonts w:ascii="Calibri" w:hAnsi="Calibri" w:cs="Calibri"/>
          <w:sz w:val="18"/>
          <w:szCs w:val="18"/>
        </w:rPr>
      </w:pPr>
      <w:r w:rsidRPr="009B037E">
        <w:rPr>
          <w:rFonts w:ascii="Calibri" w:hAnsi="Calibri" w:cs="Calibri"/>
          <w:sz w:val="18"/>
          <w:szCs w:val="18"/>
        </w:rPr>
        <w:t>Linking in Template Service supports two resolution models:</w:t>
      </w:r>
    </w:p>
    <w:p w14:paraId="6B557D67" w14:textId="77777777" w:rsidR="00110DB8" w:rsidRPr="009B037E" w:rsidRDefault="00110DB8" w:rsidP="008A79DD">
      <w:pPr>
        <w:ind w:left="405"/>
        <w:rPr>
          <w:rFonts w:ascii="Calibri" w:hAnsi="Calibri" w:cs="Calibri"/>
          <w:sz w:val="18"/>
          <w:szCs w:val="18"/>
        </w:rPr>
      </w:pPr>
    </w:p>
    <w:p w14:paraId="3454D838" w14:textId="48B1DCAE" w:rsidR="009725FF" w:rsidRPr="009B037E" w:rsidRDefault="009725FF" w:rsidP="007725E1">
      <w:pPr>
        <w:pStyle w:val="ListParagraph"/>
        <w:numPr>
          <w:ilvl w:val="0"/>
          <w:numId w:val="66"/>
        </w:numPr>
        <w:rPr>
          <w:rFonts w:ascii="Calibri" w:hAnsi="Calibri" w:cs="Calibri"/>
          <w:sz w:val="18"/>
          <w:szCs w:val="18"/>
        </w:rPr>
      </w:pPr>
      <w:r w:rsidRPr="009B037E">
        <w:rPr>
          <w:rFonts w:ascii="Calibri" w:hAnsi="Calibri" w:cs="Calibri"/>
          <w:b/>
          <w:bCs/>
          <w:sz w:val="18"/>
          <w:szCs w:val="18"/>
        </w:rPr>
        <w:t>Direct Links</w:t>
      </w:r>
      <w:r w:rsidRPr="009B037E">
        <w:rPr>
          <w:rFonts w:ascii="Calibri" w:hAnsi="Calibri" w:cs="Calibri"/>
          <w:sz w:val="18"/>
          <w:szCs w:val="18"/>
        </w:rPr>
        <w:t xml:space="preserve">: explicitly selected during template design and stored as TemplateVersionID references </w:t>
      </w:r>
    </w:p>
    <w:p w14:paraId="1D945E7F" w14:textId="07CD9C84" w:rsidR="008A79DD" w:rsidRPr="009B037E" w:rsidRDefault="009725FF" w:rsidP="007725E1">
      <w:pPr>
        <w:pStyle w:val="ListParagraph"/>
        <w:numPr>
          <w:ilvl w:val="0"/>
          <w:numId w:val="66"/>
        </w:numPr>
        <w:rPr>
          <w:rFonts w:ascii="Calibri" w:hAnsi="Calibri" w:cs="Calibri"/>
          <w:sz w:val="18"/>
          <w:szCs w:val="18"/>
        </w:rPr>
      </w:pPr>
      <w:r w:rsidRPr="009B037E">
        <w:rPr>
          <w:rFonts w:ascii="Calibri" w:hAnsi="Calibri" w:cs="Calibri"/>
          <w:b/>
          <w:bCs/>
          <w:sz w:val="18"/>
          <w:szCs w:val="18"/>
        </w:rPr>
        <w:t>Derived Links</w:t>
      </w:r>
      <w:r w:rsidRPr="009B037E">
        <w:rPr>
          <w:rFonts w:ascii="Calibri" w:hAnsi="Calibri" w:cs="Calibri"/>
          <w:sz w:val="18"/>
          <w:szCs w:val="18"/>
        </w:rPr>
        <w:t>: resolved using metadata/entity compatibility rules and stored only where applicable in downstream runtime usage</w:t>
      </w:r>
    </w:p>
    <w:p w14:paraId="19F26B2F" w14:textId="77777777" w:rsidR="009725FF" w:rsidRPr="009B037E" w:rsidRDefault="009725FF" w:rsidP="009725FF">
      <w:pPr>
        <w:ind w:left="360"/>
        <w:rPr>
          <w:rFonts w:ascii="Calibri" w:hAnsi="Calibri" w:cs="Calibri"/>
          <w:sz w:val="18"/>
          <w:szCs w:val="18"/>
        </w:rPr>
      </w:pPr>
    </w:p>
    <w:p w14:paraId="0188BC87" w14:textId="7B837E5A" w:rsidR="004779E9" w:rsidRPr="009B037E" w:rsidRDefault="004779E9" w:rsidP="00357DFF">
      <w:pPr>
        <w:ind w:left="405"/>
        <w:rPr>
          <w:rFonts w:ascii="Calibri" w:hAnsi="Calibri" w:cs="Calibri"/>
          <w:b/>
          <w:bCs/>
          <w:sz w:val="18"/>
          <w:szCs w:val="18"/>
        </w:rPr>
      </w:pPr>
      <w:r w:rsidRPr="009B037E">
        <w:rPr>
          <w:rFonts w:ascii="Calibri" w:hAnsi="Calibri" w:cs="Calibri"/>
          <w:b/>
          <w:bCs/>
          <w:sz w:val="18"/>
          <w:szCs w:val="18"/>
        </w:rPr>
        <w:t>Direct Links</w:t>
      </w:r>
    </w:p>
    <w:p w14:paraId="70252D68" w14:textId="77777777" w:rsidR="003C4F11" w:rsidRPr="009B037E" w:rsidRDefault="003C4F11" w:rsidP="00357DFF">
      <w:pPr>
        <w:ind w:left="405"/>
        <w:rPr>
          <w:rFonts w:ascii="Calibri" w:hAnsi="Calibri" w:cs="Calibri"/>
          <w:b/>
          <w:bCs/>
          <w:sz w:val="18"/>
          <w:szCs w:val="18"/>
        </w:rPr>
      </w:pPr>
    </w:p>
    <w:p w14:paraId="75B530DA" w14:textId="77777777" w:rsidR="004779E9" w:rsidRPr="009B037E" w:rsidRDefault="004779E9" w:rsidP="00357DFF">
      <w:pPr>
        <w:ind w:left="405"/>
        <w:rPr>
          <w:rFonts w:ascii="Calibri" w:hAnsi="Calibri" w:cs="Calibri"/>
          <w:sz w:val="18"/>
          <w:szCs w:val="18"/>
        </w:rPr>
      </w:pPr>
      <w:r w:rsidRPr="009B037E">
        <w:rPr>
          <w:rFonts w:ascii="Calibri" w:hAnsi="Calibri" w:cs="Calibri"/>
          <w:sz w:val="18"/>
          <w:szCs w:val="18"/>
        </w:rPr>
        <w:t>Direct links are selected during template design and stored explicitly in the template version.</w:t>
      </w:r>
    </w:p>
    <w:p w14:paraId="432002AC" w14:textId="77777777" w:rsidR="004779E9" w:rsidRPr="009B037E" w:rsidRDefault="004779E9" w:rsidP="00357DFF">
      <w:pPr>
        <w:ind w:left="405"/>
        <w:rPr>
          <w:rFonts w:ascii="Calibri" w:hAnsi="Calibri" w:cs="Calibri"/>
          <w:sz w:val="18"/>
          <w:szCs w:val="18"/>
        </w:rPr>
      </w:pPr>
      <w:r w:rsidRPr="009B037E">
        <w:rPr>
          <w:rFonts w:ascii="Calibri" w:hAnsi="Calibri" w:cs="Calibri"/>
          <w:sz w:val="18"/>
          <w:szCs w:val="18"/>
        </w:rPr>
        <w:t>Examples:</w:t>
      </w:r>
    </w:p>
    <w:p w14:paraId="4AD81B7B" w14:textId="25F78302" w:rsidR="00516FA8" w:rsidRPr="00516FA8" w:rsidRDefault="00516FA8" w:rsidP="007725E1">
      <w:pPr>
        <w:pStyle w:val="ListParagraph"/>
        <w:numPr>
          <w:ilvl w:val="0"/>
          <w:numId w:val="91"/>
        </w:numPr>
        <w:rPr>
          <w:rFonts w:ascii="Calibri" w:hAnsi="Calibri" w:cs="Calibri"/>
          <w:sz w:val="18"/>
          <w:szCs w:val="18"/>
        </w:rPr>
      </w:pPr>
      <w:r w:rsidRPr="00516FA8">
        <w:rPr>
          <w:rFonts w:ascii="Calibri" w:hAnsi="Calibri" w:cs="Calibri"/>
          <w:sz w:val="18"/>
          <w:szCs w:val="18"/>
        </w:rPr>
        <w:t xml:space="preserve">Care Plan → OKR Template </w:t>
      </w:r>
    </w:p>
    <w:p w14:paraId="5FA30CE2" w14:textId="2369B613" w:rsidR="00516FA8" w:rsidRPr="00516FA8" w:rsidRDefault="00516FA8" w:rsidP="007725E1">
      <w:pPr>
        <w:pStyle w:val="ListParagraph"/>
        <w:numPr>
          <w:ilvl w:val="0"/>
          <w:numId w:val="91"/>
        </w:numPr>
        <w:rPr>
          <w:rFonts w:ascii="Calibri" w:hAnsi="Calibri" w:cs="Calibri"/>
          <w:sz w:val="18"/>
          <w:szCs w:val="18"/>
        </w:rPr>
      </w:pPr>
      <w:r w:rsidRPr="00516FA8">
        <w:rPr>
          <w:rFonts w:ascii="Calibri" w:hAnsi="Calibri" w:cs="Calibri"/>
          <w:sz w:val="18"/>
          <w:szCs w:val="18"/>
        </w:rPr>
        <w:t xml:space="preserve">Care Plan → Task Template </w:t>
      </w:r>
    </w:p>
    <w:p w14:paraId="0D3213B8" w14:textId="297AC248" w:rsidR="00516FA8" w:rsidRPr="00516FA8" w:rsidRDefault="00516FA8" w:rsidP="007725E1">
      <w:pPr>
        <w:pStyle w:val="ListParagraph"/>
        <w:numPr>
          <w:ilvl w:val="0"/>
          <w:numId w:val="91"/>
        </w:numPr>
        <w:rPr>
          <w:rFonts w:ascii="Calibri" w:hAnsi="Calibri" w:cs="Calibri"/>
          <w:sz w:val="18"/>
          <w:szCs w:val="18"/>
        </w:rPr>
      </w:pPr>
      <w:r w:rsidRPr="00516FA8">
        <w:rPr>
          <w:rFonts w:ascii="Calibri" w:hAnsi="Calibri" w:cs="Calibri"/>
          <w:sz w:val="18"/>
          <w:szCs w:val="18"/>
        </w:rPr>
        <w:t xml:space="preserve">Care Plan → Symptom Template </w:t>
      </w:r>
    </w:p>
    <w:p w14:paraId="552B369C" w14:textId="657C13A7" w:rsidR="00516FA8" w:rsidRPr="00516FA8" w:rsidRDefault="00516FA8" w:rsidP="007725E1">
      <w:pPr>
        <w:pStyle w:val="ListParagraph"/>
        <w:numPr>
          <w:ilvl w:val="0"/>
          <w:numId w:val="91"/>
        </w:numPr>
        <w:rPr>
          <w:rFonts w:ascii="Calibri" w:hAnsi="Calibri" w:cs="Calibri"/>
          <w:sz w:val="18"/>
          <w:szCs w:val="18"/>
        </w:rPr>
      </w:pPr>
      <w:r w:rsidRPr="00516FA8">
        <w:rPr>
          <w:rFonts w:ascii="Calibri" w:hAnsi="Calibri" w:cs="Calibri"/>
          <w:sz w:val="18"/>
          <w:szCs w:val="18"/>
        </w:rPr>
        <w:t xml:space="preserve">KR → Task Template </w:t>
      </w:r>
    </w:p>
    <w:p w14:paraId="75DAE46C" w14:textId="640AE327" w:rsidR="00516FA8" w:rsidRDefault="00516FA8" w:rsidP="007725E1">
      <w:pPr>
        <w:pStyle w:val="ListParagraph"/>
        <w:numPr>
          <w:ilvl w:val="0"/>
          <w:numId w:val="91"/>
        </w:numPr>
        <w:rPr>
          <w:rFonts w:ascii="Calibri" w:hAnsi="Calibri" w:cs="Calibri"/>
          <w:sz w:val="18"/>
          <w:szCs w:val="18"/>
        </w:rPr>
      </w:pPr>
      <w:r w:rsidRPr="00516FA8">
        <w:rPr>
          <w:rFonts w:ascii="Calibri" w:hAnsi="Calibri" w:cs="Calibri"/>
          <w:sz w:val="18"/>
          <w:szCs w:val="18"/>
        </w:rPr>
        <w:t xml:space="preserve">KR → Symptom Template </w:t>
      </w:r>
    </w:p>
    <w:p w14:paraId="02FDD4A8" w14:textId="28511666" w:rsidR="001666B1" w:rsidRPr="001666B1" w:rsidRDefault="001666B1" w:rsidP="001666B1">
      <w:pPr>
        <w:pStyle w:val="ListParagraph"/>
        <w:numPr>
          <w:ilvl w:val="0"/>
          <w:numId w:val="91"/>
        </w:numPr>
        <w:rPr>
          <w:rFonts w:ascii="Calibri" w:hAnsi="Calibri" w:cs="Calibri"/>
          <w:sz w:val="18"/>
          <w:szCs w:val="18"/>
        </w:rPr>
      </w:pPr>
      <w:r w:rsidRPr="001666B1">
        <w:rPr>
          <w:rFonts w:ascii="Calibri" w:hAnsi="Calibri" w:cs="Calibri"/>
          <w:sz w:val="18"/>
          <w:szCs w:val="18"/>
        </w:rPr>
        <w:t>Care Plan → Goal Template</w:t>
      </w:r>
    </w:p>
    <w:p w14:paraId="2B705DD1" w14:textId="7F572DFD" w:rsidR="001666B1" w:rsidRPr="00516FA8" w:rsidRDefault="001666B1" w:rsidP="001666B1">
      <w:pPr>
        <w:pStyle w:val="ListParagraph"/>
        <w:numPr>
          <w:ilvl w:val="0"/>
          <w:numId w:val="91"/>
        </w:numPr>
        <w:rPr>
          <w:rFonts w:ascii="Calibri" w:hAnsi="Calibri" w:cs="Calibri"/>
          <w:sz w:val="18"/>
          <w:szCs w:val="18"/>
        </w:rPr>
      </w:pPr>
      <w:r w:rsidRPr="001666B1">
        <w:rPr>
          <w:rFonts w:ascii="Calibri" w:hAnsi="Calibri" w:cs="Calibri"/>
          <w:sz w:val="18"/>
          <w:szCs w:val="18"/>
        </w:rPr>
        <w:t>Care Plan → Monitoring Template</w:t>
      </w:r>
    </w:p>
    <w:p w14:paraId="4BC1EFF2" w14:textId="10B9482E" w:rsidR="00FB0ED7" w:rsidRPr="00516FA8" w:rsidRDefault="00516FA8" w:rsidP="007725E1">
      <w:pPr>
        <w:pStyle w:val="ListParagraph"/>
        <w:numPr>
          <w:ilvl w:val="0"/>
          <w:numId w:val="91"/>
        </w:numPr>
        <w:rPr>
          <w:rFonts w:ascii="Calibri" w:hAnsi="Calibri" w:cs="Calibri"/>
          <w:sz w:val="18"/>
          <w:szCs w:val="18"/>
        </w:rPr>
      </w:pPr>
      <w:r w:rsidRPr="00516FA8">
        <w:rPr>
          <w:rFonts w:ascii="Calibri" w:hAnsi="Calibri" w:cs="Calibri"/>
          <w:sz w:val="18"/>
          <w:szCs w:val="18"/>
        </w:rPr>
        <w:t>Threshold Template → Alert Policy Template</w:t>
      </w:r>
    </w:p>
    <w:p w14:paraId="75970639" w14:textId="36C7F7A4" w:rsidR="004779E9" w:rsidRPr="009B037E" w:rsidRDefault="004779E9" w:rsidP="00357DFF">
      <w:pPr>
        <w:ind w:left="405"/>
        <w:rPr>
          <w:rFonts w:ascii="Calibri" w:hAnsi="Calibri" w:cs="Calibri"/>
          <w:b/>
          <w:bCs/>
          <w:sz w:val="18"/>
          <w:szCs w:val="18"/>
        </w:rPr>
      </w:pPr>
      <w:r w:rsidRPr="009B037E">
        <w:rPr>
          <w:rFonts w:ascii="Calibri" w:hAnsi="Calibri" w:cs="Calibri"/>
          <w:b/>
          <w:bCs/>
          <w:sz w:val="18"/>
          <w:szCs w:val="18"/>
        </w:rPr>
        <w:t>Derived Links</w:t>
      </w:r>
    </w:p>
    <w:p w14:paraId="7888D77C" w14:textId="77777777" w:rsidR="00FB0ED7" w:rsidRPr="009B037E" w:rsidRDefault="00FB0ED7" w:rsidP="00357DFF">
      <w:pPr>
        <w:ind w:left="405"/>
        <w:rPr>
          <w:rFonts w:ascii="Calibri" w:hAnsi="Calibri" w:cs="Calibri"/>
          <w:b/>
          <w:bCs/>
          <w:sz w:val="18"/>
          <w:szCs w:val="18"/>
        </w:rPr>
      </w:pPr>
    </w:p>
    <w:p w14:paraId="7A3DDA08" w14:textId="77777777" w:rsidR="00FB0ED7" w:rsidRPr="00FB0ED7" w:rsidRDefault="00FB0ED7" w:rsidP="00FB0ED7">
      <w:pPr>
        <w:ind w:left="405"/>
        <w:rPr>
          <w:rFonts w:ascii="Calibri" w:hAnsi="Calibri" w:cs="Calibri"/>
          <w:sz w:val="18"/>
          <w:szCs w:val="18"/>
        </w:rPr>
      </w:pPr>
      <w:r w:rsidRPr="00FB0ED7">
        <w:rPr>
          <w:rFonts w:ascii="Calibri" w:hAnsi="Calibri" w:cs="Calibri"/>
          <w:sz w:val="18"/>
          <w:szCs w:val="18"/>
        </w:rPr>
        <w:t>Derived links are not manually selected in the source template.</w:t>
      </w:r>
    </w:p>
    <w:p w14:paraId="31E253CD" w14:textId="77777777" w:rsidR="00FB0ED7" w:rsidRPr="00FB0ED7" w:rsidRDefault="00FB0ED7" w:rsidP="00FB0ED7">
      <w:pPr>
        <w:ind w:left="405"/>
        <w:rPr>
          <w:rFonts w:ascii="Calibri" w:hAnsi="Calibri" w:cs="Calibri"/>
          <w:sz w:val="18"/>
          <w:szCs w:val="18"/>
        </w:rPr>
      </w:pPr>
      <w:r w:rsidRPr="00FB0ED7">
        <w:rPr>
          <w:rFonts w:ascii="Calibri" w:hAnsi="Calibri" w:cs="Calibri"/>
          <w:sz w:val="18"/>
          <w:szCs w:val="18"/>
        </w:rPr>
        <w:t>Instead, the system resolves the matching template using the applicable entity reference and compatibility rules.</w:t>
      </w:r>
    </w:p>
    <w:p w14:paraId="52B5B2B8" w14:textId="77777777" w:rsidR="00FB0ED7" w:rsidRPr="00FB0ED7" w:rsidRDefault="00FB0ED7" w:rsidP="00FB0ED7">
      <w:pPr>
        <w:ind w:left="405"/>
        <w:rPr>
          <w:rFonts w:ascii="Calibri" w:hAnsi="Calibri" w:cs="Calibri"/>
          <w:sz w:val="18"/>
          <w:szCs w:val="18"/>
        </w:rPr>
      </w:pPr>
      <w:r w:rsidRPr="00FB0ED7">
        <w:rPr>
          <w:rFonts w:ascii="Calibri" w:hAnsi="Calibri" w:cs="Calibri"/>
          <w:sz w:val="18"/>
          <w:szCs w:val="18"/>
        </w:rPr>
        <w:t>Examples:</w:t>
      </w:r>
    </w:p>
    <w:p w14:paraId="46F5D78F" w14:textId="25F88AA7" w:rsidR="006C574A" w:rsidRPr="000B2097" w:rsidRDefault="006C574A" w:rsidP="000B2097">
      <w:pPr>
        <w:numPr>
          <w:ilvl w:val="0"/>
          <w:numId w:val="67"/>
        </w:numPr>
        <w:tabs>
          <w:tab w:val="clear" w:pos="720"/>
          <w:tab w:val="num" w:pos="1125"/>
        </w:tabs>
        <w:ind w:left="1125"/>
        <w:rPr>
          <w:rFonts w:ascii="Calibri" w:hAnsi="Calibri" w:cs="Calibri"/>
          <w:sz w:val="18"/>
          <w:szCs w:val="18"/>
        </w:rPr>
      </w:pPr>
      <w:r>
        <w:rPr>
          <w:rFonts w:ascii="Calibri" w:hAnsi="Calibri" w:cs="Calibri"/>
          <w:sz w:val="18"/>
          <w:szCs w:val="18"/>
        </w:rPr>
        <w:t xml:space="preserve">KR identifies tracked entity using AppliesToType + LinkedEntityCode </w:t>
      </w:r>
    </w:p>
    <w:p w14:paraId="605B6269" w14:textId="77777777" w:rsidR="006C574A" w:rsidRPr="000B2097" w:rsidRDefault="006C574A" w:rsidP="000B2097">
      <w:pPr>
        <w:numPr>
          <w:ilvl w:val="0"/>
          <w:numId w:val="67"/>
        </w:numPr>
        <w:tabs>
          <w:tab w:val="clear" w:pos="720"/>
          <w:tab w:val="num" w:pos="1125"/>
        </w:tabs>
        <w:ind w:left="1125"/>
        <w:rPr>
          <w:rFonts w:ascii="Calibri" w:hAnsi="Calibri" w:cs="Calibri"/>
          <w:sz w:val="18"/>
          <w:szCs w:val="18"/>
        </w:rPr>
      </w:pPr>
      <w:r>
        <w:rPr>
          <w:rFonts w:ascii="Calibri" w:hAnsi="Calibri" w:cs="Calibri"/>
          <w:sz w:val="18"/>
          <w:szCs w:val="18"/>
        </w:rPr>
        <w:t xml:space="preserve">Where a Monitoring Definition has ThresholdApplicable = True, the system resolves the compatible Published Threshold Template using: </w:t>
      </w:r>
    </w:p>
    <w:p w14:paraId="2CDB51B4" w14:textId="77777777" w:rsidR="006C574A" w:rsidRPr="000B2097" w:rsidRDefault="006C574A" w:rsidP="000B2097">
      <w:pPr>
        <w:numPr>
          <w:ilvl w:val="1"/>
          <w:numId w:val="67"/>
        </w:numPr>
        <w:rPr>
          <w:rFonts w:ascii="Calibri" w:hAnsi="Calibri" w:cs="Calibri"/>
          <w:sz w:val="18"/>
          <w:szCs w:val="18"/>
        </w:rPr>
      </w:pPr>
      <w:r>
        <w:rPr>
          <w:rFonts w:ascii="Calibri" w:hAnsi="Calibri" w:cs="Calibri"/>
          <w:sz w:val="18"/>
          <w:szCs w:val="18"/>
        </w:rPr>
        <w:t xml:space="preserve">AppliesToType </w:t>
      </w:r>
    </w:p>
    <w:p w14:paraId="74DA2E05" w14:textId="77777777" w:rsidR="006C574A" w:rsidRPr="000B2097" w:rsidRDefault="006C574A" w:rsidP="000B2097">
      <w:pPr>
        <w:numPr>
          <w:ilvl w:val="1"/>
          <w:numId w:val="67"/>
        </w:numPr>
        <w:rPr>
          <w:rFonts w:ascii="Calibri" w:hAnsi="Calibri" w:cs="Calibri"/>
          <w:sz w:val="18"/>
          <w:szCs w:val="18"/>
        </w:rPr>
      </w:pPr>
      <w:r>
        <w:rPr>
          <w:rFonts w:ascii="Calibri" w:hAnsi="Calibri" w:cs="Calibri"/>
          <w:sz w:val="18"/>
          <w:szCs w:val="18"/>
        </w:rPr>
        <w:t xml:space="preserve">LinkedEntityCode </w:t>
      </w:r>
    </w:p>
    <w:p w14:paraId="71246887" w14:textId="77777777" w:rsidR="006C574A" w:rsidRPr="000B2097" w:rsidRDefault="006C574A" w:rsidP="000B2097">
      <w:pPr>
        <w:numPr>
          <w:ilvl w:val="1"/>
          <w:numId w:val="67"/>
        </w:numPr>
        <w:rPr>
          <w:rFonts w:ascii="Calibri" w:hAnsi="Calibri" w:cs="Calibri"/>
          <w:sz w:val="18"/>
          <w:szCs w:val="18"/>
        </w:rPr>
      </w:pPr>
      <w:r>
        <w:rPr>
          <w:rFonts w:ascii="Calibri" w:hAnsi="Calibri" w:cs="Calibri"/>
          <w:sz w:val="18"/>
          <w:szCs w:val="18"/>
        </w:rPr>
        <w:t xml:space="preserve">template profile compatibility </w:t>
      </w:r>
    </w:p>
    <w:p w14:paraId="1CCB06D8" w14:textId="77777777" w:rsidR="006C574A" w:rsidRPr="000B2097" w:rsidRDefault="006C574A" w:rsidP="000B2097">
      <w:pPr>
        <w:numPr>
          <w:ilvl w:val="1"/>
          <w:numId w:val="67"/>
        </w:numPr>
        <w:rPr>
          <w:rFonts w:ascii="Calibri" w:hAnsi="Calibri" w:cs="Calibri"/>
          <w:sz w:val="18"/>
          <w:szCs w:val="18"/>
        </w:rPr>
      </w:pPr>
      <w:r>
        <w:rPr>
          <w:rFonts w:ascii="Calibri" w:hAnsi="Calibri" w:cs="Calibri"/>
          <w:sz w:val="18"/>
          <w:szCs w:val="18"/>
        </w:rPr>
        <w:t xml:space="preserve">Published status </w:t>
      </w:r>
    </w:p>
    <w:p w14:paraId="33D2536D" w14:textId="77777777" w:rsidR="006C574A" w:rsidRPr="000B2097" w:rsidRDefault="006C574A" w:rsidP="000B2097">
      <w:pPr>
        <w:numPr>
          <w:ilvl w:val="0"/>
          <w:numId w:val="67"/>
        </w:numPr>
        <w:tabs>
          <w:tab w:val="clear" w:pos="720"/>
          <w:tab w:val="num" w:pos="1125"/>
        </w:tabs>
        <w:ind w:left="1125"/>
        <w:rPr>
          <w:rFonts w:ascii="Calibri" w:hAnsi="Calibri" w:cs="Calibri"/>
          <w:sz w:val="18"/>
          <w:szCs w:val="18"/>
        </w:rPr>
      </w:pPr>
      <w:r>
        <w:rPr>
          <w:rFonts w:ascii="Calibri" w:hAnsi="Calibri" w:cs="Calibri"/>
          <w:sz w:val="18"/>
          <w:szCs w:val="18"/>
        </w:rPr>
        <w:t xml:space="preserve">The resolved Threshold Template is used by downstream runtime services to create patient-level Threshold Runtime setup where applicable. </w:t>
      </w:r>
    </w:p>
    <w:p w14:paraId="26D756F7" w14:textId="77777777" w:rsidR="006C574A" w:rsidRPr="000B2097" w:rsidRDefault="006C574A" w:rsidP="000B2097">
      <w:pPr>
        <w:numPr>
          <w:ilvl w:val="0"/>
          <w:numId w:val="67"/>
        </w:numPr>
        <w:tabs>
          <w:tab w:val="clear" w:pos="720"/>
          <w:tab w:val="num" w:pos="1125"/>
        </w:tabs>
        <w:ind w:left="1125"/>
        <w:rPr>
          <w:rFonts w:ascii="Calibri" w:hAnsi="Calibri" w:cs="Calibri"/>
          <w:sz w:val="18"/>
          <w:szCs w:val="18"/>
        </w:rPr>
      </w:pPr>
      <w:r>
        <w:rPr>
          <w:rFonts w:ascii="Calibri" w:hAnsi="Calibri" w:cs="Calibri"/>
          <w:sz w:val="18"/>
          <w:szCs w:val="18"/>
        </w:rPr>
        <w:t>Monitoring Template → Threshold Template is a derived link and is not manually selected in the Monitoring Template.</w:t>
      </w:r>
    </w:p>
    <w:p w14:paraId="3187E028" w14:textId="77777777" w:rsidR="006C574A" w:rsidRPr="00EB1BB4" w:rsidRDefault="006C574A" w:rsidP="00EB1BB4">
      <w:pPr>
        <w:numPr>
          <w:ilvl w:val="0"/>
          <w:numId w:val="67"/>
        </w:numPr>
        <w:tabs>
          <w:tab w:val="clear" w:pos="720"/>
          <w:tab w:val="num" w:pos="1125"/>
        </w:tabs>
        <w:ind w:left="1125"/>
        <w:rPr>
          <w:rFonts w:ascii="Calibri" w:hAnsi="Calibri" w:cs="Calibri"/>
          <w:sz w:val="18"/>
          <w:szCs w:val="18"/>
        </w:rPr>
      </w:pPr>
    </w:p>
    <w:p w14:paraId="4EF5C08A" w14:textId="77777777" w:rsidR="00FB0ED7" w:rsidRPr="00FB0ED7" w:rsidRDefault="00FB0ED7" w:rsidP="00FB0ED7">
      <w:pPr>
        <w:ind w:left="405"/>
        <w:rPr>
          <w:rFonts w:ascii="Calibri" w:hAnsi="Calibri" w:cs="Calibri"/>
          <w:b/>
          <w:bCs/>
          <w:sz w:val="18"/>
          <w:szCs w:val="18"/>
        </w:rPr>
      </w:pPr>
      <w:r w:rsidRPr="00FB0ED7">
        <w:rPr>
          <w:rFonts w:ascii="Calibri" w:hAnsi="Calibri" w:cs="Calibri"/>
          <w:b/>
          <w:bCs/>
          <w:sz w:val="18"/>
          <w:szCs w:val="18"/>
        </w:rPr>
        <w:lastRenderedPageBreak/>
        <w:t>Rules</w:t>
      </w:r>
    </w:p>
    <w:p w14:paraId="61A49FBC" w14:textId="4ECB581A" w:rsidR="00FB0ED7" w:rsidRDefault="00FB0ED7" w:rsidP="007725E1">
      <w:pPr>
        <w:numPr>
          <w:ilvl w:val="0"/>
          <w:numId w:val="68"/>
        </w:numPr>
        <w:tabs>
          <w:tab w:val="clear" w:pos="720"/>
          <w:tab w:val="num" w:pos="1125"/>
        </w:tabs>
        <w:ind w:left="1125"/>
        <w:rPr>
          <w:rFonts w:ascii="Calibri" w:hAnsi="Calibri" w:cs="Calibri"/>
          <w:sz w:val="18"/>
          <w:szCs w:val="18"/>
        </w:rPr>
      </w:pPr>
    </w:p>
    <w:p w14:paraId="662AC646" w14:textId="77777777" w:rsidR="00FC5EB2" w:rsidRPr="000B2097" w:rsidRDefault="00FC5EB2" w:rsidP="000B2097">
      <w:pPr>
        <w:numPr>
          <w:ilvl w:val="0"/>
          <w:numId w:val="67"/>
        </w:numPr>
        <w:tabs>
          <w:tab w:val="clear" w:pos="720"/>
          <w:tab w:val="num" w:pos="1125"/>
        </w:tabs>
        <w:ind w:left="1125"/>
        <w:rPr>
          <w:rFonts w:ascii="Calibri" w:hAnsi="Calibri" w:cs="Calibri"/>
          <w:sz w:val="18"/>
          <w:szCs w:val="18"/>
        </w:rPr>
      </w:pPr>
      <w:r>
        <w:rPr>
          <w:rFonts w:ascii="Calibri" w:hAnsi="Calibri" w:cs="Calibri"/>
          <w:sz w:val="18"/>
          <w:szCs w:val="18"/>
        </w:rPr>
        <w:t xml:space="preserve">A Monitoring Template does not manually select a Threshold Template. </w:t>
      </w:r>
    </w:p>
    <w:p w14:paraId="12055CF3" w14:textId="77777777" w:rsidR="00FC5EB2" w:rsidRPr="000B2097" w:rsidRDefault="00FC5EB2" w:rsidP="000B2097">
      <w:pPr>
        <w:numPr>
          <w:ilvl w:val="0"/>
          <w:numId w:val="67"/>
        </w:numPr>
        <w:tabs>
          <w:tab w:val="clear" w:pos="720"/>
          <w:tab w:val="num" w:pos="1125"/>
        </w:tabs>
        <w:ind w:left="1125"/>
        <w:rPr>
          <w:rFonts w:ascii="Calibri" w:hAnsi="Calibri" w:cs="Calibri"/>
          <w:sz w:val="18"/>
          <w:szCs w:val="18"/>
        </w:rPr>
      </w:pPr>
      <w:r>
        <w:rPr>
          <w:rFonts w:ascii="Calibri" w:hAnsi="Calibri" w:cs="Calibri"/>
          <w:sz w:val="18"/>
          <w:szCs w:val="18"/>
        </w:rPr>
        <w:t xml:space="preserve">Threshold Template resolution occurs only where ThresholdApplicable = True on the Monitoring Definition. </w:t>
      </w:r>
    </w:p>
    <w:p w14:paraId="72CB90DE" w14:textId="77777777" w:rsidR="00FC5EB2" w:rsidRPr="000B2097" w:rsidRDefault="00FC5EB2" w:rsidP="000B2097">
      <w:pPr>
        <w:numPr>
          <w:ilvl w:val="0"/>
          <w:numId w:val="67"/>
        </w:numPr>
        <w:tabs>
          <w:tab w:val="clear" w:pos="720"/>
          <w:tab w:val="num" w:pos="1125"/>
        </w:tabs>
        <w:ind w:left="1125"/>
        <w:rPr>
          <w:rFonts w:ascii="Calibri" w:hAnsi="Calibri" w:cs="Calibri"/>
          <w:sz w:val="18"/>
          <w:szCs w:val="18"/>
        </w:rPr>
      </w:pPr>
      <w:r>
        <w:rPr>
          <w:rFonts w:ascii="Calibri" w:hAnsi="Calibri" w:cs="Calibri"/>
          <w:sz w:val="18"/>
          <w:szCs w:val="18"/>
        </w:rPr>
        <w:t xml:space="preserve">Derived threshold resolution must use the applicable monitored entity and compatibility rules. </w:t>
      </w:r>
    </w:p>
    <w:p w14:paraId="06819681" w14:textId="77777777" w:rsidR="00FC5EB2" w:rsidRPr="000B2097" w:rsidRDefault="00FC5EB2" w:rsidP="000B2097">
      <w:pPr>
        <w:numPr>
          <w:ilvl w:val="0"/>
          <w:numId w:val="67"/>
        </w:numPr>
        <w:tabs>
          <w:tab w:val="clear" w:pos="720"/>
          <w:tab w:val="num" w:pos="1125"/>
        </w:tabs>
        <w:ind w:left="1125"/>
        <w:rPr>
          <w:rFonts w:ascii="Calibri" w:hAnsi="Calibri" w:cs="Calibri"/>
          <w:sz w:val="18"/>
          <w:szCs w:val="18"/>
        </w:rPr>
      </w:pPr>
      <w:r>
        <w:rPr>
          <w:rFonts w:ascii="Calibri" w:hAnsi="Calibri" w:cs="Calibri"/>
          <w:sz w:val="18"/>
          <w:szCs w:val="18"/>
        </w:rPr>
        <w:t xml:space="preserve">Care Plan does not manually select a Threshold Template where derived resolution is used. </w:t>
      </w:r>
    </w:p>
    <w:p w14:paraId="34777E19" w14:textId="77777777" w:rsidR="00FC5EB2" w:rsidRPr="000B2097" w:rsidRDefault="00FC5EB2" w:rsidP="000B2097">
      <w:pPr>
        <w:numPr>
          <w:ilvl w:val="0"/>
          <w:numId w:val="67"/>
        </w:numPr>
        <w:tabs>
          <w:tab w:val="clear" w:pos="720"/>
          <w:tab w:val="num" w:pos="1125"/>
        </w:tabs>
        <w:ind w:left="1125"/>
        <w:rPr>
          <w:rFonts w:ascii="Calibri" w:hAnsi="Calibri" w:cs="Calibri"/>
          <w:sz w:val="18"/>
          <w:szCs w:val="18"/>
        </w:rPr>
      </w:pPr>
      <w:r>
        <w:rPr>
          <w:rFonts w:ascii="Calibri" w:hAnsi="Calibri" w:cs="Calibri"/>
          <w:sz w:val="18"/>
          <w:szCs w:val="18"/>
        </w:rPr>
        <w:t xml:space="preserve">Alert Policy is not manually linked from Care Plan, Monitoring Template, or KR. </w:t>
      </w:r>
    </w:p>
    <w:p w14:paraId="7AD16C06" w14:textId="19A8AF44" w:rsidR="00FC5EB2" w:rsidRPr="002732C4" w:rsidRDefault="00FC5EB2" w:rsidP="000B2097">
      <w:pPr>
        <w:numPr>
          <w:ilvl w:val="0"/>
          <w:numId w:val="67"/>
        </w:numPr>
        <w:tabs>
          <w:tab w:val="clear" w:pos="720"/>
          <w:tab w:val="num" w:pos="1125"/>
        </w:tabs>
        <w:ind w:left="1125"/>
        <w:rPr>
          <w:rFonts w:ascii="Calibri" w:hAnsi="Calibri" w:cs="Calibri"/>
          <w:sz w:val="18"/>
          <w:szCs w:val="18"/>
        </w:rPr>
      </w:pPr>
      <w:r>
        <w:rPr>
          <w:rFonts w:ascii="Calibri" w:hAnsi="Calibri" w:cs="Calibri"/>
          <w:sz w:val="18"/>
          <w:szCs w:val="18"/>
        </w:rPr>
        <w:t>Alert Policy linkage is defined only through the resolved Threshold Template.</w:t>
      </w:r>
    </w:p>
    <w:p w14:paraId="06194673" w14:textId="77777777" w:rsidR="004779E9" w:rsidRPr="009B037E" w:rsidRDefault="004779E9" w:rsidP="00FB0ED7">
      <w:pPr>
        <w:ind w:left="405"/>
        <w:rPr>
          <w:rFonts w:ascii="Calibri" w:hAnsi="Calibri" w:cs="Calibri"/>
          <w:sz w:val="18"/>
          <w:szCs w:val="18"/>
        </w:rPr>
      </w:pPr>
    </w:p>
    <w:p w14:paraId="67113D1E"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514" w:name="_Toc228300313"/>
      <w:r w:rsidRPr="009B037E">
        <w:rPr>
          <w:rFonts w:ascii="Calibri" w:eastAsia="Times New Roman" w:hAnsi="Calibri" w:cs="Calibri"/>
          <w:b/>
          <w:bCs/>
          <w:sz w:val="20"/>
          <w:szCs w:val="20"/>
        </w:rPr>
        <w:t>Alert Binding Rule</w:t>
      </w:r>
      <w:bookmarkEnd w:id="514"/>
    </w:p>
    <w:p w14:paraId="0F538B20" w14:textId="77777777" w:rsidR="00D83B78" w:rsidRPr="009B037E" w:rsidRDefault="00D83B78" w:rsidP="007725E1">
      <w:pPr>
        <w:pStyle w:val="ListParagraph"/>
        <w:numPr>
          <w:ilvl w:val="0"/>
          <w:numId w:val="16"/>
        </w:numPr>
        <w:rPr>
          <w:rFonts w:ascii="Calibri" w:hAnsi="Calibri" w:cs="Calibri"/>
          <w:sz w:val="18"/>
          <w:szCs w:val="18"/>
        </w:rPr>
      </w:pPr>
      <w:r w:rsidRPr="009B037E">
        <w:rPr>
          <w:rFonts w:ascii="Calibri" w:hAnsi="Calibri" w:cs="Calibri"/>
          <w:sz w:val="18"/>
          <w:szCs w:val="18"/>
        </w:rPr>
        <w:t>Where alerting is required, the Threshold Template must reference a Published Alert Policy Template Version.</w:t>
      </w:r>
    </w:p>
    <w:p w14:paraId="130D0200" w14:textId="77777777" w:rsidR="00D83B78" w:rsidRPr="009B037E" w:rsidRDefault="00D83B78" w:rsidP="007725E1">
      <w:pPr>
        <w:pStyle w:val="ListParagraph"/>
        <w:numPr>
          <w:ilvl w:val="0"/>
          <w:numId w:val="16"/>
        </w:numPr>
        <w:rPr>
          <w:rFonts w:ascii="Calibri" w:hAnsi="Calibri" w:cs="Calibri"/>
          <w:sz w:val="18"/>
          <w:szCs w:val="18"/>
        </w:rPr>
      </w:pPr>
      <w:r w:rsidRPr="009B037E">
        <w:rPr>
          <w:rFonts w:ascii="Calibri" w:hAnsi="Calibri" w:cs="Calibri"/>
          <w:sz w:val="18"/>
          <w:szCs w:val="18"/>
        </w:rPr>
        <w:t>Alert Policy linkage is defined only through the Threshold Template.</w:t>
      </w:r>
    </w:p>
    <w:p w14:paraId="75127664" w14:textId="77777777" w:rsidR="00D83B78" w:rsidRPr="009B037E" w:rsidRDefault="00D83B78" w:rsidP="007725E1">
      <w:pPr>
        <w:pStyle w:val="ListParagraph"/>
        <w:numPr>
          <w:ilvl w:val="0"/>
          <w:numId w:val="16"/>
        </w:numPr>
        <w:rPr>
          <w:rFonts w:ascii="Calibri" w:hAnsi="Calibri" w:cs="Calibri"/>
          <w:sz w:val="18"/>
          <w:szCs w:val="18"/>
        </w:rPr>
      </w:pPr>
      <w:r w:rsidRPr="009B037E">
        <w:rPr>
          <w:rFonts w:ascii="Calibri" w:hAnsi="Calibri" w:cs="Calibri"/>
          <w:sz w:val="18"/>
          <w:szCs w:val="18"/>
        </w:rPr>
        <w:t>Care Plan, OKR Template, and KR do not directly bind Alert Policy Template.</w:t>
      </w:r>
    </w:p>
    <w:p w14:paraId="0EC111CB" w14:textId="2AAD2504" w:rsidR="00D83B78" w:rsidRPr="009B037E" w:rsidRDefault="00D83B78" w:rsidP="007725E1">
      <w:pPr>
        <w:pStyle w:val="ListParagraph"/>
        <w:numPr>
          <w:ilvl w:val="0"/>
          <w:numId w:val="16"/>
        </w:numPr>
        <w:rPr>
          <w:rFonts w:ascii="Calibri" w:hAnsi="Calibri" w:cs="Calibri"/>
          <w:sz w:val="18"/>
          <w:szCs w:val="18"/>
        </w:rPr>
      </w:pPr>
      <w:r w:rsidRPr="009B037E">
        <w:rPr>
          <w:rFonts w:ascii="Calibri" w:hAnsi="Calibri" w:cs="Calibri"/>
          <w:sz w:val="18"/>
          <w:szCs w:val="18"/>
        </w:rPr>
        <w:t>If alerting is not required for the threshold, Alert Policy linkage is not required.</w:t>
      </w:r>
    </w:p>
    <w:p w14:paraId="53063EBF" w14:textId="77777777" w:rsidR="006932D8" w:rsidRPr="009B037E" w:rsidRDefault="006932D8" w:rsidP="00F45909">
      <w:pPr>
        <w:pStyle w:val="Heading1"/>
        <w:numPr>
          <w:ilvl w:val="0"/>
          <w:numId w:val="9"/>
        </w:numPr>
        <w:rPr>
          <w:rFonts w:ascii="Calibri" w:eastAsia="Times New Roman" w:hAnsi="Calibri" w:cs="Calibri"/>
          <w:b/>
          <w:bCs/>
          <w:sz w:val="18"/>
          <w:szCs w:val="18"/>
        </w:rPr>
      </w:pPr>
      <w:r w:rsidRPr="009B037E">
        <w:rPr>
          <w:rFonts w:ascii="Calibri" w:eastAsia="Times New Roman" w:hAnsi="Calibri" w:cs="Calibri"/>
          <w:sz w:val="18"/>
          <w:szCs w:val="18"/>
        </w:rPr>
        <w:t> </w:t>
      </w:r>
      <w:bookmarkStart w:id="515" w:name="_Toc228300314"/>
      <w:r w:rsidRPr="009B037E">
        <w:rPr>
          <w:rFonts w:ascii="Calibri" w:eastAsia="Times New Roman" w:hAnsi="Calibri" w:cs="Calibri"/>
          <w:b/>
          <w:bCs/>
          <w:sz w:val="18"/>
          <w:szCs w:val="18"/>
        </w:rPr>
        <w:t>ORG TEMPLATE DERIVATION RULES</w:t>
      </w:r>
      <w:bookmarkEnd w:id="515"/>
    </w:p>
    <w:p w14:paraId="31A20D2A" w14:textId="77777777" w:rsidR="006932D8" w:rsidRPr="009B037E" w:rsidRDefault="006932D8" w:rsidP="00F45909">
      <w:pPr>
        <w:pStyle w:val="Heading2"/>
        <w:numPr>
          <w:ilvl w:val="1"/>
          <w:numId w:val="9"/>
        </w:numPr>
        <w:rPr>
          <w:rFonts w:ascii="Calibri" w:eastAsia="Times New Roman" w:hAnsi="Calibri" w:cs="Calibri"/>
          <w:b/>
          <w:bCs/>
          <w:sz w:val="20"/>
          <w:szCs w:val="20"/>
        </w:rPr>
      </w:pPr>
      <w:bookmarkStart w:id="516" w:name="_Toc228300315"/>
      <w:r w:rsidRPr="009B037E">
        <w:rPr>
          <w:rFonts w:ascii="Calibri" w:eastAsia="Times New Roman" w:hAnsi="Calibri" w:cs="Calibri"/>
          <w:b/>
          <w:bCs/>
          <w:sz w:val="20"/>
          <w:szCs w:val="20"/>
        </w:rPr>
        <w:t>Every Org Template must:</w:t>
      </w:r>
      <w:bookmarkEnd w:id="516"/>
      <w:r w:rsidRPr="009B037E">
        <w:rPr>
          <w:rFonts w:ascii="Calibri" w:eastAsia="Times New Roman" w:hAnsi="Calibri" w:cs="Calibri"/>
          <w:b/>
          <w:bCs/>
          <w:sz w:val="20"/>
          <w:szCs w:val="20"/>
        </w:rPr>
        <w:t xml:space="preserve"> </w:t>
      </w:r>
    </w:p>
    <w:p w14:paraId="262BC0F7" w14:textId="77075ADF" w:rsidR="003109F1" w:rsidRPr="009B037E" w:rsidRDefault="003109F1" w:rsidP="003109F1">
      <w:pPr>
        <w:ind w:left="405"/>
        <w:rPr>
          <w:rFonts w:ascii="Calibri" w:hAnsi="Calibri" w:cs="Calibri"/>
          <w:sz w:val="18"/>
          <w:szCs w:val="18"/>
        </w:rPr>
      </w:pPr>
      <w:r w:rsidRPr="009B037E">
        <w:rPr>
          <w:rFonts w:ascii="Calibri" w:hAnsi="Calibri" w:cs="Calibri"/>
          <w:sz w:val="18"/>
          <w:szCs w:val="18"/>
        </w:rPr>
        <w:t>An Org Template is created by deriving from a specific Published Master Template Version.</w:t>
      </w:r>
      <w:r w:rsidRPr="009B037E">
        <w:rPr>
          <w:rFonts w:ascii="Calibri" w:hAnsi="Calibri" w:cs="Calibri"/>
          <w:sz w:val="18"/>
          <w:szCs w:val="18"/>
        </w:rPr>
        <w:br/>
        <w:t>After derivation, the Org Template maintains its own independent version history.</w:t>
      </w:r>
    </w:p>
    <w:p w14:paraId="29EAE66F" w14:textId="77777777" w:rsidR="00AA395E" w:rsidRPr="00AA395E" w:rsidRDefault="00AA395E" w:rsidP="00AA395E">
      <w:pPr>
        <w:ind w:left="405"/>
        <w:rPr>
          <w:rFonts w:ascii="Calibri" w:hAnsi="Calibri" w:cs="Calibri"/>
          <w:b/>
          <w:bCs/>
          <w:sz w:val="18"/>
          <w:szCs w:val="18"/>
        </w:rPr>
      </w:pPr>
      <w:r w:rsidRPr="00AA395E">
        <w:rPr>
          <w:rFonts w:ascii="Calibri" w:hAnsi="Calibri" w:cs="Calibri"/>
          <w:b/>
          <w:bCs/>
          <w:sz w:val="18"/>
          <w:szCs w:val="18"/>
        </w:rPr>
        <w:t>Requirements</w:t>
      </w:r>
    </w:p>
    <w:p w14:paraId="3396ECA5" w14:textId="77777777" w:rsidR="00AA395E" w:rsidRPr="00AA395E" w:rsidRDefault="00AA395E" w:rsidP="007725E1">
      <w:pPr>
        <w:numPr>
          <w:ilvl w:val="0"/>
          <w:numId w:val="69"/>
        </w:numPr>
        <w:rPr>
          <w:rFonts w:ascii="Calibri" w:hAnsi="Calibri" w:cs="Calibri"/>
          <w:sz w:val="18"/>
          <w:szCs w:val="18"/>
        </w:rPr>
      </w:pPr>
      <w:r w:rsidRPr="00AA395E">
        <w:rPr>
          <w:rFonts w:ascii="Calibri" w:hAnsi="Calibri" w:cs="Calibri"/>
          <w:sz w:val="18"/>
          <w:szCs w:val="18"/>
        </w:rPr>
        <w:t xml:space="preserve">Each Org Template must reference a valid </w:t>
      </w:r>
      <w:r w:rsidRPr="00AA395E">
        <w:rPr>
          <w:rFonts w:ascii="Calibri" w:hAnsi="Calibri" w:cs="Calibri"/>
          <w:b/>
          <w:bCs/>
          <w:sz w:val="18"/>
          <w:szCs w:val="18"/>
        </w:rPr>
        <w:t>MasterTemplateVersionID</w:t>
      </w:r>
      <w:r w:rsidRPr="00AA395E">
        <w:rPr>
          <w:rFonts w:ascii="Calibri" w:hAnsi="Calibri" w:cs="Calibri"/>
          <w:sz w:val="18"/>
          <w:szCs w:val="18"/>
        </w:rPr>
        <w:t xml:space="preserve">. </w:t>
      </w:r>
    </w:p>
    <w:p w14:paraId="400131E2" w14:textId="77777777" w:rsidR="00AA395E" w:rsidRPr="00AA395E" w:rsidRDefault="00AA395E" w:rsidP="007725E1">
      <w:pPr>
        <w:numPr>
          <w:ilvl w:val="0"/>
          <w:numId w:val="69"/>
        </w:numPr>
        <w:rPr>
          <w:rFonts w:ascii="Calibri" w:hAnsi="Calibri" w:cs="Calibri"/>
          <w:sz w:val="18"/>
          <w:szCs w:val="18"/>
        </w:rPr>
      </w:pPr>
      <w:r w:rsidRPr="00AA395E">
        <w:rPr>
          <w:rFonts w:ascii="Calibri" w:hAnsi="Calibri" w:cs="Calibri"/>
          <w:sz w:val="18"/>
          <w:szCs w:val="18"/>
        </w:rPr>
        <w:t xml:space="preserve">The referenced </w:t>
      </w:r>
      <w:r w:rsidRPr="00AA395E">
        <w:rPr>
          <w:rFonts w:ascii="Calibri" w:hAnsi="Calibri" w:cs="Calibri"/>
          <w:b/>
          <w:bCs/>
          <w:sz w:val="18"/>
          <w:szCs w:val="18"/>
        </w:rPr>
        <w:t>MasterTemplateVersionID</w:t>
      </w:r>
      <w:r w:rsidRPr="00AA395E">
        <w:rPr>
          <w:rFonts w:ascii="Calibri" w:hAnsi="Calibri" w:cs="Calibri"/>
          <w:sz w:val="18"/>
          <w:szCs w:val="18"/>
        </w:rPr>
        <w:t xml:space="preserve"> must point to a </w:t>
      </w:r>
      <w:r w:rsidRPr="00AA395E">
        <w:rPr>
          <w:rFonts w:ascii="Calibri" w:hAnsi="Calibri" w:cs="Calibri"/>
          <w:b/>
          <w:bCs/>
          <w:sz w:val="18"/>
          <w:szCs w:val="18"/>
        </w:rPr>
        <w:t>Published</w:t>
      </w:r>
      <w:r w:rsidRPr="00AA395E">
        <w:rPr>
          <w:rFonts w:ascii="Calibri" w:hAnsi="Calibri" w:cs="Calibri"/>
          <w:sz w:val="18"/>
          <w:szCs w:val="18"/>
        </w:rPr>
        <w:t xml:space="preserve"> Master Template Version. </w:t>
      </w:r>
    </w:p>
    <w:p w14:paraId="08E390EF" w14:textId="77777777" w:rsidR="00AA395E" w:rsidRPr="00AA395E" w:rsidRDefault="00AA395E" w:rsidP="007725E1">
      <w:pPr>
        <w:numPr>
          <w:ilvl w:val="0"/>
          <w:numId w:val="69"/>
        </w:numPr>
        <w:rPr>
          <w:rFonts w:ascii="Calibri" w:hAnsi="Calibri" w:cs="Calibri"/>
          <w:sz w:val="18"/>
          <w:szCs w:val="18"/>
        </w:rPr>
      </w:pPr>
      <w:r w:rsidRPr="00AA395E">
        <w:rPr>
          <w:rFonts w:ascii="Calibri" w:hAnsi="Calibri" w:cs="Calibri"/>
          <w:sz w:val="18"/>
          <w:szCs w:val="18"/>
        </w:rPr>
        <w:t xml:space="preserve">The </w:t>
      </w:r>
      <w:r w:rsidRPr="00AA395E">
        <w:rPr>
          <w:rFonts w:ascii="Calibri" w:hAnsi="Calibri" w:cs="Calibri"/>
          <w:b/>
          <w:bCs/>
          <w:sz w:val="18"/>
          <w:szCs w:val="18"/>
        </w:rPr>
        <w:t>MasterTemplateVersionID</w:t>
      </w:r>
      <w:r w:rsidRPr="00AA395E">
        <w:rPr>
          <w:rFonts w:ascii="Calibri" w:hAnsi="Calibri" w:cs="Calibri"/>
          <w:sz w:val="18"/>
          <w:szCs w:val="18"/>
        </w:rPr>
        <w:t xml:space="preserve"> reference must be stored permanently for lineage. </w:t>
      </w:r>
    </w:p>
    <w:p w14:paraId="1D3BCE88" w14:textId="77777777" w:rsidR="00AA395E" w:rsidRPr="00AA395E" w:rsidRDefault="00AA395E" w:rsidP="007725E1">
      <w:pPr>
        <w:numPr>
          <w:ilvl w:val="0"/>
          <w:numId w:val="69"/>
        </w:numPr>
        <w:rPr>
          <w:rFonts w:ascii="Calibri" w:hAnsi="Calibri" w:cs="Calibri"/>
          <w:sz w:val="18"/>
          <w:szCs w:val="18"/>
        </w:rPr>
      </w:pPr>
      <w:r w:rsidRPr="00AA395E">
        <w:rPr>
          <w:rFonts w:ascii="Calibri" w:hAnsi="Calibri" w:cs="Calibri"/>
          <w:sz w:val="18"/>
          <w:szCs w:val="18"/>
        </w:rPr>
        <w:t xml:space="preserve">The Org Template must maintain its own independent version history after derivation. </w:t>
      </w:r>
    </w:p>
    <w:p w14:paraId="5684E478" w14:textId="239463A4" w:rsidR="00AA395E" w:rsidRPr="009B037E" w:rsidRDefault="00AA395E" w:rsidP="007725E1">
      <w:pPr>
        <w:numPr>
          <w:ilvl w:val="0"/>
          <w:numId w:val="69"/>
        </w:numPr>
        <w:rPr>
          <w:rFonts w:ascii="Calibri" w:hAnsi="Calibri" w:cs="Calibri"/>
          <w:sz w:val="18"/>
          <w:szCs w:val="18"/>
        </w:rPr>
      </w:pPr>
      <w:r w:rsidRPr="00AA395E">
        <w:rPr>
          <w:rFonts w:ascii="Calibri" w:hAnsi="Calibri" w:cs="Calibri"/>
          <w:sz w:val="18"/>
          <w:szCs w:val="18"/>
        </w:rPr>
        <w:t>Org Template derivation must use the inheritance model defined in this section.</w:t>
      </w:r>
    </w:p>
    <w:p w14:paraId="158F4BBB" w14:textId="77777777" w:rsidR="008B3D4E" w:rsidRPr="009B037E" w:rsidRDefault="008B3D4E" w:rsidP="00F45909">
      <w:pPr>
        <w:pStyle w:val="Heading2"/>
        <w:numPr>
          <w:ilvl w:val="1"/>
          <w:numId w:val="9"/>
        </w:numPr>
        <w:rPr>
          <w:rFonts w:ascii="Calibri" w:hAnsi="Calibri" w:cs="Calibri"/>
          <w:b/>
          <w:bCs/>
          <w:sz w:val="20"/>
          <w:szCs w:val="20"/>
        </w:rPr>
      </w:pPr>
      <w:bookmarkStart w:id="517" w:name="_Toc228300316"/>
      <w:r w:rsidRPr="009B037E">
        <w:rPr>
          <w:rFonts w:ascii="Calibri" w:eastAsia="Times New Roman" w:hAnsi="Calibri" w:cs="Calibri"/>
          <w:b/>
          <w:bCs/>
          <w:sz w:val="20"/>
          <w:szCs w:val="20"/>
        </w:rPr>
        <w:t>Derivation Rules</w:t>
      </w:r>
      <w:bookmarkEnd w:id="517"/>
    </w:p>
    <w:p w14:paraId="146A02B8" w14:textId="3541739C" w:rsidR="00B7117F" w:rsidRPr="009B037E" w:rsidRDefault="00AA395E" w:rsidP="00357DFF">
      <w:pPr>
        <w:pStyle w:val="NormalWeb"/>
        <w:ind w:left="360"/>
        <w:rPr>
          <w:rFonts w:ascii="Calibri" w:hAnsi="Calibri" w:cs="Calibri"/>
          <w:sz w:val="18"/>
          <w:szCs w:val="18"/>
        </w:rPr>
      </w:pPr>
      <w:r w:rsidRPr="009B037E">
        <w:rPr>
          <w:rFonts w:ascii="Calibri" w:hAnsi="Calibri" w:cs="Calibri"/>
          <w:sz w:val="18"/>
          <w:szCs w:val="18"/>
        </w:rPr>
        <w:t>Org Templates may modify derived content only within the control rules defined by the Master Template.</w:t>
      </w:r>
      <w:r w:rsidRPr="009B037E">
        <w:rPr>
          <w:rFonts w:ascii="Calibri" w:hAnsi="Calibri" w:cs="Calibri"/>
          <w:sz w:val="18"/>
          <w:szCs w:val="18"/>
        </w:rPr>
        <w:br/>
        <w:t>Any change outside those allowed controls is not permitted.</w:t>
      </w:r>
    </w:p>
    <w:p w14:paraId="3E57FE7E" w14:textId="6F432E35" w:rsidR="00B7117F" w:rsidRPr="009B037E" w:rsidRDefault="00B7117F" w:rsidP="00357DFF">
      <w:pPr>
        <w:pStyle w:val="NormalWeb"/>
        <w:ind w:left="360"/>
        <w:rPr>
          <w:rFonts w:ascii="Calibri" w:hAnsi="Calibri" w:cs="Calibri"/>
          <w:b/>
          <w:bCs/>
          <w:sz w:val="18"/>
          <w:szCs w:val="18"/>
        </w:rPr>
      </w:pPr>
      <w:r w:rsidRPr="009B037E">
        <w:rPr>
          <w:rFonts w:ascii="Calibri" w:hAnsi="Calibri" w:cs="Calibri"/>
          <w:b/>
          <w:bCs/>
          <w:sz w:val="18"/>
          <w:szCs w:val="18"/>
        </w:rPr>
        <w:t>Org May:</w:t>
      </w:r>
    </w:p>
    <w:p w14:paraId="7C00F325" w14:textId="6C3E6923" w:rsidR="00B7117F" w:rsidRPr="00B7117F" w:rsidRDefault="00B7117F" w:rsidP="007725E1">
      <w:pPr>
        <w:pStyle w:val="NormalWeb"/>
        <w:numPr>
          <w:ilvl w:val="0"/>
          <w:numId w:val="70"/>
        </w:numPr>
        <w:rPr>
          <w:rFonts w:ascii="Calibri" w:hAnsi="Calibri" w:cs="Calibri"/>
          <w:sz w:val="18"/>
          <w:szCs w:val="18"/>
        </w:rPr>
      </w:pPr>
      <w:r w:rsidRPr="00B7117F">
        <w:rPr>
          <w:rFonts w:ascii="Calibri" w:hAnsi="Calibri" w:cs="Calibri"/>
          <w:sz w:val="18"/>
          <w:szCs w:val="18"/>
        </w:rPr>
        <w:t xml:space="preserve">Remove optional sections where allowed by Master control rules. </w:t>
      </w:r>
    </w:p>
    <w:p w14:paraId="4B7CC382" w14:textId="3154651E" w:rsidR="00B7117F" w:rsidRPr="00B7117F" w:rsidRDefault="00B7117F" w:rsidP="007725E1">
      <w:pPr>
        <w:pStyle w:val="NormalWeb"/>
        <w:numPr>
          <w:ilvl w:val="0"/>
          <w:numId w:val="70"/>
        </w:numPr>
        <w:rPr>
          <w:rFonts w:ascii="Calibri" w:hAnsi="Calibri" w:cs="Calibri"/>
          <w:sz w:val="18"/>
          <w:szCs w:val="18"/>
        </w:rPr>
      </w:pPr>
      <w:r w:rsidRPr="00B7117F">
        <w:rPr>
          <w:rFonts w:ascii="Calibri" w:hAnsi="Calibri" w:cs="Calibri"/>
          <w:sz w:val="18"/>
          <w:szCs w:val="18"/>
        </w:rPr>
        <w:t xml:space="preserve">Add entries only within defined extension points and allowed limits. </w:t>
      </w:r>
    </w:p>
    <w:p w14:paraId="0C652FD1" w14:textId="0DB7FE0D" w:rsidR="00B7117F" w:rsidRPr="00B7117F" w:rsidRDefault="00B7117F" w:rsidP="007725E1">
      <w:pPr>
        <w:pStyle w:val="NormalWeb"/>
        <w:numPr>
          <w:ilvl w:val="0"/>
          <w:numId w:val="70"/>
        </w:numPr>
        <w:rPr>
          <w:rFonts w:ascii="Calibri" w:hAnsi="Calibri" w:cs="Calibri"/>
          <w:sz w:val="18"/>
          <w:szCs w:val="18"/>
        </w:rPr>
      </w:pPr>
      <w:r w:rsidRPr="00B7117F">
        <w:rPr>
          <w:rFonts w:ascii="Calibri" w:hAnsi="Calibri" w:cs="Calibri"/>
          <w:sz w:val="18"/>
          <w:szCs w:val="18"/>
        </w:rPr>
        <w:t xml:space="preserve">Update configurable values only where Master control rules permit. </w:t>
      </w:r>
    </w:p>
    <w:p w14:paraId="20E81362" w14:textId="6699FD81" w:rsidR="00B7117F" w:rsidRPr="00B7117F" w:rsidRDefault="00B7117F" w:rsidP="007725E1">
      <w:pPr>
        <w:pStyle w:val="NormalWeb"/>
        <w:numPr>
          <w:ilvl w:val="0"/>
          <w:numId w:val="70"/>
        </w:numPr>
        <w:rPr>
          <w:rFonts w:ascii="Calibri" w:hAnsi="Calibri" w:cs="Calibri"/>
          <w:sz w:val="18"/>
          <w:szCs w:val="18"/>
        </w:rPr>
      </w:pPr>
      <w:r w:rsidRPr="00B7117F">
        <w:rPr>
          <w:rFonts w:ascii="Calibri" w:hAnsi="Calibri" w:cs="Calibri"/>
          <w:sz w:val="18"/>
          <w:szCs w:val="18"/>
        </w:rPr>
        <w:t xml:space="preserve">Narrow selected metadata values where permitted. </w:t>
      </w:r>
    </w:p>
    <w:p w14:paraId="023C61C2" w14:textId="3C9F3453" w:rsidR="00B7117F" w:rsidRPr="00B7117F" w:rsidRDefault="00B7117F" w:rsidP="007725E1">
      <w:pPr>
        <w:pStyle w:val="NormalWeb"/>
        <w:numPr>
          <w:ilvl w:val="0"/>
          <w:numId w:val="70"/>
        </w:numPr>
        <w:rPr>
          <w:rFonts w:ascii="Calibri" w:hAnsi="Calibri" w:cs="Calibri"/>
          <w:sz w:val="18"/>
          <w:szCs w:val="18"/>
        </w:rPr>
      </w:pPr>
      <w:r w:rsidRPr="00B7117F">
        <w:rPr>
          <w:rFonts w:ascii="Calibri" w:hAnsi="Calibri" w:cs="Calibri"/>
          <w:sz w:val="18"/>
          <w:szCs w:val="18"/>
        </w:rPr>
        <w:t xml:space="preserve">Change default values where permitted. </w:t>
      </w:r>
    </w:p>
    <w:p w14:paraId="1D23DEC6" w14:textId="55937844" w:rsidR="00C707FE" w:rsidRPr="009B037E" w:rsidRDefault="00B7117F" w:rsidP="007725E1">
      <w:pPr>
        <w:pStyle w:val="NormalWeb"/>
        <w:numPr>
          <w:ilvl w:val="0"/>
          <w:numId w:val="70"/>
        </w:numPr>
        <w:rPr>
          <w:rFonts w:ascii="Calibri" w:hAnsi="Calibri" w:cs="Calibri"/>
          <w:sz w:val="18"/>
          <w:szCs w:val="18"/>
        </w:rPr>
      </w:pPr>
      <w:r w:rsidRPr="009B037E">
        <w:rPr>
          <w:rFonts w:ascii="Calibri" w:hAnsi="Calibri" w:cs="Calibri"/>
          <w:sz w:val="18"/>
          <w:szCs w:val="18"/>
        </w:rPr>
        <w:t xml:space="preserve">Use newly available metadata values only where </w:t>
      </w:r>
      <w:r w:rsidRPr="009B037E">
        <w:rPr>
          <w:rFonts w:ascii="Calibri" w:hAnsi="Calibri" w:cs="Calibri"/>
          <w:b/>
          <w:bCs/>
          <w:sz w:val="18"/>
          <w:szCs w:val="18"/>
        </w:rPr>
        <w:t>MetadataMode</w:t>
      </w:r>
      <w:r w:rsidRPr="009B037E">
        <w:rPr>
          <w:rFonts w:ascii="Calibri" w:hAnsi="Calibri" w:cs="Calibri"/>
          <w:sz w:val="18"/>
          <w:szCs w:val="18"/>
        </w:rPr>
        <w:t xml:space="preserve"> permits.</w:t>
      </w:r>
    </w:p>
    <w:p w14:paraId="607DEA58" w14:textId="04E536BF" w:rsidR="006932D8" w:rsidRPr="009B037E" w:rsidRDefault="006932D8" w:rsidP="00B7117F">
      <w:pPr>
        <w:ind w:left="360"/>
        <w:rPr>
          <w:rFonts w:ascii="Calibri" w:hAnsi="Calibri" w:cs="Calibri"/>
          <w:b/>
          <w:bCs/>
          <w:sz w:val="18"/>
          <w:szCs w:val="18"/>
        </w:rPr>
      </w:pPr>
      <w:r w:rsidRPr="009B037E">
        <w:rPr>
          <w:rFonts w:ascii="Calibri" w:hAnsi="Calibri" w:cs="Calibri"/>
          <w:b/>
          <w:bCs/>
          <w:sz w:val="18"/>
          <w:szCs w:val="18"/>
        </w:rPr>
        <w:t>Org cannot:</w:t>
      </w:r>
    </w:p>
    <w:p w14:paraId="5994280E" w14:textId="77777777" w:rsidR="00C660DB" w:rsidRPr="009B037E" w:rsidRDefault="00C660DB" w:rsidP="00F45909">
      <w:pPr>
        <w:numPr>
          <w:ilvl w:val="0"/>
          <w:numId w:val="8"/>
        </w:numPr>
        <w:tabs>
          <w:tab w:val="clear" w:pos="720"/>
          <w:tab w:val="num" w:pos="1080"/>
        </w:tabs>
        <w:ind w:left="1080"/>
        <w:textAlignment w:val="center"/>
        <w:rPr>
          <w:rFonts w:ascii="Calibri" w:hAnsi="Calibri" w:cs="Calibri"/>
          <w:sz w:val="18"/>
          <w:szCs w:val="18"/>
        </w:rPr>
      </w:pPr>
      <w:r w:rsidRPr="009B037E">
        <w:rPr>
          <w:rFonts w:ascii="Calibri" w:hAnsi="Calibri" w:cs="Calibri"/>
          <w:sz w:val="18"/>
          <w:szCs w:val="18"/>
        </w:rPr>
        <w:t xml:space="preserve">Change Template Type. </w:t>
      </w:r>
    </w:p>
    <w:p w14:paraId="23D1851E" w14:textId="77777777" w:rsidR="00C660DB" w:rsidRPr="009B037E" w:rsidRDefault="00C660DB" w:rsidP="00F45909">
      <w:pPr>
        <w:numPr>
          <w:ilvl w:val="0"/>
          <w:numId w:val="8"/>
        </w:numPr>
        <w:tabs>
          <w:tab w:val="clear" w:pos="720"/>
          <w:tab w:val="num" w:pos="1080"/>
        </w:tabs>
        <w:ind w:left="1080"/>
        <w:textAlignment w:val="center"/>
        <w:rPr>
          <w:rFonts w:ascii="Calibri" w:hAnsi="Calibri" w:cs="Calibri"/>
          <w:sz w:val="18"/>
          <w:szCs w:val="18"/>
        </w:rPr>
      </w:pPr>
      <w:r w:rsidRPr="009B037E">
        <w:rPr>
          <w:rFonts w:ascii="Calibri" w:hAnsi="Calibri" w:cs="Calibri"/>
          <w:sz w:val="18"/>
          <w:szCs w:val="18"/>
        </w:rPr>
        <w:t xml:space="preserve">Change Category. </w:t>
      </w:r>
    </w:p>
    <w:p w14:paraId="37EC962F" w14:textId="77777777" w:rsidR="00C660DB" w:rsidRPr="009B037E" w:rsidRDefault="00C660DB" w:rsidP="00F45909">
      <w:pPr>
        <w:numPr>
          <w:ilvl w:val="0"/>
          <w:numId w:val="8"/>
        </w:numPr>
        <w:tabs>
          <w:tab w:val="clear" w:pos="720"/>
          <w:tab w:val="num" w:pos="1080"/>
        </w:tabs>
        <w:ind w:left="1080"/>
        <w:textAlignment w:val="center"/>
        <w:rPr>
          <w:rFonts w:ascii="Calibri" w:hAnsi="Calibri" w:cs="Calibri"/>
          <w:sz w:val="18"/>
          <w:szCs w:val="18"/>
        </w:rPr>
      </w:pPr>
      <w:r w:rsidRPr="009B037E">
        <w:rPr>
          <w:rFonts w:ascii="Calibri" w:hAnsi="Calibri" w:cs="Calibri"/>
          <w:sz w:val="18"/>
          <w:szCs w:val="18"/>
        </w:rPr>
        <w:t xml:space="preserve">Change Condition. </w:t>
      </w:r>
    </w:p>
    <w:p w14:paraId="0A4A4B17" w14:textId="77777777" w:rsidR="00C660DB" w:rsidRPr="009B037E" w:rsidRDefault="00C660DB" w:rsidP="00F45909">
      <w:pPr>
        <w:numPr>
          <w:ilvl w:val="0"/>
          <w:numId w:val="8"/>
        </w:numPr>
        <w:tabs>
          <w:tab w:val="clear" w:pos="720"/>
          <w:tab w:val="num" w:pos="1080"/>
        </w:tabs>
        <w:ind w:left="1080"/>
        <w:textAlignment w:val="center"/>
        <w:rPr>
          <w:rFonts w:ascii="Calibri" w:hAnsi="Calibri" w:cs="Calibri"/>
          <w:sz w:val="18"/>
          <w:szCs w:val="18"/>
        </w:rPr>
      </w:pPr>
      <w:r w:rsidRPr="009B037E">
        <w:rPr>
          <w:rFonts w:ascii="Calibri" w:hAnsi="Calibri" w:cs="Calibri"/>
          <w:sz w:val="18"/>
          <w:szCs w:val="18"/>
        </w:rPr>
        <w:t xml:space="preserve">Change Country binding. </w:t>
      </w:r>
    </w:p>
    <w:p w14:paraId="38616F5F" w14:textId="77777777" w:rsidR="00C660DB" w:rsidRPr="009B037E" w:rsidRDefault="00C660DB" w:rsidP="00F45909">
      <w:pPr>
        <w:numPr>
          <w:ilvl w:val="0"/>
          <w:numId w:val="8"/>
        </w:numPr>
        <w:tabs>
          <w:tab w:val="clear" w:pos="720"/>
          <w:tab w:val="num" w:pos="1080"/>
        </w:tabs>
        <w:ind w:left="1080"/>
        <w:textAlignment w:val="center"/>
        <w:rPr>
          <w:rFonts w:ascii="Calibri" w:hAnsi="Calibri" w:cs="Calibri"/>
          <w:sz w:val="18"/>
          <w:szCs w:val="18"/>
        </w:rPr>
      </w:pPr>
      <w:r w:rsidRPr="009B037E">
        <w:rPr>
          <w:rFonts w:ascii="Calibri" w:hAnsi="Calibri" w:cs="Calibri"/>
          <w:sz w:val="18"/>
          <w:szCs w:val="18"/>
        </w:rPr>
        <w:t xml:space="preserve">Change structural linking schema. </w:t>
      </w:r>
    </w:p>
    <w:p w14:paraId="0CFA59B2" w14:textId="77777777" w:rsidR="00C660DB" w:rsidRPr="009B037E" w:rsidRDefault="00C660DB" w:rsidP="00F45909">
      <w:pPr>
        <w:numPr>
          <w:ilvl w:val="0"/>
          <w:numId w:val="8"/>
        </w:numPr>
        <w:tabs>
          <w:tab w:val="clear" w:pos="720"/>
          <w:tab w:val="num" w:pos="1080"/>
        </w:tabs>
        <w:ind w:left="1080"/>
        <w:textAlignment w:val="center"/>
        <w:rPr>
          <w:rFonts w:ascii="Calibri" w:hAnsi="Calibri" w:cs="Calibri"/>
          <w:sz w:val="18"/>
          <w:szCs w:val="18"/>
        </w:rPr>
      </w:pPr>
      <w:r w:rsidRPr="009B037E">
        <w:rPr>
          <w:rFonts w:ascii="Calibri" w:hAnsi="Calibri" w:cs="Calibri"/>
          <w:sz w:val="18"/>
          <w:szCs w:val="18"/>
        </w:rPr>
        <w:t xml:space="preserve">Change inheritance behavior. </w:t>
      </w:r>
    </w:p>
    <w:p w14:paraId="430519AF" w14:textId="3DD4C891" w:rsidR="00C660DB" w:rsidRPr="009B037E" w:rsidRDefault="00C660DB" w:rsidP="00F45909">
      <w:pPr>
        <w:numPr>
          <w:ilvl w:val="0"/>
          <w:numId w:val="8"/>
        </w:numPr>
        <w:tabs>
          <w:tab w:val="clear" w:pos="720"/>
          <w:tab w:val="num" w:pos="1080"/>
        </w:tabs>
        <w:ind w:left="1080"/>
        <w:textAlignment w:val="center"/>
        <w:rPr>
          <w:rFonts w:ascii="Calibri" w:hAnsi="Calibri" w:cs="Calibri"/>
          <w:sz w:val="18"/>
          <w:szCs w:val="18"/>
        </w:rPr>
      </w:pPr>
      <w:r w:rsidRPr="009B037E">
        <w:rPr>
          <w:rFonts w:ascii="Calibri" w:hAnsi="Calibri" w:cs="Calibri"/>
          <w:sz w:val="18"/>
          <w:szCs w:val="18"/>
        </w:rPr>
        <w:t xml:space="preserve">Change DataType of protected parameters. </w:t>
      </w:r>
    </w:p>
    <w:p w14:paraId="35B716BB" w14:textId="5E4DEBA8" w:rsidR="00C660DB" w:rsidRPr="009B037E" w:rsidRDefault="00C660DB" w:rsidP="00F45909">
      <w:pPr>
        <w:numPr>
          <w:ilvl w:val="0"/>
          <w:numId w:val="8"/>
        </w:numPr>
        <w:tabs>
          <w:tab w:val="clear" w:pos="720"/>
          <w:tab w:val="num" w:pos="1080"/>
        </w:tabs>
        <w:ind w:left="1080"/>
        <w:textAlignment w:val="center"/>
        <w:rPr>
          <w:rFonts w:ascii="Calibri" w:hAnsi="Calibri" w:cs="Calibri"/>
          <w:sz w:val="18"/>
          <w:szCs w:val="18"/>
        </w:rPr>
      </w:pPr>
      <w:r w:rsidRPr="009B037E">
        <w:rPr>
          <w:rFonts w:ascii="Calibri" w:hAnsi="Calibri" w:cs="Calibri"/>
          <w:sz w:val="18"/>
          <w:szCs w:val="18"/>
        </w:rPr>
        <w:t xml:space="preserve">Change platform-controlled severity taxonomy. </w:t>
      </w:r>
    </w:p>
    <w:p w14:paraId="273EC144" w14:textId="77777777" w:rsidR="00C660DB" w:rsidRPr="009B037E" w:rsidRDefault="00C660DB" w:rsidP="00F45909">
      <w:pPr>
        <w:numPr>
          <w:ilvl w:val="0"/>
          <w:numId w:val="8"/>
        </w:numPr>
        <w:tabs>
          <w:tab w:val="clear" w:pos="720"/>
          <w:tab w:val="num" w:pos="1080"/>
        </w:tabs>
        <w:ind w:left="1080"/>
        <w:textAlignment w:val="center"/>
        <w:rPr>
          <w:rFonts w:ascii="Calibri" w:hAnsi="Calibri" w:cs="Calibri"/>
          <w:b/>
          <w:bCs/>
          <w:sz w:val="18"/>
          <w:szCs w:val="18"/>
        </w:rPr>
      </w:pPr>
      <w:r w:rsidRPr="009B037E">
        <w:rPr>
          <w:rFonts w:ascii="Calibri" w:hAnsi="Calibri" w:cs="Calibri"/>
          <w:sz w:val="18"/>
          <w:szCs w:val="18"/>
        </w:rPr>
        <w:t>Change platform-controlled dedup model unless explicitly supported.</w:t>
      </w:r>
    </w:p>
    <w:p w14:paraId="61118205" w14:textId="77777777" w:rsidR="00612B55" w:rsidRPr="009B037E" w:rsidRDefault="00612B55" w:rsidP="00612B55">
      <w:pPr>
        <w:ind w:left="720"/>
        <w:textAlignment w:val="center"/>
        <w:rPr>
          <w:rFonts w:ascii="Calibri" w:hAnsi="Calibri" w:cs="Calibri"/>
          <w:b/>
          <w:bCs/>
          <w:sz w:val="18"/>
          <w:szCs w:val="18"/>
        </w:rPr>
      </w:pPr>
    </w:p>
    <w:p w14:paraId="18B5369C" w14:textId="1F5EEA21" w:rsidR="00612B55" w:rsidRPr="00612B55" w:rsidRDefault="00612B55" w:rsidP="00612B55">
      <w:pPr>
        <w:pStyle w:val="Heading2"/>
        <w:numPr>
          <w:ilvl w:val="1"/>
          <w:numId w:val="9"/>
        </w:numPr>
        <w:rPr>
          <w:rFonts w:ascii="Calibri" w:eastAsia="Times New Roman" w:hAnsi="Calibri" w:cs="Calibri"/>
          <w:b/>
          <w:bCs/>
          <w:sz w:val="20"/>
          <w:szCs w:val="20"/>
        </w:rPr>
      </w:pPr>
      <w:bookmarkStart w:id="518" w:name="_Toc228300317"/>
      <w:r w:rsidRPr="00612B55">
        <w:rPr>
          <w:rFonts w:ascii="Calibri" w:eastAsia="Times New Roman" w:hAnsi="Calibri" w:cs="Calibri"/>
          <w:b/>
          <w:bCs/>
          <w:sz w:val="20"/>
          <w:szCs w:val="20"/>
        </w:rPr>
        <w:lastRenderedPageBreak/>
        <w:t>Metadata Behavior</w:t>
      </w:r>
      <w:bookmarkEnd w:id="518"/>
    </w:p>
    <w:p w14:paraId="4EE30417" w14:textId="77777777" w:rsidR="00612B55" w:rsidRPr="00612B55" w:rsidRDefault="00612B55" w:rsidP="00612B55">
      <w:pPr>
        <w:ind w:left="720"/>
        <w:textAlignment w:val="center"/>
        <w:rPr>
          <w:rFonts w:ascii="Calibri" w:hAnsi="Calibri" w:cs="Calibri"/>
          <w:sz w:val="18"/>
          <w:szCs w:val="18"/>
        </w:rPr>
      </w:pPr>
      <w:r w:rsidRPr="00612B55">
        <w:rPr>
          <w:rFonts w:ascii="Calibri" w:hAnsi="Calibri" w:cs="Calibri"/>
          <w:sz w:val="18"/>
          <w:szCs w:val="18"/>
        </w:rPr>
        <w:t>Behavior for metadata-backed fields after derivation is governed by the MetadataMode defined in the Master Template.</w:t>
      </w:r>
    </w:p>
    <w:tbl>
      <w:tblPr>
        <w:tblStyle w:val="TableGrid"/>
        <w:tblW w:w="9350" w:type="dxa"/>
        <w:tblInd w:w="607" w:type="dxa"/>
        <w:tblLook w:val="04A0" w:firstRow="1" w:lastRow="0" w:firstColumn="1" w:lastColumn="0" w:noHBand="0" w:noVBand="1"/>
      </w:tblPr>
      <w:tblGrid>
        <w:gridCol w:w="2235"/>
        <w:gridCol w:w="7115"/>
      </w:tblGrid>
      <w:tr w:rsidR="00710E6B" w:rsidRPr="009B037E" w14:paraId="651C3FCC" w14:textId="77777777" w:rsidTr="00612B55">
        <w:tc>
          <w:tcPr>
            <w:tcW w:w="0" w:type="auto"/>
            <w:hideMark/>
          </w:tcPr>
          <w:p w14:paraId="7620D7B8" w14:textId="77777777" w:rsidR="00612B55" w:rsidRPr="00612B55" w:rsidRDefault="00612B55" w:rsidP="00612B55">
            <w:pPr>
              <w:ind w:left="720"/>
              <w:textAlignment w:val="center"/>
              <w:rPr>
                <w:rFonts w:ascii="Calibri" w:hAnsi="Calibri" w:cs="Calibri"/>
                <w:sz w:val="16"/>
                <w:szCs w:val="16"/>
              </w:rPr>
            </w:pPr>
            <w:r w:rsidRPr="00612B55">
              <w:rPr>
                <w:rFonts w:ascii="Calibri" w:hAnsi="Calibri" w:cs="Calibri"/>
                <w:sz w:val="16"/>
                <w:szCs w:val="16"/>
              </w:rPr>
              <w:t>MetadataMode</w:t>
            </w:r>
          </w:p>
        </w:tc>
        <w:tc>
          <w:tcPr>
            <w:tcW w:w="0" w:type="auto"/>
            <w:hideMark/>
          </w:tcPr>
          <w:p w14:paraId="6500A73A" w14:textId="77777777" w:rsidR="00612B55" w:rsidRPr="00612B55" w:rsidRDefault="00612B55" w:rsidP="00612B55">
            <w:pPr>
              <w:ind w:left="720"/>
              <w:textAlignment w:val="center"/>
              <w:rPr>
                <w:rFonts w:ascii="Calibri" w:hAnsi="Calibri" w:cs="Calibri"/>
                <w:sz w:val="16"/>
                <w:szCs w:val="16"/>
              </w:rPr>
            </w:pPr>
            <w:r w:rsidRPr="00612B55">
              <w:rPr>
                <w:rFonts w:ascii="Calibri" w:hAnsi="Calibri" w:cs="Calibri"/>
                <w:sz w:val="16"/>
                <w:szCs w:val="16"/>
              </w:rPr>
              <w:t>Org Behavior</w:t>
            </w:r>
          </w:p>
        </w:tc>
      </w:tr>
      <w:tr w:rsidR="00710E6B" w:rsidRPr="009B037E" w14:paraId="683CABEA" w14:textId="77777777" w:rsidTr="00612B55">
        <w:tc>
          <w:tcPr>
            <w:tcW w:w="0" w:type="auto"/>
            <w:hideMark/>
          </w:tcPr>
          <w:p w14:paraId="07C86C40" w14:textId="77777777" w:rsidR="00612B55" w:rsidRPr="00612B55" w:rsidRDefault="00612B55" w:rsidP="00612B55">
            <w:pPr>
              <w:ind w:left="720"/>
              <w:textAlignment w:val="center"/>
              <w:rPr>
                <w:rFonts w:ascii="Calibri" w:hAnsi="Calibri" w:cs="Calibri"/>
                <w:sz w:val="16"/>
                <w:szCs w:val="16"/>
              </w:rPr>
            </w:pPr>
            <w:r w:rsidRPr="00612B55">
              <w:rPr>
                <w:rFonts w:ascii="Calibri" w:hAnsi="Calibri" w:cs="Calibri"/>
                <w:sz w:val="16"/>
                <w:szCs w:val="16"/>
              </w:rPr>
              <w:t>Fixed</w:t>
            </w:r>
          </w:p>
        </w:tc>
        <w:tc>
          <w:tcPr>
            <w:tcW w:w="0" w:type="auto"/>
            <w:hideMark/>
          </w:tcPr>
          <w:p w14:paraId="2EED7F62" w14:textId="77777777" w:rsidR="00612B55" w:rsidRPr="00612B55" w:rsidRDefault="00612B55" w:rsidP="00612B55">
            <w:pPr>
              <w:ind w:left="720"/>
              <w:textAlignment w:val="center"/>
              <w:rPr>
                <w:rFonts w:ascii="Calibri" w:hAnsi="Calibri" w:cs="Calibri"/>
                <w:sz w:val="16"/>
                <w:szCs w:val="16"/>
              </w:rPr>
            </w:pPr>
            <w:r w:rsidRPr="00612B55">
              <w:rPr>
                <w:rFonts w:ascii="Calibri" w:hAnsi="Calibri" w:cs="Calibri"/>
                <w:sz w:val="16"/>
                <w:szCs w:val="16"/>
              </w:rPr>
              <w:t>Org may use only the selected metadata values defined by the Master Template</w:t>
            </w:r>
          </w:p>
        </w:tc>
      </w:tr>
      <w:tr w:rsidR="00710E6B" w:rsidRPr="009B037E" w14:paraId="1C21B064" w14:textId="77777777" w:rsidTr="00612B55">
        <w:tc>
          <w:tcPr>
            <w:tcW w:w="0" w:type="auto"/>
            <w:hideMark/>
          </w:tcPr>
          <w:p w14:paraId="7A9C1DA0" w14:textId="77777777" w:rsidR="00612B55" w:rsidRPr="00612B55" w:rsidRDefault="00612B55" w:rsidP="00612B55">
            <w:pPr>
              <w:ind w:left="720"/>
              <w:textAlignment w:val="center"/>
              <w:rPr>
                <w:rFonts w:ascii="Calibri" w:hAnsi="Calibri" w:cs="Calibri"/>
                <w:sz w:val="16"/>
                <w:szCs w:val="16"/>
              </w:rPr>
            </w:pPr>
            <w:r w:rsidRPr="00612B55">
              <w:rPr>
                <w:rFonts w:ascii="Calibri" w:hAnsi="Calibri" w:cs="Calibri"/>
                <w:sz w:val="16"/>
                <w:szCs w:val="16"/>
              </w:rPr>
              <w:t>Expandable</w:t>
            </w:r>
          </w:p>
        </w:tc>
        <w:tc>
          <w:tcPr>
            <w:tcW w:w="0" w:type="auto"/>
            <w:hideMark/>
          </w:tcPr>
          <w:p w14:paraId="5229795C" w14:textId="77777777" w:rsidR="00612B55" w:rsidRPr="00612B55" w:rsidRDefault="00612B55" w:rsidP="00612B55">
            <w:pPr>
              <w:ind w:left="720"/>
              <w:textAlignment w:val="center"/>
              <w:rPr>
                <w:rFonts w:ascii="Calibri" w:hAnsi="Calibri" w:cs="Calibri"/>
                <w:sz w:val="16"/>
                <w:szCs w:val="16"/>
              </w:rPr>
            </w:pPr>
            <w:r w:rsidRPr="00612B55">
              <w:rPr>
                <w:rFonts w:ascii="Calibri" w:hAnsi="Calibri" w:cs="Calibri"/>
                <w:sz w:val="16"/>
                <w:szCs w:val="16"/>
              </w:rPr>
              <w:t>Org may use newly available metadata values within the allowed template profile</w:t>
            </w:r>
          </w:p>
        </w:tc>
      </w:tr>
    </w:tbl>
    <w:p w14:paraId="64337736" w14:textId="77777777" w:rsidR="00612B55" w:rsidRPr="00612B55" w:rsidRDefault="00612B55" w:rsidP="00612B55">
      <w:pPr>
        <w:ind w:left="720"/>
        <w:textAlignment w:val="center"/>
        <w:rPr>
          <w:rFonts w:ascii="Calibri" w:hAnsi="Calibri" w:cs="Calibri"/>
          <w:b/>
          <w:bCs/>
          <w:sz w:val="18"/>
          <w:szCs w:val="18"/>
        </w:rPr>
      </w:pPr>
      <w:r w:rsidRPr="00612B55">
        <w:rPr>
          <w:rFonts w:ascii="Calibri" w:hAnsi="Calibri" w:cs="Calibri"/>
          <w:b/>
          <w:bCs/>
          <w:sz w:val="18"/>
          <w:szCs w:val="18"/>
        </w:rPr>
        <w:t>Constraints</w:t>
      </w:r>
    </w:p>
    <w:p w14:paraId="257146FC" w14:textId="77777777" w:rsidR="00612B55" w:rsidRPr="00612B55" w:rsidRDefault="00612B55" w:rsidP="007725E1">
      <w:pPr>
        <w:numPr>
          <w:ilvl w:val="0"/>
          <w:numId w:val="71"/>
        </w:numPr>
        <w:tabs>
          <w:tab w:val="num" w:pos="720"/>
        </w:tabs>
        <w:textAlignment w:val="center"/>
        <w:rPr>
          <w:rFonts w:ascii="Calibri" w:hAnsi="Calibri" w:cs="Calibri"/>
          <w:sz w:val="18"/>
          <w:szCs w:val="18"/>
        </w:rPr>
      </w:pPr>
      <w:r w:rsidRPr="00612B55">
        <w:rPr>
          <w:rFonts w:ascii="Calibri" w:hAnsi="Calibri" w:cs="Calibri"/>
          <w:sz w:val="18"/>
          <w:szCs w:val="18"/>
        </w:rPr>
        <w:t xml:space="preserve">Org must not use metadata values outside the allowed template profile. </w:t>
      </w:r>
    </w:p>
    <w:p w14:paraId="05BCE866" w14:textId="77777777" w:rsidR="00612B55" w:rsidRPr="00612B55" w:rsidRDefault="00612B55" w:rsidP="007725E1">
      <w:pPr>
        <w:numPr>
          <w:ilvl w:val="0"/>
          <w:numId w:val="71"/>
        </w:numPr>
        <w:tabs>
          <w:tab w:val="num" w:pos="720"/>
        </w:tabs>
        <w:textAlignment w:val="center"/>
        <w:rPr>
          <w:rFonts w:ascii="Calibri" w:hAnsi="Calibri" w:cs="Calibri"/>
          <w:sz w:val="18"/>
          <w:szCs w:val="18"/>
        </w:rPr>
      </w:pPr>
      <w:r w:rsidRPr="00612B55">
        <w:rPr>
          <w:rFonts w:ascii="Calibri" w:hAnsi="Calibri" w:cs="Calibri"/>
          <w:sz w:val="18"/>
          <w:szCs w:val="18"/>
        </w:rPr>
        <w:t xml:space="preserve">Metadata expansion does not override other template constraints. </w:t>
      </w:r>
    </w:p>
    <w:p w14:paraId="3B2C4308" w14:textId="77777777" w:rsidR="00612B55" w:rsidRPr="00612B55" w:rsidRDefault="00612B55" w:rsidP="007725E1">
      <w:pPr>
        <w:numPr>
          <w:ilvl w:val="0"/>
          <w:numId w:val="71"/>
        </w:numPr>
        <w:tabs>
          <w:tab w:val="num" w:pos="720"/>
        </w:tabs>
        <w:textAlignment w:val="center"/>
        <w:rPr>
          <w:rFonts w:ascii="Calibri" w:hAnsi="Calibri" w:cs="Calibri"/>
          <w:sz w:val="18"/>
          <w:szCs w:val="18"/>
        </w:rPr>
      </w:pPr>
      <w:r w:rsidRPr="00612B55">
        <w:rPr>
          <w:rFonts w:ascii="Calibri" w:hAnsi="Calibri" w:cs="Calibri"/>
          <w:sz w:val="18"/>
          <w:szCs w:val="18"/>
        </w:rPr>
        <w:t xml:space="preserve">Metadata behavior must follow the Master-defined MetadataMode for that field or entity. </w:t>
      </w:r>
    </w:p>
    <w:p w14:paraId="2C1469AB" w14:textId="20DD3E2B" w:rsidR="00612B55" w:rsidRPr="00612B55" w:rsidRDefault="00612B55" w:rsidP="00612B55">
      <w:pPr>
        <w:ind w:left="720"/>
        <w:textAlignment w:val="center"/>
        <w:rPr>
          <w:rFonts w:ascii="Calibri" w:hAnsi="Calibri" w:cs="Calibri"/>
          <w:b/>
          <w:bCs/>
          <w:sz w:val="18"/>
          <w:szCs w:val="18"/>
        </w:rPr>
      </w:pPr>
    </w:p>
    <w:p w14:paraId="26267DD8" w14:textId="41D4DA8C" w:rsidR="00612B55" w:rsidRPr="00612B55" w:rsidRDefault="00612B55" w:rsidP="00612B55">
      <w:pPr>
        <w:pStyle w:val="Heading2"/>
        <w:numPr>
          <w:ilvl w:val="1"/>
          <w:numId w:val="9"/>
        </w:numPr>
        <w:rPr>
          <w:rFonts w:ascii="Calibri" w:eastAsia="Times New Roman" w:hAnsi="Calibri" w:cs="Calibri"/>
          <w:b/>
          <w:bCs/>
          <w:sz w:val="20"/>
          <w:szCs w:val="20"/>
        </w:rPr>
      </w:pPr>
      <w:bookmarkStart w:id="519" w:name="_Toc228300318"/>
      <w:r w:rsidRPr="00612B55">
        <w:rPr>
          <w:rFonts w:ascii="Calibri" w:eastAsia="Times New Roman" w:hAnsi="Calibri" w:cs="Calibri"/>
          <w:b/>
          <w:bCs/>
          <w:sz w:val="20"/>
          <w:szCs w:val="20"/>
        </w:rPr>
        <w:t>Structural Protection Rules</w:t>
      </w:r>
      <w:bookmarkEnd w:id="519"/>
    </w:p>
    <w:p w14:paraId="4F7A2659" w14:textId="77777777" w:rsidR="00612B55" w:rsidRPr="00612B55" w:rsidRDefault="00612B55" w:rsidP="00612B55">
      <w:pPr>
        <w:ind w:left="720"/>
        <w:textAlignment w:val="center"/>
        <w:rPr>
          <w:rFonts w:ascii="Calibri" w:hAnsi="Calibri" w:cs="Calibri"/>
          <w:sz w:val="18"/>
          <w:szCs w:val="18"/>
        </w:rPr>
      </w:pPr>
      <w:r w:rsidRPr="00612B55">
        <w:rPr>
          <w:rFonts w:ascii="Calibri" w:hAnsi="Calibri" w:cs="Calibri"/>
          <w:sz w:val="18"/>
          <w:szCs w:val="18"/>
        </w:rPr>
        <w:t>Certain structural elements remain platform-controlled and are not changeable at Org level unless explicitly supported.</w:t>
      </w:r>
    </w:p>
    <w:p w14:paraId="1C1E0CC9" w14:textId="77777777" w:rsidR="00612B55" w:rsidRPr="00612B55" w:rsidRDefault="00612B55" w:rsidP="00612B55">
      <w:pPr>
        <w:ind w:left="720"/>
        <w:textAlignment w:val="center"/>
        <w:rPr>
          <w:rFonts w:ascii="Calibri" w:hAnsi="Calibri" w:cs="Calibri"/>
          <w:sz w:val="18"/>
          <w:szCs w:val="18"/>
        </w:rPr>
      </w:pPr>
      <w:r w:rsidRPr="00612B55">
        <w:rPr>
          <w:rFonts w:ascii="Calibri" w:hAnsi="Calibri" w:cs="Calibri"/>
          <w:sz w:val="18"/>
          <w:szCs w:val="18"/>
        </w:rPr>
        <w:t>Protected elements include:</w:t>
      </w:r>
    </w:p>
    <w:p w14:paraId="47DD3670" w14:textId="77777777" w:rsidR="00612B55" w:rsidRPr="00612B55" w:rsidRDefault="00612B55" w:rsidP="007725E1">
      <w:pPr>
        <w:numPr>
          <w:ilvl w:val="0"/>
          <w:numId w:val="72"/>
        </w:numPr>
        <w:tabs>
          <w:tab w:val="clear" w:pos="720"/>
          <w:tab w:val="num" w:pos="1080"/>
        </w:tabs>
        <w:ind w:left="1080"/>
        <w:textAlignment w:val="center"/>
        <w:rPr>
          <w:rFonts w:ascii="Calibri" w:hAnsi="Calibri" w:cs="Calibri"/>
          <w:sz w:val="18"/>
          <w:szCs w:val="18"/>
        </w:rPr>
      </w:pPr>
      <w:r w:rsidRPr="00612B55">
        <w:rPr>
          <w:rFonts w:ascii="Calibri" w:hAnsi="Calibri" w:cs="Calibri"/>
          <w:sz w:val="18"/>
          <w:szCs w:val="18"/>
        </w:rPr>
        <w:t xml:space="preserve">Linking schema </w:t>
      </w:r>
    </w:p>
    <w:p w14:paraId="0C7E421A" w14:textId="77777777" w:rsidR="00612B55" w:rsidRPr="00612B55" w:rsidRDefault="00612B55" w:rsidP="007725E1">
      <w:pPr>
        <w:numPr>
          <w:ilvl w:val="0"/>
          <w:numId w:val="72"/>
        </w:numPr>
        <w:tabs>
          <w:tab w:val="clear" w:pos="720"/>
          <w:tab w:val="num" w:pos="1080"/>
        </w:tabs>
        <w:ind w:left="1080"/>
        <w:textAlignment w:val="center"/>
        <w:rPr>
          <w:rFonts w:ascii="Calibri" w:hAnsi="Calibri" w:cs="Calibri"/>
          <w:sz w:val="18"/>
          <w:szCs w:val="18"/>
        </w:rPr>
      </w:pPr>
      <w:r w:rsidRPr="00612B55">
        <w:rPr>
          <w:rFonts w:ascii="Calibri" w:hAnsi="Calibri" w:cs="Calibri"/>
          <w:sz w:val="18"/>
          <w:szCs w:val="18"/>
        </w:rPr>
        <w:t xml:space="preserve">Template profile identity </w:t>
      </w:r>
    </w:p>
    <w:p w14:paraId="62BAA9FF" w14:textId="77777777" w:rsidR="00612B55" w:rsidRPr="00612B55" w:rsidRDefault="00612B55" w:rsidP="007725E1">
      <w:pPr>
        <w:numPr>
          <w:ilvl w:val="0"/>
          <w:numId w:val="72"/>
        </w:numPr>
        <w:tabs>
          <w:tab w:val="clear" w:pos="720"/>
          <w:tab w:val="num" w:pos="1080"/>
        </w:tabs>
        <w:ind w:left="1080"/>
        <w:textAlignment w:val="center"/>
        <w:rPr>
          <w:rFonts w:ascii="Calibri" w:hAnsi="Calibri" w:cs="Calibri"/>
          <w:sz w:val="18"/>
          <w:szCs w:val="18"/>
        </w:rPr>
      </w:pPr>
      <w:r w:rsidRPr="00612B55">
        <w:rPr>
          <w:rFonts w:ascii="Calibri" w:hAnsi="Calibri" w:cs="Calibri"/>
          <w:sz w:val="18"/>
          <w:szCs w:val="18"/>
        </w:rPr>
        <w:t xml:space="preserve">Parameter DataType </w:t>
      </w:r>
    </w:p>
    <w:p w14:paraId="2E189193" w14:textId="77777777" w:rsidR="00612B55" w:rsidRPr="00612B55" w:rsidRDefault="00612B55" w:rsidP="007725E1">
      <w:pPr>
        <w:numPr>
          <w:ilvl w:val="0"/>
          <w:numId w:val="72"/>
        </w:numPr>
        <w:tabs>
          <w:tab w:val="clear" w:pos="720"/>
          <w:tab w:val="num" w:pos="1080"/>
        </w:tabs>
        <w:ind w:left="1080"/>
        <w:textAlignment w:val="center"/>
        <w:rPr>
          <w:rFonts w:ascii="Calibri" w:hAnsi="Calibri" w:cs="Calibri"/>
          <w:sz w:val="18"/>
          <w:szCs w:val="18"/>
        </w:rPr>
      </w:pPr>
      <w:r w:rsidRPr="00612B55">
        <w:rPr>
          <w:rFonts w:ascii="Calibri" w:hAnsi="Calibri" w:cs="Calibri"/>
          <w:sz w:val="18"/>
          <w:szCs w:val="18"/>
        </w:rPr>
        <w:t xml:space="preserve">Section identity </w:t>
      </w:r>
    </w:p>
    <w:p w14:paraId="7F958A7E" w14:textId="77777777" w:rsidR="00612B55" w:rsidRPr="00612B55" w:rsidRDefault="00612B55" w:rsidP="007725E1">
      <w:pPr>
        <w:numPr>
          <w:ilvl w:val="0"/>
          <w:numId w:val="72"/>
        </w:numPr>
        <w:tabs>
          <w:tab w:val="clear" w:pos="720"/>
          <w:tab w:val="num" w:pos="1080"/>
        </w:tabs>
        <w:ind w:left="1080"/>
        <w:textAlignment w:val="center"/>
        <w:rPr>
          <w:rFonts w:ascii="Calibri" w:hAnsi="Calibri" w:cs="Calibri"/>
          <w:sz w:val="18"/>
          <w:szCs w:val="18"/>
        </w:rPr>
      </w:pPr>
      <w:r w:rsidRPr="00612B55">
        <w:rPr>
          <w:rFonts w:ascii="Calibri" w:hAnsi="Calibri" w:cs="Calibri"/>
          <w:sz w:val="18"/>
          <w:szCs w:val="18"/>
        </w:rPr>
        <w:t xml:space="preserve">Platform-controlled taxonomies </w:t>
      </w:r>
    </w:p>
    <w:p w14:paraId="26EEF8AA" w14:textId="77777777" w:rsidR="00612B55" w:rsidRPr="00612B55" w:rsidRDefault="00612B55" w:rsidP="00612B55">
      <w:pPr>
        <w:ind w:left="1080"/>
        <w:textAlignment w:val="center"/>
        <w:rPr>
          <w:rFonts w:ascii="Calibri" w:hAnsi="Calibri" w:cs="Calibri"/>
          <w:sz w:val="18"/>
          <w:szCs w:val="18"/>
        </w:rPr>
      </w:pPr>
      <w:r w:rsidRPr="00612B55">
        <w:rPr>
          <w:rFonts w:ascii="Calibri" w:hAnsi="Calibri" w:cs="Calibri"/>
          <w:sz w:val="18"/>
          <w:szCs w:val="18"/>
        </w:rPr>
        <w:t>Constraints</w:t>
      </w:r>
    </w:p>
    <w:p w14:paraId="38C65305" w14:textId="77777777" w:rsidR="00612B55" w:rsidRPr="00612B55" w:rsidRDefault="00612B55" w:rsidP="007725E1">
      <w:pPr>
        <w:numPr>
          <w:ilvl w:val="0"/>
          <w:numId w:val="73"/>
        </w:numPr>
        <w:tabs>
          <w:tab w:val="clear" w:pos="720"/>
          <w:tab w:val="num" w:pos="1080"/>
        </w:tabs>
        <w:ind w:left="1080"/>
        <w:textAlignment w:val="center"/>
        <w:rPr>
          <w:rFonts w:ascii="Calibri" w:hAnsi="Calibri" w:cs="Calibri"/>
          <w:sz w:val="18"/>
          <w:szCs w:val="18"/>
        </w:rPr>
      </w:pPr>
      <w:r w:rsidRPr="00612B55">
        <w:rPr>
          <w:rFonts w:ascii="Calibri" w:hAnsi="Calibri" w:cs="Calibri"/>
          <w:sz w:val="18"/>
          <w:szCs w:val="18"/>
        </w:rPr>
        <w:t xml:space="preserve">Protected structural elements cannot be changed by Org Templates. </w:t>
      </w:r>
    </w:p>
    <w:p w14:paraId="2B6BC8AD" w14:textId="77777777" w:rsidR="00612B55" w:rsidRPr="00612B55" w:rsidRDefault="00612B55" w:rsidP="007725E1">
      <w:pPr>
        <w:numPr>
          <w:ilvl w:val="0"/>
          <w:numId w:val="73"/>
        </w:numPr>
        <w:tabs>
          <w:tab w:val="clear" w:pos="720"/>
          <w:tab w:val="num" w:pos="1080"/>
        </w:tabs>
        <w:ind w:left="1080"/>
        <w:textAlignment w:val="center"/>
        <w:rPr>
          <w:rFonts w:ascii="Calibri" w:hAnsi="Calibri" w:cs="Calibri"/>
          <w:sz w:val="18"/>
          <w:szCs w:val="18"/>
        </w:rPr>
      </w:pPr>
      <w:r w:rsidRPr="00612B55">
        <w:rPr>
          <w:rFonts w:ascii="Calibri" w:hAnsi="Calibri" w:cs="Calibri"/>
          <w:sz w:val="18"/>
          <w:szCs w:val="18"/>
        </w:rPr>
        <w:t xml:space="preserve">Org changes must remain within Master-defined control and extension rules. </w:t>
      </w:r>
    </w:p>
    <w:p w14:paraId="60FE50DD" w14:textId="1B7831C6" w:rsidR="00612B55" w:rsidRPr="00612B55" w:rsidRDefault="00612B55" w:rsidP="00612B55">
      <w:pPr>
        <w:ind w:left="720"/>
        <w:textAlignment w:val="center"/>
        <w:rPr>
          <w:rFonts w:ascii="Calibri" w:hAnsi="Calibri" w:cs="Calibri"/>
          <w:b/>
          <w:bCs/>
          <w:sz w:val="18"/>
          <w:szCs w:val="18"/>
        </w:rPr>
      </w:pPr>
    </w:p>
    <w:p w14:paraId="17711B15" w14:textId="2BE526EB" w:rsidR="00612B55" w:rsidRPr="00612B55" w:rsidRDefault="00612B55" w:rsidP="00612B55">
      <w:pPr>
        <w:pStyle w:val="Heading2"/>
        <w:numPr>
          <w:ilvl w:val="1"/>
          <w:numId w:val="9"/>
        </w:numPr>
        <w:rPr>
          <w:rFonts w:ascii="Calibri" w:eastAsia="Times New Roman" w:hAnsi="Calibri" w:cs="Calibri"/>
          <w:b/>
          <w:bCs/>
          <w:sz w:val="20"/>
          <w:szCs w:val="20"/>
        </w:rPr>
      </w:pPr>
      <w:bookmarkStart w:id="520" w:name="_Toc228300319"/>
      <w:r w:rsidRPr="00612B55">
        <w:rPr>
          <w:rFonts w:ascii="Calibri" w:eastAsia="Times New Roman" w:hAnsi="Calibri" w:cs="Calibri"/>
          <w:b/>
          <w:bCs/>
          <w:sz w:val="20"/>
          <w:szCs w:val="20"/>
        </w:rPr>
        <w:t>Versioning Rules</w:t>
      </w:r>
      <w:bookmarkEnd w:id="520"/>
    </w:p>
    <w:p w14:paraId="5C0A3456" w14:textId="77777777" w:rsidR="00612B55" w:rsidRPr="00612B55" w:rsidRDefault="00612B55" w:rsidP="00612B55">
      <w:pPr>
        <w:ind w:left="720"/>
        <w:textAlignment w:val="center"/>
        <w:rPr>
          <w:rFonts w:ascii="Calibri" w:hAnsi="Calibri" w:cs="Calibri"/>
          <w:sz w:val="18"/>
          <w:szCs w:val="18"/>
        </w:rPr>
      </w:pPr>
      <w:r w:rsidRPr="00612B55">
        <w:rPr>
          <w:rFonts w:ascii="Calibri" w:hAnsi="Calibri" w:cs="Calibri"/>
          <w:sz w:val="18"/>
          <w:szCs w:val="18"/>
        </w:rPr>
        <w:t>Org Template versioning is independent after derivation, but version creation must still follow common versioning rules.</w:t>
      </w:r>
    </w:p>
    <w:p w14:paraId="0E86A787" w14:textId="77777777" w:rsidR="00612B55" w:rsidRPr="00612B55" w:rsidRDefault="00612B55" w:rsidP="00612B55">
      <w:pPr>
        <w:ind w:left="720"/>
        <w:textAlignment w:val="center"/>
        <w:rPr>
          <w:rFonts w:ascii="Calibri" w:hAnsi="Calibri" w:cs="Calibri"/>
          <w:sz w:val="18"/>
          <w:szCs w:val="18"/>
        </w:rPr>
      </w:pPr>
      <w:r w:rsidRPr="00612B55">
        <w:rPr>
          <w:rFonts w:ascii="Calibri" w:hAnsi="Calibri" w:cs="Calibri"/>
          <w:sz w:val="18"/>
          <w:szCs w:val="18"/>
        </w:rPr>
        <w:t>Constraints</w:t>
      </w:r>
    </w:p>
    <w:p w14:paraId="5ED5A92D" w14:textId="77777777" w:rsidR="00612B55" w:rsidRPr="00612B55" w:rsidRDefault="00612B55" w:rsidP="007725E1">
      <w:pPr>
        <w:numPr>
          <w:ilvl w:val="0"/>
          <w:numId w:val="74"/>
        </w:numPr>
        <w:textAlignment w:val="center"/>
        <w:rPr>
          <w:rFonts w:ascii="Calibri" w:hAnsi="Calibri" w:cs="Calibri"/>
          <w:sz w:val="18"/>
          <w:szCs w:val="18"/>
        </w:rPr>
      </w:pPr>
      <w:r w:rsidRPr="00612B55">
        <w:rPr>
          <w:rFonts w:ascii="Calibri" w:hAnsi="Calibri" w:cs="Calibri"/>
          <w:sz w:val="18"/>
          <w:szCs w:val="18"/>
        </w:rPr>
        <w:t xml:space="preserve">Any Org change that requires a new version under common versioning rules must create a new Org Template version. </w:t>
      </w:r>
    </w:p>
    <w:p w14:paraId="45C819F6" w14:textId="77777777" w:rsidR="00612B55" w:rsidRPr="00612B55" w:rsidRDefault="00612B55" w:rsidP="007725E1">
      <w:pPr>
        <w:numPr>
          <w:ilvl w:val="0"/>
          <w:numId w:val="74"/>
        </w:numPr>
        <w:textAlignment w:val="center"/>
        <w:rPr>
          <w:rFonts w:ascii="Calibri" w:hAnsi="Calibri" w:cs="Calibri"/>
          <w:sz w:val="18"/>
          <w:szCs w:val="18"/>
        </w:rPr>
      </w:pPr>
      <w:r w:rsidRPr="00612B55">
        <w:rPr>
          <w:rFonts w:ascii="Calibri" w:hAnsi="Calibri" w:cs="Calibri"/>
          <w:sz w:val="18"/>
          <w:szCs w:val="18"/>
        </w:rPr>
        <w:t xml:space="preserve">Published Org Templates are immutable. </w:t>
      </w:r>
    </w:p>
    <w:p w14:paraId="2898BA73" w14:textId="77777777" w:rsidR="00612B55" w:rsidRPr="00612B55" w:rsidRDefault="00612B55" w:rsidP="007725E1">
      <w:pPr>
        <w:numPr>
          <w:ilvl w:val="0"/>
          <w:numId w:val="74"/>
        </w:numPr>
        <w:textAlignment w:val="center"/>
        <w:rPr>
          <w:rFonts w:ascii="Calibri" w:hAnsi="Calibri" w:cs="Calibri"/>
          <w:sz w:val="18"/>
          <w:szCs w:val="18"/>
        </w:rPr>
      </w:pPr>
      <w:r w:rsidRPr="00612B55">
        <w:rPr>
          <w:rFonts w:ascii="Calibri" w:hAnsi="Calibri" w:cs="Calibri"/>
          <w:sz w:val="18"/>
          <w:szCs w:val="18"/>
        </w:rPr>
        <w:t xml:space="preserve">Draft Org Templates may be edited in place until published. </w:t>
      </w:r>
    </w:p>
    <w:p w14:paraId="06359D94" w14:textId="45B32151" w:rsidR="00612B55" w:rsidRPr="00612B55" w:rsidRDefault="00612B55" w:rsidP="00612B55">
      <w:pPr>
        <w:ind w:left="720"/>
        <w:textAlignment w:val="center"/>
        <w:rPr>
          <w:rFonts w:ascii="Calibri" w:hAnsi="Calibri" w:cs="Calibri"/>
          <w:b/>
          <w:bCs/>
          <w:sz w:val="18"/>
          <w:szCs w:val="18"/>
        </w:rPr>
      </w:pPr>
    </w:p>
    <w:p w14:paraId="51EAFB66" w14:textId="6D8ADBAC" w:rsidR="00612B55" w:rsidRPr="00612B55" w:rsidRDefault="00612B55" w:rsidP="00612B55">
      <w:pPr>
        <w:pStyle w:val="Heading2"/>
        <w:numPr>
          <w:ilvl w:val="1"/>
          <w:numId w:val="9"/>
        </w:numPr>
        <w:rPr>
          <w:rFonts w:ascii="Calibri" w:eastAsia="Times New Roman" w:hAnsi="Calibri" w:cs="Calibri"/>
          <w:b/>
          <w:bCs/>
          <w:sz w:val="20"/>
          <w:szCs w:val="20"/>
        </w:rPr>
      </w:pPr>
      <w:bookmarkStart w:id="521" w:name="_Toc228300320"/>
      <w:r w:rsidRPr="00612B55">
        <w:rPr>
          <w:rFonts w:ascii="Calibri" w:eastAsia="Times New Roman" w:hAnsi="Calibri" w:cs="Calibri"/>
          <w:b/>
          <w:bCs/>
          <w:sz w:val="20"/>
          <w:szCs w:val="20"/>
        </w:rPr>
        <w:t>Deletion Rules</w:t>
      </w:r>
      <w:bookmarkEnd w:id="521"/>
    </w:p>
    <w:p w14:paraId="781988EC" w14:textId="5AB4766F" w:rsidR="00DC6C56" w:rsidRPr="00DC6C56" w:rsidRDefault="00DC6C56" w:rsidP="00DC6C56">
      <w:pPr>
        <w:pStyle w:val="ListParagraph"/>
        <w:numPr>
          <w:ilvl w:val="0"/>
          <w:numId w:val="95"/>
        </w:numPr>
        <w:textAlignment w:val="center"/>
        <w:rPr>
          <w:rFonts w:ascii="Calibri" w:hAnsi="Calibri" w:cs="Calibri"/>
          <w:sz w:val="18"/>
          <w:szCs w:val="18"/>
        </w:rPr>
      </w:pPr>
      <w:r w:rsidRPr="00DC6C56">
        <w:rPr>
          <w:rFonts w:ascii="Calibri" w:hAnsi="Calibri" w:cs="Calibri"/>
          <w:sz w:val="18"/>
          <w:szCs w:val="18"/>
        </w:rPr>
        <w:t xml:space="preserve">Templates in Saved or In Review state may be deleted, provided they are not already referenced by another template or used by downstream runtime processes where applicable. </w:t>
      </w:r>
    </w:p>
    <w:p w14:paraId="06A6C737" w14:textId="583056CA" w:rsidR="00DC6C56" w:rsidRPr="00DC6C56" w:rsidRDefault="00DC6C56" w:rsidP="00DC6C56">
      <w:pPr>
        <w:pStyle w:val="ListParagraph"/>
        <w:numPr>
          <w:ilvl w:val="0"/>
          <w:numId w:val="95"/>
        </w:numPr>
        <w:textAlignment w:val="center"/>
        <w:rPr>
          <w:rFonts w:ascii="Calibri" w:hAnsi="Calibri" w:cs="Calibri"/>
          <w:sz w:val="18"/>
          <w:szCs w:val="18"/>
        </w:rPr>
      </w:pPr>
      <w:r w:rsidRPr="00DC6C56">
        <w:rPr>
          <w:rFonts w:ascii="Calibri" w:hAnsi="Calibri" w:cs="Calibri"/>
          <w:sz w:val="18"/>
          <w:szCs w:val="18"/>
        </w:rPr>
        <w:t xml:space="preserve">Published templates must never be deleted. </w:t>
      </w:r>
    </w:p>
    <w:p w14:paraId="7B601B40" w14:textId="517E74C0" w:rsidR="00DC6C56" w:rsidRPr="00DC6C56" w:rsidRDefault="00DC6C56" w:rsidP="00DC6C56">
      <w:pPr>
        <w:pStyle w:val="ListParagraph"/>
        <w:numPr>
          <w:ilvl w:val="0"/>
          <w:numId w:val="95"/>
        </w:numPr>
        <w:textAlignment w:val="center"/>
        <w:rPr>
          <w:rFonts w:ascii="Calibri" w:hAnsi="Calibri" w:cs="Calibri"/>
          <w:sz w:val="18"/>
          <w:szCs w:val="18"/>
        </w:rPr>
      </w:pPr>
      <w:r w:rsidRPr="00DC6C56">
        <w:rPr>
          <w:rFonts w:ascii="Calibri" w:hAnsi="Calibri" w:cs="Calibri"/>
          <w:sz w:val="18"/>
          <w:szCs w:val="18"/>
        </w:rPr>
        <w:t>Once published, a template may only be superseded through a new version and the prior published version becomes Inactive / Archived as per status rules.</w:t>
      </w:r>
    </w:p>
    <w:p w14:paraId="49AF6DD1" w14:textId="6056F176" w:rsidR="00612B55" w:rsidRPr="00612B55" w:rsidRDefault="0036142F" w:rsidP="00612B55">
      <w:pPr>
        <w:ind w:left="720"/>
        <w:textAlignment w:val="center"/>
        <w:rPr>
          <w:rFonts w:ascii="Calibri" w:hAnsi="Calibri" w:cs="Calibri"/>
          <w:b/>
          <w:bCs/>
          <w:sz w:val="18"/>
          <w:szCs w:val="18"/>
        </w:rPr>
      </w:pPr>
      <w:r w:rsidRPr="0036142F">
        <w:rPr>
          <w:rFonts w:ascii="Calibri" w:hAnsi="Calibri" w:cs="Calibri"/>
          <w:b/>
          <w:bCs/>
          <w:noProof/>
          <w:sz w:val="18"/>
          <w:szCs w:val="18"/>
          <w14:ligatures w14:val="standardContextual"/>
        </w:rPr>
        <w:pict w14:anchorId="08717CAF">
          <v:rect id="_x0000_i1025" alt="" style="width:2.8pt;height:.05pt;mso-width-percent:0;mso-height-percent:0;mso-width-percent:0;mso-height-percent:0" o:hrpct="6" o:hralign="center" o:hrstd="t" o:hr="t" fillcolor="#a0a0a0" stroked="f"/>
        </w:pict>
      </w:r>
    </w:p>
    <w:p w14:paraId="6A14D6AC" w14:textId="0E89B6F3" w:rsidR="00612B55" w:rsidRPr="00612B55" w:rsidRDefault="00612B55" w:rsidP="00612B55">
      <w:pPr>
        <w:pStyle w:val="Heading2"/>
        <w:numPr>
          <w:ilvl w:val="1"/>
          <w:numId w:val="9"/>
        </w:numPr>
        <w:rPr>
          <w:rFonts w:ascii="Calibri" w:eastAsia="Times New Roman" w:hAnsi="Calibri" w:cs="Calibri"/>
          <w:b/>
          <w:bCs/>
          <w:sz w:val="20"/>
          <w:szCs w:val="20"/>
        </w:rPr>
      </w:pPr>
      <w:bookmarkStart w:id="522" w:name="_Toc228300321"/>
      <w:r w:rsidRPr="00612B55">
        <w:rPr>
          <w:rFonts w:ascii="Calibri" w:eastAsia="Times New Roman" w:hAnsi="Calibri" w:cs="Calibri"/>
          <w:b/>
          <w:bCs/>
          <w:sz w:val="20"/>
          <w:szCs w:val="20"/>
        </w:rPr>
        <w:t>Inheritance Rules</w:t>
      </w:r>
      <w:bookmarkEnd w:id="522"/>
    </w:p>
    <w:p w14:paraId="0B609AA3" w14:textId="77777777" w:rsidR="00612B55" w:rsidRPr="00612B55" w:rsidRDefault="00612B55" w:rsidP="00612B55">
      <w:pPr>
        <w:ind w:left="720"/>
        <w:textAlignment w:val="center"/>
        <w:rPr>
          <w:rFonts w:ascii="Calibri" w:hAnsi="Calibri" w:cs="Calibri"/>
          <w:sz w:val="18"/>
          <w:szCs w:val="18"/>
        </w:rPr>
      </w:pPr>
      <w:r w:rsidRPr="00612B55">
        <w:rPr>
          <w:rFonts w:ascii="Calibri" w:hAnsi="Calibri" w:cs="Calibri"/>
          <w:sz w:val="18"/>
          <w:szCs w:val="18"/>
        </w:rPr>
        <w:t>All Org Templates use:</w:t>
      </w:r>
    </w:p>
    <w:p w14:paraId="141913E4" w14:textId="77777777" w:rsidR="00612B55" w:rsidRPr="00612B55" w:rsidRDefault="00612B55" w:rsidP="00612B55">
      <w:pPr>
        <w:ind w:left="720"/>
        <w:textAlignment w:val="center"/>
        <w:rPr>
          <w:rFonts w:ascii="Calibri" w:hAnsi="Calibri" w:cs="Calibri"/>
          <w:sz w:val="18"/>
          <w:szCs w:val="18"/>
        </w:rPr>
      </w:pPr>
      <w:r w:rsidRPr="00612B55">
        <w:rPr>
          <w:rFonts w:ascii="Calibri" w:hAnsi="Calibri" w:cs="Calibri"/>
          <w:sz w:val="18"/>
          <w:szCs w:val="18"/>
        </w:rPr>
        <w:t>InheritanceType = CopyOnCreate</w:t>
      </w:r>
    </w:p>
    <w:p w14:paraId="211CDFE8" w14:textId="77777777" w:rsidR="00612B55" w:rsidRPr="00612B55" w:rsidRDefault="00612B55" w:rsidP="00612B55">
      <w:pPr>
        <w:ind w:left="720"/>
        <w:textAlignment w:val="center"/>
        <w:rPr>
          <w:rFonts w:ascii="Calibri" w:hAnsi="Calibri" w:cs="Calibri"/>
          <w:sz w:val="18"/>
          <w:szCs w:val="18"/>
        </w:rPr>
      </w:pPr>
      <w:r w:rsidRPr="00612B55">
        <w:rPr>
          <w:rFonts w:ascii="Calibri" w:hAnsi="Calibri" w:cs="Calibri"/>
          <w:sz w:val="18"/>
          <w:szCs w:val="18"/>
        </w:rPr>
        <w:t>Meaning</w:t>
      </w:r>
    </w:p>
    <w:p w14:paraId="6BC68518" w14:textId="77777777" w:rsidR="00612B55" w:rsidRPr="00612B55" w:rsidRDefault="00612B55" w:rsidP="007725E1">
      <w:pPr>
        <w:numPr>
          <w:ilvl w:val="0"/>
          <w:numId w:val="76"/>
        </w:numPr>
        <w:tabs>
          <w:tab w:val="clear" w:pos="720"/>
          <w:tab w:val="num" w:pos="1080"/>
        </w:tabs>
        <w:ind w:left="1080"/>
        <w:textAlignment w:val="center"/>
        <w:rPr>
          <w:rFonts w:ascii="Calibri" w:hAnsi="Calibri" w:cs="Calibri"/>
          <w:sz w:val="18"/>
          <w:szCs w:val="18"/>
        </w:rPr>
      </w:pPr>
      <w:r w:rsidRPr="00612B55">
        <w:rPr>
          <w:rFonts w:ascii="Calibri" w:hAnsi="Calibri" w:cs="Calibri"/>
          <w:sz w:val="18"/>
          <w:szCs w:val="18"/>
        </w:rPr>
        <w:t xml:space="preserve">Org Template copies Master structure at derivation time. </w:t>
      </w:r>
    </w:p>
    <w:p w14:paraId="39ECE44D" w14:textId="77777777" w:rsidR="00612B55" w:rsidRPr="00612B55" w:rsidRDefault="00612B55" w:rsidP="007725E1">
      <w:pPr>
        <w:numPr>
          <w:ilvl w:val="0"/>
          <w:numId w:val="76"/>
        </w:numPr>
        <w:tabs>
          <w:tab w:val="clear" w:pos="720"/>
          <w:tab w:val="num" w:pos="1080"/>
        </w:tabs>
        <w:ind w:left="1080"/>
        <w:textAlignment w:val="center"/>
        <w:rPr>
          <w:rFonts w:ascii="Calibri" w:hAnsi="Calibri" w:cs="Calibri"/>
          <w:sz w:val="18"/>
          <w:szCs w:val="18"/>
        </w:rPr>
      </w:pPr>
      <w:r w:rsidRPr="00612B55">
        <w:rPr>
          <w:rFonts w:ascii="Calibri" w:hAnsi="Calibri" w:cs="Calibri"/>
          <w:sz w:val="18"/>
          <w:szCs w:val="18"/>
        </w:rPr>
        <w:t xml:space="preserve">Changes to Master do not automatically update existing Org Templates. </w:t>
      </w:r>
    </w:p>
    <w:p w14:paraId="4FFF3E1B" w14:textId="77777777" w:rsidR="00612B55" w:rsidRPr="00612B55" w:rsidRDefault="00612B55" w:rsidP="007725E1">
      <w:pPr>
        <w:numPr>
          <w:ilvl w:val="0"/>
          <w:numId w:val="76"/>
        </w:numPr>
        <w:tabs>
          <w:tab w:val="clear" w:pos="720"/>
          <w:tab w:val="num" w:pos="1080"/>
        </w:tabs>
        <w:ind w:left="1080"/>
        <w:textAlignment w:val="center"/>
        <w:rPr>
          <w:rFonts w:ascii="Calibri" w:hAnsi="Calibri" w:cs="Calibri"/>
          <w:sz w:val="18"/>
          <w:szCs w:val="18"/>
        </w:rPr>
      </w:pPr>
      <w:r w:rsidRPr="00612B55">
        <w:rPr>
          <w:rFonts w:ascii="Calibri" w:hAnsi="Calibri" w:cs="Calibri"/>
          <w:sz w:val="18"/>
          <w:szCs w:val="18"/>
        </w:rPr>
        <w:t xml:space="preserve">Org must manually adopt a newer Master version through a new derivation or versioning action. </w:t>
      </w:r>
    </w:p>
    <w:p w14:paraId="35E7B1C0" w14:textId="77777777" w:rsidR="00BA2537" w:rsidRPr="009B037E" w:rsidRDefault="00BA2537" w:rsidP="00612B55">
      <w:pPr>
        <w:ind w:left="1080"/>
        <w:textAlignment w:val="center"/>
        <w:rPr>
          <w:rFonts w:ascii="Calibri" w:hAnsi="Calibri" w:cs="Calibri"/>
          <w:sz w:val="18"/>
          <w:szCs w:val="18"/>
        </w:rPr>
      </w:pPr>
    </w:p>
    <w:p w14:paraId="463DC431" w14:textId="30FA9140" w:rsidR="006932D8" w:rsidRDefault="006932D8" w:rsidP="00F45909">
      <w:pPr>
        <w:pStyle w:val="Heading1"/>
        <w:numPr>
          <w:ilvl w:val="0"/>
          <w:numId w:val="9"/>
        </w:numPr>
        <w:rPr>
          <w:rFonts w:ascii="Calibri" w:eastAsia="Times New Roman" w:hAnsi="Calibri" w:cs="Calibri"/>
          <w:b/>
          <w:bCs/>
          <w:sz w:val="24"/>
          <w:szCs w:val="24"/>
        </w:rPr>
      </w:pPr>
      <w:bookmarkStart w:id="523" w:name="_Toc225461541"/>
      <w:bookmarkStart w:id="524" w:name="_Toc225461542"/>
      <w:bookmarkStart w:id="525" w:name="_Toc225461543"/>
      <w:bookmarkStart w:id="526" w:name="_Toc225461544"/>
      <w:bookmarkStart w:id="527" w:name="_Toc225461545"/>
      <w:bookmarkStart w:id="528" w:name="_Toc225461546"/>
      <w:bookmarkStart w:id="529" w:name="_Toc225461547"/>
      <w:bookmarkStart w:id="530" w:name="_Toc225461548"/>
      <w:bookmarkStart w:id="531" w:name="_Toc225461549"/>
      <w:bookmarkStart w:id="532" w:name="_Toc225461550"/>
      <w:bookmarkStart w:id="533" w:name="_Toc225461551"/>
      <w:bookmarkStart w:id="534" w:name="_Toc225461552"/>
      <w:bookmarkStart w:id="535" w:name="_Toc225461553"/>
      <w:bookmarkStart w:id="536" w:name="_Toc225461554"/>
      <w:bookmarkStart w:id="537" w:name="_Toc225461555"/>
      <w:bookmarkStart w:id="538" w:name="_Toc225461556"/>
      <w:bookmarkStart w:id="539" w:name="_Toc2283003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r w:rsidRPr="009B037E">
        <w:rPr>
          <w:rFonts w:ascii="Calibri" w:eastAsia="Times New Roman" w:hAnsi="Calibri" w:cs="Calibri"/>
          <w:b/>
          <w:bCs/>
          <w:sz w:val="24"/>
          <w:szCs w:val="24"/>
        </w:rPr>
        <w:t>Metadata</w:t>
      </w:r>
      <w:r w:rsidR="00473F01" w:rsidRPr="009B037E">
        <w:rPr>
          <w:rFonts w:ascii="Calibri" w:eastAsia="Times New Roman" w:hAnsi="Calibri" w:cs="Calibri"/>
          <w:b/>
          <w:bCs/>
          <w:sz w:val="24"/>
          <w:szCs w:val="24"/>
        </w:rPr>
        <w:t xml:space="preserve"> Registry</w:t>
      </w:r>
      <w:r w:rsidRPr="009B037E">
        <w:rPr>
          <w:rFonts w:ascii="Calibri" w:eastAsia="Times New Roman" w:hAnsi="Calibri" w:cs="Calibri"/>
          <w:b/>
          <w:bCs/>
          <w:sz w:val="24"/>
          <w:szCs w:val="24"/>
        </w:rPr>
        <w:t>:</w:t>
      </w:r>
      <w:bookmarkEnd w:id="539"/>
      <w:r w:rsidR="00FF2596">
        <w:rPr>
          <w:rFonts w:ascii="Calibri" w:eastAsia="Times New Roman" w:hAnsi="Calibri" w:cs="Calibri"/>
          <w:b/>
          <w:bCs/>
          <w:sz w:val="24"/>
          <w:szCs w:val="24"/>
        </w:rPr>
        <w:t xml:space="preserve"> </w:t>
      </w:r>
    </w:p>
    <w:p w14:paraId="636DBC13" w14:textId="761D7608" w:rsidR="00FF2596" w:rsidRPr="006B30C2" w:rsidRDefault="006B30C2" w:rsidP="00FF2596">
      <w:pPr>
        <w:rPr>
          <w:rFonts w:ascii="Calibri" w:hAnsi="Calibri" w:cs="Calibri"/>
          <w:sz w:val="20"/>
          <w:szCs w:val="20"/>
        </w:rPr>
      </w:pPr>
      <w:r>
        <w:rPr>
          <w:rFonts w:ascii="Calibri" w:hAnsi="Calibri" w:cs="Calibri"/>
          <w:sz w:val="20"/>
          <w:szCs w:val="20"/>
        </w:rPr>
        <w:tab/>
      </w:r>
      <w:r w:rsidR="00FF2596" w:rsidRPr="006B30C2">
        <w:rPr>
          <w:rFonts w:ascii="Calibri" w:hAnsi="Calibri" w:cs="Calibri"/>
          <w:sz w:val="20"/>
          <w:szCs w:val="20"/>
        </w:rPr>
        <w:t xml:space="preserve">Refer to </w:t>
      </w:r>
      <w:hyperlink r:id="rId8" w:history="1">
        <w:r w:rsidRPr="006B30C2">
          <w:rPr>
            <w:rStyle w:val="Hyperlink"/>
            <w:rFonts w:ascii="Calibri" w:eastAsiaTheme="majorEastAsia" w:hAnsi="Calibri" w:cs="Calibri"/>
            <w:sz w:val="20"/>
            <w:szCs w:val="20"/>
          </w:rPr>
          <w:t>Requirements_Metadata_Registry.docx</w:t>
        </w:r>
      </w:hyperlink>
    </w:p>
    <w:p w14:paraId="0862892E" w14:textId="6C92016C" w:rsidR="00420D83" w:rsidRPr="006B30C2" w:rsidRDefault="00F36FE2" w:rsidP="006B30C2">
      <w:pPr>
        <w:pStyle w:val="NormalWeb"/>
        <w:spacing w:before="0" w:beforeAutospacing="0" w:after="0" w:afterAutospacing="0"/>
        <w:rPr>
          <w:rFonts w:ascii="Calibri" w:hAnsi="Calibri" w:cs="Calibri"/>
          <w:sz w:val="18"/>
          <w:szCs w:val="18"/>
        </w:rPr>
      </w:pPr>
      <w:r w:rsidRPr="009B037E">
        <w:rPr>
          <w:rFonts w:ascii="Calibri" w:hAnsi="Calibri" w:cs="Calibri"/>
          <w:sz w:val="18"/>
          <w:szCs w:val="18"/>
        </w:rPr>
        <w:lastRenderedPageBreak/>
        <w:t> </w:t>
      </w:r>
    </w:p>
    <w:p w14:paraId="2A54DA77" w14:textId="4C98CD4B" w:rsidR="000F7238" w:rsidRPr="009B037E" w:rsidRDefault="009A1914" w:rsidP="006B30C2">
      <w:pPr>
        <w:pStyle w:val="Heading2"/>
        <w:numPr>
          <w:ilvl w:val="1"/>
          <w:numId w:val="9"/>
        </w:numPr>
        <w:rPr>
          <w:rFonts w:ascii="Calibri" w:eastAsia="Times New Roman" w:hAnsi="Calibri" w:cs="Calibri"/>
          <w:b/>
          <w:bCs/>
          <w:sz w:val="20"/>
          <w:szCs w:val="20"/>
        </w:rPr>
      </w:pPr>
      <w:bookmarkStart w:id="540" w:name="_Toc228300323"/>
      <w:r w:rsidRPr="009B037E">
        <w:rPr>
          <w:rFonts w:ascii="Calibri" w:eastAsia="Times New Roman" w:hAnsi="Calibri" w:cs="Calibri"/>
          <w:b/>
          <w:bCs/>
          <w:sz w:val="20"/>
          <w:szCs w:val="20"/>
        </w:rPr>
        <w:t>Naming Convention</w:t>
      </w:r>
      <w:r w:rsidR="001F6BC6" w:rsidRPr="009B037E">
        <w:rPr>
          <w:rFonts w:ascii="Calibri" w:eastAsia="Times New Roman" w:hAnsi="Calibri" w:cs="Calibri"/>
          <w:b/>
          <w:bCs/>
          <w:sz w:val="20"/>
          <w:szCs w:val="20"/>
        </w:rPr>
        <w:t>, Versioning and Codes</w:t>
      </w:r>
      <w:r w:rsidR="000F7238" w:rsidRPr="009B037E">
        <w:rPr>
          <w:rFonts w:ascii="Calibri" w:eastAsia="Times New Roman" w:hAnsi="Calibri" w:cs="Calibri"/>
          <w:b/>
          <w:bCs/>
          <w:sz w:val="20"/>
          <w:szCs w:val="20"/>
        </w:rPr>
        <w:t>:</w:t>
      </w:r>
      <w:bookmarkEnd w:id="540"/>
    </w:p>
    <w:p w14:paraId="03B099AA" w14:textId="710AD4CE" w:rsidR="00BA152C" w:rsidRPr="00BA152C" w:rsidRDefault="00BA152C" w:rsidP="007725E1">
      <w:pPr>
        <w:pStyle w:val="ListParagraph"/>
        <w:numPr>
          <w:ilvl w:val="0"/>
          <w:numId w:val="82"/>
        </w:numPr>
        <w:rPr>
          <w:rFonts w:ascii="Calibri" w:hAnsi="Calibri" w:cs="Calibri"/>
          <w:sz w:val="18"/>
          <w:szCs w:val="18"/>
        </w:rPr>
      </w:pPr>
      <w:r w:rsidRPr="00BA152C">
        <w:rPr>
          <w:rFonts w:ascii="Calibri" w:hAnsi="Calibri" w:cs="Calibri"/>
          <w:sz w:val="18"/>
          <w:szCs w:val="18"/>
        </w:rPr>
        <w:t xml:space="preserve">Naming convention </w:t>
      </w:r>
      <w:r w:rsidRPr="009B037E">
        <w:rPr>
          <w:rFonts w:ascii="Calibri" w:hAnsi="Calibri" w:cs="Calibri"/>
          <w:sz w:val="18"/>
          <w:szCs w:val="18"/>
        </w:rPr>
        <w:t xml:space="preserve">: </w:t>
      </w:r>
      <w:r w:rsidRPr="00BA152C">
        <w:rPr>
          <w:rFonts w:ascii="Calibri" w:hAnsi="Calibri" w:cs="Calibri"/>
          <w:b/>
          <w:bCs/>
          <w:sz w:val="18"/>
          <w:szCs w:val="18"/>
        </w:rPr>
        <w:t>TemplateID</w:t>
      </w:r>
      <w:r w:rsidRPr="00BA152C">
        <w:rPr>
          <w:rFonts w:ascii="Calibri" w:hAnsi="Calibri" w:cs="Calibri"/>
          <w:sz w:val="18"/>
          <w:szCs w:val="18"/>
        </w:rPr>
        <w:t xml:space="preserve"> format</w:t>
      </w:r>
      <w:r w:rsidRPr="009B037E">
        <w:rPr>
          <w:rFonts w:ascii="Calibri" w:hAnsi="Calibri" w:cs="Calibri"/>
          <w:sz w:val="18"/>
          <w:szCs w:val="18"/>
        </w:rPr>
        <w:t xml:space="preserve"> (Aligns with Version ID refer to Section 3.3)</w:t>
      </w:r>
    </w:p>
    <w:p w14:paraId="2903B4D3" w14:textId="77777777" w:rsidR="00BA152C" w:rsidRPr="009B037E" w:rsidRDefault="00BA152C" w:rsidP="00BA152C">
      <w:pPr>
        <w:ind w:left="765"/>
        <w:rPr>
          <w:rFonts w:ascii="Calibri" w:hAnsi="Calibri" w:cs="Calibri"/>
          <w:sz w:val="18"/>
          <w:szCs w:val="18"/>
        </w:rPr>
      </w:pPr>
      <w:r w:rsidRPr="009B037E">
        <w:rPr>
          <w:rFonts w:ascii="Calibri" w:hAnsi="Calibri" w:cs="Calibri"/>
          <w:sz w:val="18"/>
          <w:szCs w:val="18"/>
        </w:rPr>
        <w:t>&lt;TemplateTypeShort&gt;-&lt;DomainShort&gt;-&lt;Sequence&gt;</w:t>
      </w:r>
    </w:p>
    <w:p w14:paraId="0E3CC09F" w14:textId="77777777" w:rsidR="00BA152C" w:rsidRPr="009B037E" w:rsidRDefault="00BA152C" w:rsidP="00BA152C">
      <w:pPr>
        <w:ind w:left="765"/>
        <w:rPr>
          <w:rFonts w:ascii="Calibri" w:hAnsi="Calibri" w:cs="Calibri"/>
          <w:sz w:val="18"/>
          <w:szCs w:val="18"/>
        </w:rPr>
      </w:pPr>
      <w:r w:rsidRPr="009B037E">
        <w:rPr>
          <w:rFonts w:ascii="Calibri" w:hAnsi="Calibri" w:cs="Calibri"/>
          <w:sz w:val="18"/>
          <w:szCs w:val="18"/>
        </w:rPr>
        <w:t>Examples:</w:t>
      </w:r>
    </w:p>
    <w:p w14:paraId="4BB64F8E" w14:textId="77777777" w:rsidR="00BA152C" w:rsidRPr="009B037E" w:rsidRDefault="00BA152C" w:rsidP="007725E1">
      <w:pPr>
        <w:pStyle w:val="ListParagraph"/>
        <w:numPr>
          <w:ilvl w:val="1"/>
          <w:numId w:val="87"/>
        </w:numPr>
        <w:rPr>
          <w:rFonts w:ascii="Calibri" w:hAnsi="Calibri" w:cs="Calibri"/>
          <w:sz w:val="18"/>
          <w:szCs w:val="18"/>
        </w:rPr>
      </w:pPr>
      <w:r w:rsidRPr="009B037E">
        <w:rPr>
          <w:rFonts w:ascii="Calibri" w:hAnsi="Calibri" w:cs="Calibri"/>
          <w:sz w:val="18"/>
          <w:szCs w:val="18"/>
        </w:rPr>
        <w:t xml:space="preserve">CP-HTN-001 </w:t>
      </w:r>
    </w:p>
    <w:p w14:paraId="2C16D27A" w14:textId="77777777" w:rsidR="00BA152C" w:rsidRPr="009B037E" w:rsidRDefault="00BA152C" w:rsidP="007725E1">
      <w:pPr>
        <w:pStyle w:val="ListParagraph"/>
        <w:numPr>
          <w:ilvl w:val="1"/>
          <w:numId w:val="87"/>
        </w:numPr>
        <w:rPr>
          <w:rFonts w:ascii="Calibri" w:hAnsi="Calibri" w:cs="Calibri"/>
          <w:sz w:val="18"/>
          <w:szCs w:val="18"/>
        </w:rPr>
      </w:pPr>
      <w:r w:rsidRPr="009B037E">
        <w:rPr>
          <w:rFonts w:ascii="Calibri" w:hAnsi="Calibri" w:cs="Calibri"/>
          <w:sz w:val="18"/>
          <w:szCs w:val="18"/>
        </w:rPr>
        <w:t xml:space="preserve">OKR-HTN-001 </w:t>
      </w:r>
    </w:p>
    <w:p w14:paraId="02956EA3" w14:textId="77777777" w:rsidR="00BA152C" w:rsidRPr="009B037E" w:rsidRDefault="00BA152C" w:rsidP="007725E1">
      <w:pPr>
        <w:pStyle w:val="ListParagraph"/>
        <w:numPr>
          <w:ilvl w:val="1"/>
          <w:numId w:val="87"/>
        </w:numPr>
        <w:rPr>
          <w:rFonts w:ascii="Calibri" w:hAnsi="Calibri" w:cs="Calibri"/>
          <w:sz w:val="18"/>
          <w:szCs w:val="18"/>
        </w:rPr>
      </w:pPr>
      <w:r w:rsidRPr="009B037E">
        <w:rPr>
          <w:rFonts w:ascii="Calibri" w:hAnsi="Calibri" w:cs="Calibri"/>
          <w:sz w:val="18"/>
          <w:szCs w:val="18"/>
        </w:rPr>
        <w:t xml:space="preserve">TSK-BPREAD-001 </w:t>
      </w:r>
    </w:p>
    <w:p w14:paraId="39C20E4D" w14:textId="77777777" w:rsidR="00BA152C" w:rsidRPr="009B037E" w:rsidRDefault="00BA152C" w:rsidP="007725E1">
      <w:pPr>
        <w:pStyle w:val="ListParagraph"/>
        <w:numPr>
          <w:ilvl w:val="1"/>
          <w:numId w:val="87"/>
        </w:numPr>
        <w:rPr>
          <w:rFonts w:ascii="Calibri" w:hAnsi="Calibri" w:cs="Calibri"/>
          <w:sz w:val="18"/>
          <w:szCs w:val="18"/>
        </w:rPr>
      </w:pPr>
      <w:r w:rsidRPr="009B037E">
        <w:rPr>
          <w:rFonts w:ascii="Calibri" w:hAnsi="Calibri" w:cs="Calibri"/>
          <w:sz w:val="18"/>
          <w:szCs w:val="18"/>
        </w:rPr>
        <w:t xml:space="preserve">SYM-PAIN-001 </w:t>
      </w:r>
    </w:p>
    <w:p w14:paraId="64AB6475" w14:textId="77777777" w:rsidR="00BA152C" w:rsidRPr="009B037E" w:rsidRDefault="00BA152C" w:rsidP="007725E1">
      <w:pPr>
        <w:pStyle w:val="ListParagraph"/>
        <w:numPr>
          <w:ilvl w:val="1"/>
          <w:numId w:val="87"/>
        </w:numPr>
        <w:rPr>
          <w:rFonts w:ascii="Calibri" w:hAnsi="Calibri" w:cs="Calibri"/>
          <w:sz w:val="18"/>
          <w:szCs w:val="18"/>
        </w:rPr>
      </w:pPr>
      <w:r w:rsidRPr="009B037E">
        <w:rPr>
          <w:rFonts w:ascii="Calibri" w:hAnsi="Calibri" w:cs="Calibri"/>
          <w:sz w:val="18"/>
          <w:szCs w:val="18"/>
        </w:rPr>
        <w:t xml:space="preserve">THR-BPSYS-001 </w:t>
      </w:r>
    </w:p>
    <w:p w14:paraId="1E39CE19" w14:textId="77777777" w:rsidR="00BA152C" w:rsidRPr="009B037E" w:rsidRDefault="00BA152C" w:rsidP="007725E1">
      <w:pPr>
        <w:pStyle w:val="ListParagraph"/>
        <w:numPr>
          <w:ilvl w:val="1"/>
          <w:numId w:val="87"/>
        </w:numPr>
        <w:rPr>
          <w:rFonts w:ascii="Calibri" w:hAnsi="Calibri" w:cs="Calibri"/>
          <w:sz w:val="18"/>
          <w:szCs w:val="18"/>
        </w:rPr>
      </w:pPr>
      <w:r w:rsidRPr="009B037E">
        <w:rPr>
          <w:rFonts w:ascii="Calibri" w:hAnsi="Calibri" w:cs="Calibri"/>
          <w:sz w:val="18"/>
          <w:szCs w:val="18"/>
        </w:rPr>
        <w:t xml:space="preserve">ALT-VITALS-001 </w:t>
      </w:r>
    </w:p>
    <w:p w14:paraId="2AA456A5" w14:textId="77777777" w:rsidR="00BA152C" w:rsidRPr="009B037E" w:rsidRDefault="00BA152C" w:rsidP="00BA152C">
      <w:pPr>
        <w:ind w:left="765"/>
        <w:rPr>
          <w:rFonts w:ascii="Calibri" w:hAnsi="Calibri" w:cs="Calibri"/>
          <w:b/>
          <w:bCs/>
          <w:sz w:val="18"/>
          <w:szCs w:val="18"/>
        </w:rPr>
      </w:pPr>
      <w:r w:rsidRPr="009B037E">
        <w:rPr>
          <w:rFonts w:ascii="Calibri" w:hAnsi="Calibri" w:cs="Calibri"/>
          <w:b/>
          <w:bCs/>
          <w:sz w:val="18"/>
          <w:szCs w:val="18"/>
        </w:rPr>
        <w:t>TemplateVersionID format</w:t>
      </w:r>
    </w:p>
    <w:p w14:paraId="7D9CCF4E" w14:textId="77777777" w:rsidR="00BA152C" w:rsidRPr="009B037E" w:rsidRDefault="00BA152C" w:rsidP="00BA152C">
      <w:pPr>
        <w:ind w:left="765"/>
        <w:rPr>
          <w:rFonts w:ascii="Calibri" w:hAnsi="Calibri" w:cs="Calibri"/>
          <w:b/>
          <w:bCs/>
          <w:sz w:val="18"/>
          <w:szCs w:val="18"/>
        </w:rPr>
      </w:pPr>
      <w:r w:rsidRPr="009B037E">
        <w:rPr>
          <w:rFonts w:ascii="Calibri" w:hAnsi="Calibri" w:cs="Calibri"/>
          <w:b/>
          <w:bCs/>
          <w:sz w:val="18"/>
          <w:szCs w:val="18"/>
        </w:rPr>
        <w:t>&lt;TemplateID&gt;-V&lt;NN&gt;</w:t>
      </w:r>
    </w:p>
    <w:p w14:paraId="03C9DB9A" w14:textId="77777777" w:rsidR="00BA152C" w:rsidRPr="009B037E" w:rsidRDefault="00BA152C" w:rsidP="007725E1">
      <w:pPr>
        <w:pStyle w:val="ListParagraph"/>
        <w:numPr>
          <w:ilvl w:val="1"/>
          <w:numId w:val="88"/>
        </w:numPr>
        <w:rPr>
          <w:rFonts w:ascii="Calibri" w:hAnsi="Calibri" w:cs="Calibri"/>
          <w:sz w:val="18"/>
          <w:szCs w:val="18"/>
        </w:rPr>
      </w:pPr>
      <w:r w:rsidRPr="009B037E">
        <w:rPr>
          <w:rFonts w:ascii="Calibri" w:hAnsi="Calibri" w:cs="Calibri"/>
          <w:sz w:val="18"/>
          <w:szCs w:val="18"/>
        </w:rPr>
        <w:t>Examples:</w:t>
      </w:r>
    </w:p>
    <w:p w14:paraId="71FA4496" w14:textId="77777777" w:rsidR="00BA152C" w:rsidRPr="009B037E" w:rsidRDefault="00BA152C" w:rsidP="007725E1">
      <w:pPr>
        <w:pStyle w:val="ListParagraph"/>
        <w:numPr>
          <w:ilvl w:val="1"/>
          <w:numId w:val="88"/>
        </w:numPr>
        <w:rPr>
          <w:rFonts w:ascii="Calibri" w:hAnsi="Calibri" w:cs="Calibri"/>
          <w:sz w:val="18"/>
          <w:szCs w:val="18"/>
        </w:rPr>
      </w:pPr>
      <w:r w:rsidRPr="009B037E">
        <w:rPr>
          <w:rFonts w:ascii="Calibri" w:hAnsi="Calibri" w:cs="Calibri"/>
          <w:sz w:val="18"/>
          <w:szCs w:val="18"/>
        </w:rPr>
        <w:t xml:space="preserve">CP-HTN-001-V01 </w:t>
      </w:r>
    </w:p>
    <w:p w14:paraId="29261DB0" w14:textId="77777777" w:rsidR="00BA152C" w:rsidRPr="009B037E" w:rsidRDefault="00BA152C" w:rsidP="007725E1">
      <w:pPr>
        <w:pStyle w:val="ListParagraph"/>
        <w:numPr>
          <w:ilvl w:val="1"/>
          <w:numId w:val="88"/>
        </w:numPr>
        <w:rPr>
          <w:rFonts w:ascii="Calibri" w:hAnsi="Calibri" w:cs="Calibri"/>
          <w:sz w:val="18"/>
          <w:szCs w:val="18"/>
        </w:rPr>
      </w:pPr>
      <w:r w:rsidRPr="009B037E">
        <w:rPr>
          <w:rFonts w:ascii="Calibri" w:hAnsi="Calibri" w:cs="Calibri"/>
          <w:sz w:val="18"/>
          <w:szCs w:val="18"/>
        </w:rPr>
        <w:t xml:space="preserve">CP-HTN-001-V02 </w:t>
      </w:r>
    </w:p>
    <w:p w14:paraId="364DB1B2" w14:textId="77777777" w:rsidR="00BA152C" w:rsidRPr="009B037E" w:rsidRDefault="00BA152C" w:rsidP="007725E1">
      <w:pPr>
        <w:pStyle w:val="ListParagraph"/>
        <w:numPr>
          <w:ilvl w:val="1"/>
          <w:numId w:val="88"/>
        </w:numPr>
        <w:rPr>
          <w:rFonts w:ascii="Calibri" w:hAnsi="Calibri" w:cs="Calibri"/>
          <w:sz w:val="18"/>
          <w:szCs w:val="18"/>
        </w:rPr>
      </w:pPr>
      <w:r w:rsidRPr="009B037E">
        <w:rPr>
          <w:rFonts w:ascii="Calibri" w:hAnsi="Calibri" w:cs="Calibri"/>
          <w:sz w:val="18"/>
          <w:szCs w:val="18"/>
        </w:rPr>
        <w:t xml:space="preserve">SYM-PAIN-001-V03 </w:t>
      </w:r>
    </w:p>
    <w:p w14:paraId="5DA6BB73" w14:textId="77777777" w:rsidR="00BA152C" w:rsidRPr="009B037E" w:rsidRDefault="00BA152C" w:rsidP="00BA152C">
      <w:pPr>
        <w:ind w:left="765"/>
        <w:rPr>
          <w:rFonts w:ascii="Calibri" w:hAnsi="Calibri" w:cs="Calibri"/>
          <w:b/>
          <w:bCs/>
          <w:sz w:val="18"/>
          <w:szCs w:val="18"/>
        </w:rPr>
      </w:pPr>
      <w:r w:rsidRPr="009B037E">
        <w:rPr>
          <w:rFonts w:ascii="Calibri" w:hAnsi="Calibri" w:cs="Calibri"/>
          <w:b/>
          <w:bCs/>
          <w:sz w:val="18"/>
          <w:szCs w:val="18"/>
        </w:rPr>
        <w:t>Version field</w:t>
      </w:r>
    </w:p>
    <w:p w14:paraId="6072170C" w14:textId="77777777" w:rsidR="00BA152C" w:rsidRPr="009B037E" w:rsidRDefault="00BA152C" w:rsidP="007725E1">
      <w:pPr>
        <w:pStyle w:val="ListParagraph"/>
        <w:numPr>
          <w:ilvl w:val="1"/>
          <w:numId w:val="89"/>
        </w:numPr>
        <w:rPr>
          <w:rFonts w:ascii="Calibri" w:hAnsi="Calibri" w:cs="Calibri"/>
          <w:sz w:val="18"/>
          <w:szCs w:val="18"/>
        </w:rPr>
      </w:pPr>
      <w:r w:rsidRPr="009B037E">
        <w:rPr>
          <w:rFonts w:ascii="Calibri" w:hAnsi="Calibri" w:cs="Calibri"/>
          <w:sz w:val="18"/>
          <w:szCs w:val="18"/>
        </w:rPr>
        <w:t xml:space="preserve">1 </w:t>
      </w:r>
    </w:p>
    <w:p w14:paraId="13EB1342" w14:textId="77777777" w:rsidR="00BA152C" w:rsidRPr="009B037E" w:rsidRDefault="00BA152C" w:rsidP="007725E1">
      <w:pPr>
        <w:pStyle w:val="ListParagraph"/>
        <w:numPr>
          <w:ilvl w:val="1"/>
          <w:numId w:val="89"/>
        </w:numPr>
        <w:rPr>
          <w:rFonts w:ascii="Calibri" w:hAnsi="Calibri" w:cs="Calibri"/>
          <w:sz w:val="18"/>
          <w:szCs w:val="18"/>
        </w:rPr>
      </w:pPr>
      <w:r w:rsidRPr="009B037E">
        <w:rPr>
          <w:rFonts w:ascii="Calibri" w:hAnsi="Calibri" w:cs="Calibri"/>
          <w:sz w:val="18"/>
          <w:szCs w:val="18"/>
        </w:rPr>
        <w:t xml:space="preserve">2 </w:t>
      </w:r>
    </w:p>
    <w:p w14:paraId="0319315E" w14:textId="0EC79FC9" w:rsidR="00BA152C" w:rsidRPr="009B037E" w:rsidRDefault="00BA152C" w:rsidP="007725E1">
      <w:pPr>
        <w:pStyle w:val="ListParagraph"/>
        <w:numPr>
          <w:ilvl w:val="1"/>
          <w:numId w:val="89"/>
        </w:numPr>
        <w:rPr>
          <w:rFonts w:ascii="Calibri" w:hAnsi="Calibri" w:cs="Calibri"/>
          <w:sz w:val="18"/>
          <w:szCs w:val="18"/>
        </w:rPr>
      </w:pPr>
      <w:r w:rsidRPr="009B037E">
        <w:rPr>
          <w:rFonts w:ascii="Calibri" w:hAnsi="Calibri" w:cs="Calibri"/>
          <w:sz w:val="18"/>
          <w:szCs w:val="18"/>
        </w:rPr>
        <w:t xml:space="preserve">3 </w:t>
      </w:r>
    </w:p>
    <w:p w14:paraId="6E37F108" w14:textId="77777777" w:rsidR="001F6BC6" w:rsidRPr="009B037E" w:rsidRDefault="001F6BC6" w:rsidP="007725E1">
      <w:pPr>
        <w:pStyle w:val="ListParagraph"/>
        <w:numPr>
          <w:ilvl w:val="0"/>
          <w:numId w:val="82"/>
        </w:numPr>
        <w:rPr>
          <w:rFonts w:ascii="Calibri" w:hAnsi="Calibri" w:cs="Calibri"/>
          <w:b/>
          <w:bCs/>
          <w:sz w:val="18"/>
          <w:szCs w:val="18"/>
        </w:rPr>
      </w:pPr>
      <w:r w:rsidRPr="009B037E">
        <w:rPr>
          <w:rFonts w:ascii="Calibri" w:hAnsi="Calibri" w:cs="Calibri"/>
          <w:b/>
          <w:bCs/>
          <w:sz w:val="18"/>
          <w:szCs w:val="18"/>
        </w:rPr>
        <w:t>SectionID</w:t>
      </w:r>
    </w:p>
    <w:p w14:paraId="7326A488" w14:textId="77777777" w:rsidR="001F6BC6" w:rsidRPr="009B037E" w:rsidRDefault="001F6BC6" w:rsidP="001F6BC6">
      <w:pPr>
        <w:ind w:left="720"/>
        <w:rPr>
          <w:rFonts w:ascii="Calibri" w:hAnsi="Calibri" w:cs="Calibri"/>
          <w:sz w:val="18"/>
          <w:szCs w:val="18"/>
        </w:rPr>
      </w:pPr>
      <w:r w:rsidRPr="009B037E">
        <w:rPr>
          <w:rFonts w:ascii="Calibri" w:hAnsi="Calibri" w:cs="Calibri"/>
          <w:sz w:val="18"/>
          <w:szCs w:val="18"/>
        </w:rPr>
        <w:t>&lt;TemplateVersionID&gt;-SEC-&lt;SectionShort&gt;</w:t>
      </w:r>
      <w:r w:rsidRPr="009B037E">
        <w:rPr>
          <w:rFonts w:ascii="Calibri" w:hAnsi="Calibri" w:cs="Calibri"/>
          <w:sz w:val="18"/>
          <w:szCs w:val="18"/>
        </w:rPr>
        <w:br/>
        <w:t>or</w:t>
      </w:r>
      <w:r w:rsidRPr="009B037E">
        <w:rPr>
          <w:rFonts w:ascii="Calibri" w:hAnsi="Calibri" w:cs="Calibri"/>
          <w:sz w:val="18"/>
          <w:szCs w:val="18"/>
        </w:rPr>
        <w:br/>
        <w:t>&lt;TemplateVersionID&gt;-SEC-&lt;NN&gt;</w:t>
      </w:r>
    </w:p>
    <w:p w14:paraId="2C82F383" w14:textId="77777777" w:rsidR="001F6BC6" w:rsidRPr="009B037E" w:rsidRDefault="001F6BC6" w:rsidP="001F6BC6">
      <w:pPr>
        <w:ind w:left="720"/>
        <w:rPr>
          <w:rFonts w:ascii="Calibri" w:hAnsi="Calibri" w:cs="Calibri"/>
          <w:sz w:val="18"/>
          <w:szCs w:val="18"/>
        </w:rPr>
      </w:pPr>
      <w:r w:rsidRPr="009B037E">
        <w:rPr>
          <w:rFonts w:ascii="Calibri" w:hAnsi="Calibri" w:cs="Calibri"/>
          <w:sz w:val="18"/>
          <w:szCs w:val="18"/>
        </w:rPr>
        <w:t>Examples:</w:t>
      </w:r>
    </w:p>
    <w:p w14:paraId="36C4B70A" w14:textId="77777777" w:rsidR="001F6BC6" w:rsidRPr="009B037E" w:rsidRDefault="001F6BC6" w:rsidP="007725E1">
      <w:pPr>
        <w:pStyle w:val="ListParagraph"/>
        <w:numPr>
          <w:ilvl w:val="1"/>
          <w:numId w:val="90"/>
        </w:numPr>
        <w:rPr>
          <w:rFonts w:ascii="Calibri" w:hAnsi="Calibri" w:cs="Calibri"/>
          <w:sz w:val="18"/>
          <w:szCs w:val="18"/>
        </w:rPr>
      </w:pPr>
      <w:r w:rsidRPr="009B037E">
        <w:rPr>
          <w:rFonts w:ascii="Calibri" w:hAnsi="Calibri" w:cs="Calibri"/>
          <w:sz w:val="18"/>
          <w:szCs w:val="18"/>
        </w:rPr>
        <w:t xml:space="preserve">CP-HTN-001-V01-SEC-01 </w:t>
      </w:r>
    </w:p>
    <w:p w14:paraId="33AEDB4B" w14:textId="69FFBC87" w:rsidR="001F6BC6" w:rsidRPr="009B037E" w:rsidRDefault="001F6BC6" w:rsidP="007725E1">
      <w:pPr>
        <w:pStyle w:val="ListParagraph"/>
        <w:numPr>
          <w:ilvl w:val="1"/>
          <w:numId w:val="90"/>
        </w:numPr>
        <w:rPr>
          <w:rFonts w:ascii="Calibri" w:hAnsi="Calibri" w:cs="Calibri"/>
          <w:sz w:val="18"/>
          <w:szCs w:val="18"/>
        </w:rPr>
      </w:pPr>
      <w:r w:rsidRPr="009B037E">
        <w:rPr>
          <w:rFonts w:ascii="Calibri" w:hAnsi="Calibri" w:cs="Calibri"/>
          <w:sz w:val="18"/>
          <w:szCs w:val="18"/>
        </w:rPr>
        <w:t>CP-HTN-001-V01-SEC-</w:t>
      </w:r>
      <w:r w:rsidR="004014F8">
        <w:rPr>
          <w:rFonts w:ascii="Calibri" w:hAnsi="Calibri" w:cs="Calibri"/>
          <w:sz w:val="18"/>
          <w:szCs w:val="18"/>
        </w:rPr>
        <w:t>MON</w:t>
      </w:r>
      <w:r w:rsidR="004014F8" w:rsidRPr="009B037E">
        <w:rPr>
          <w:rFonts w:ascii="Calibri" w:hAnsi="Calibri" w:cs="Calibri"/>
          <w:sz w:val="18"/>
          <w:szCs w:val="18"/>
        </w:rPr>
        <w:t xml:space="preserve"> </w:t>
      </w:r>
    </w:p>
    <w:p w14:paraId="561F8BDC" w14:textId="77777777" w:rsidR="001F6BC6" w:rsidRPr="009B037E" w:rsidRDefault="001F6BC6" w:rsidP="007725E1">
      <w:pPr>
        <w:pStyle w:val="ListParagraph"/>
        <w:numPr>
          <w:ilvl w:val="1"/>
          <w:numId w:val="90"/>
        </w:numPr>
        <w:rPr>
          <w:rFonts w:ascii="Calibri" w:hAnsi="Calibri" w:cs="Calibri"/>
          <w:sz w:val="18"/>
          <w:szCs w:val="18"/>
        </w:rPr>
      </w:pPr>
      <w:r w:rsidRPr="009B037E">
        <w:rPr>
          <w:rFonts w:ascii="Calibri" w:hAnsi="Calibri" w:cs="Calibri"/>
          <w:sz w:val="18"/>
          <w:szCs w:val="18"/>
        </w:rPr>
        <w:t xml:space="preserve">CP-HTN-001-V01-SEC-OKR </w:t>
      </w:r>
    </w:p>
    <w:p w14:paraId="6F46EE3C" w14:textId="16A51B99" w:rsidR="001F6BC6" w:rsidRPr="009B037E" w:rsidRDefault="001F6BC6" w:rsidP="007725E1">
      <w:pPr>
        <w:pStyle w:val="ListParagraph"/>
        <w:numPr>
          <w:ilvl w:val="1"/>
          <w:numId w:val="90"/>
        </w:numPr>
        <w:rPr>
          <w:rFonts w:ascii="Calibri" w:hAnsi="Calibri" w:cs="Calibri"/>
          <w:sz w:val="18"/>
          <w:szCs w:val="18"/>
        </w:rPr>
      </w:pPr>
      <w:r w:rsidRPr="009B037E">
        <w:rPr>
          <w:rFonts w:ascii="Calibri" w:hAnsi="Calibri" w:cs="Calibri"/>
          <w:sz w:val="18"/>
          <w:szCs w:val="18"/>
        </w:rPr>
        <w:t>CP-HTN-001-V01-SEC-REV</w:t>
      </w:r>
    </w:p>
    <w:p w14:paraId="28E21698" w14:textId="77777777" w:rsidR="006932D8" w:rsidRPr="009B037E" w:rsidRDefault="006932D8" w:rsidP="006932D8">
      <w:pPr>
        <w:rPr>
          <w:rFonts w:ascii="Calibri" w:hAnsi="Calibri" w:cs="Calibri"/>
          <w:sz w:val="18"/>
          <w:szCs w:val="18"/>
        </w:rPr>
      </w:pPr>
    </w:p>
    <w:p w14:paraId="5866A048" w14:textId="2DE4AF3F" w:rsidR="00C7575E" w:rsidRPr="004317BD" w:rsidRDefault="003E0705" w:rsidP="006B30C2">
      <w:pPr>
        <w:pStyle w:val="Heading2"/>
        <w:numPr>
          <w:ilvl w:val="1"/>
          <w:numId w:val="9"/>
        </w:numPr>
        <w:rPr>
          <w:rFonts w:ascii="Calibri" w:eastAsia="Times New Roman" w:hAnsi="Calibri" w:cs="Calibri"/>
          <w:b/>
          <w:bCs/>
          <w:sz w:val="20"/>
          <w:szCs w:val="20"/>
        </w:rPr>
      </w:pPr>
      <w:bookmarkStart w:id="541" w:name="_Toc228300324"/>
      <w:r w:rsidRPr="004317BD">
        <w:rPr>
          <w:rFonts w:ascii="Calibri" w:eastAsia="Times New Roman" w:hAnsi="Calibri" w:cs="Calibri"/>
          <w:b/>
          <w:bCs/>
          <w:sz w:val="20"/>
          <w:szCs w:val="20"/>
        </w:rPr>
        <w:t>Direct Field Control Overrides</w:t>
      </w:r>
      <w:bookmarkEnd w:id="541"/>
    </w:p>
    <w:p w14:paraId="0F90DD1F" w14:textId="77777777" w:rsidR="00C7575E" w:rsidRDefault="00C7575E" w:rsidP="00C7575E">
      <w:pPr>
        <w:rPr>
          <w:rFonts w:ascii="Calibri" w:hAnsi="Calibri" w:cs="Calibri"/>
        </w:rPr>
      </w:pPr>
    </w:p>
    <w:p w14:paraId="669F515B" w14:textId="77777777" w:rsidR="00A929DF" w:rsidRPr="00A929DF" w:rsidRDefault="00A929DF" w:rsidP="00A929DF">
      <w:pPr>
        <w:ind w:left="360"/>
        <w:rPr>
          <w:rFonts w:ascii="Calibri" w:hAnsi="Calibri" w:cs="Calibri"/>
          <w:sz w:val="18"/>
          <w:szCs w:val="18"/>
        </w:rPr>
      </w:pPr>
      <w:r w:rsidRPr="00A929DF">
        <w:rPr>
          <w:rFonts w:ascii="Calibri" w:hAnsi="Calibri" w:cs="Calibri"/>
          <w:sz w:val="18"/>
          <w:szCs w:val="18"/>
        </w:rPr>
        <w:t xml:space="preserve">This section applies only to </w:t>
      </w:r>
      <w:r w:rsidRPr="00A929DF">
        <w:rPr>
          <w:rFonts w:ascii="Calibri" w:hAnsi="Calibri" w:cs="Calibri"/>
          <w:b/>
          <w:bCs/>
          <w:sz w:val="18"/>
          <w:szCs w:val="18"/>
        </w:rPr>
        <w:t>non-metadata-backed fields</w:t>
      </w:r>
      <w:r w:rsidRPr="00A929DF">
        <w:rPr>
          <w:rFonts w:ascii="Calibri" w:hAnsi="Calibri" w:cs="Calibri"/>
          <w:sz w:val="18"/>
          <w:szCs w:val="18"/>
        </w:rPr>
        <w:t xml:space="preserve"> where downstream behavior differs from the default control behavior.</w:t>
      </w:r>
    </w:p>
    <w:p w14:paraId="0900EB40" w14:textId="77777777" w:rsidR="00A929DF" w:rsidRPr="00A929DF" w:rsidRDefault="00A929DF" w:rsidP="00A929DF">
      <w:pPr>
        <w:ind w:left="360"/>
        <w:rPr>
          <w:rFonts w:ascii="Calibri" w:hAnsi="Calibri" w:cs="Calibri"/>
          <w:sz w:val="18"/>
          <w:szCs w:val="18"/>
        </w:rPr>
      </w:pPr>
      <w:r w:rsidRPr="00A929DF">
        <w:rPr>
          <w:rFonts w:ascii="Calibri" w:hAnsi="Calibri" w:cs="Calibri"/>
          <w:sz w:val="18"/>
          <w:szCs w:val="18"/>
        </w:rPr>
        <w:t>If a direct-value field is not listed in this section, the default downstream behavior applies:</w:t>
      </w:r>
    </w:p>
    <w:p w14:paraId="034DABE7" w14:textId="77777777" w:rsidR="00A929DF" w:rsidRPr="00A929DF" w:rsidRDefault="00A929DF" w:rsidP="007725E1">
      <w:pPr>
        <w:numPr>
          <w:ilvl w:val="0"/>
          <w:numId w:val="92"/>
        </w:numPr>
        <w:rPr>
          <w:rFonts w:ascii="Calibri" w:hAnsi="Calibri" w:cs="Calibri"/>
          <w:sz w:val="18"/>
          <w:szCs w:val="18"/>
        </w:rPr>
      </w:pPr>
      <w:r w:rsidRPr="00A929DF">
        <w:rPr>
          <w:rFonts w:ascii="Calibri" w:hAnsi="Calibri" w:cs="Calibri"/>
          <w:sz w:val="18"/>
          <w:szCs w:val="18"/>
        </w:rPr>
        <w:t xml:space="preserve">Update = No </w:t>
      </w:r>
    </w:p>
    <w:p w14:paraId="55C8727E" w14:textId="77777777" w:rsidR="00A929DF" w:rsidRPr="00A929DF" w:rsidRDefault="00A929DF" w:rsidP="007725E1">
      <w:pPr>
        <w:numPr>
          <w:ilvl w:val="0"/>
          <w:numId w:val="92"/>
        </w:numPr>
        <w:rPr>
          <w:rFonts w:ascii="Calibri" w:hAnsi="Calibri" w:cs="Calibri"/>
          <w:sz w:val="18"/>
          <w:szCs w:val="18"/>
        </w:rPr>
      </w:pPr>
      <w:r w:rsidRPr="00A929DF">
        <w:rPr>
          <w:rFonts w:ascii="Calibri" w:hAnsi="Calibri" w:cs="Calibri"/>
          <w:sz w:val="18"/>
          <w:szCs w:val="18"/>
        </w:rPr>
        <w:t>Remove = No</w:t>
      </w:r>
    </w:p>
    <w:p w14:paraId="1D65C370" w14:textId="77777777" w:rsidR="00A929DF" w:rsidRPr="009B037E" w:rsidRDefault="00A929DF" w:rsidP="00C7575E">
      <w:pPr>
        <w:rPr>
          <w:rFonts w:ascii="Calibri" w:hAnsi="Calibri" w:cs="Calibri"/>
        </w:rPr>
      </w:pPr>
    </w:p>
    <w:tbl>
      <w:tblPr>
        <w:tblStyle w:val="TableGrid"/>
        <w:tblW w:w="0" w:type="auto"/>
        <w:tblLook w:val="04A0" w:firstRow="1" w:lastRow="0" w:firstColumn="1" w:lastColumn="0" w:noHBand="0" w:noVBand="1"/>
      </w:tblPr>
      <w:tblGrid>
        <w:gridCol w:w="1160"/>
        <w:gridCol w:w="1284"/>
        <w:gridCol w:w="1930"/>
        <w:gridCol w:w="708"/>
        <w:gridCol w:w="760"/>
        <w:gridCol w:w="3508"/>
      </w:tblGrid>
      <w:tr w:rsidR="00DC6C56" w:rsidRPr="009B037E" w14:paraId="0FBDF3A5" w14:textId="77777777" w:rsidTr="00907537">
        <w:tc>
          <w:tcPr>
            <w:tcW w:w="0" w:type="auto"/>
            <w:hideMark/>
          </w:tcPr>
          <w:p w14:paraId="48BF8B17" w14:textId="77777777" w:rsidR="002D3563" w:rsidRPr="009B037E" w:rsidRDefault="002D3563">
            <w:pPr>
              <w:jc w:val="center"/>
              <w:rPr>
                <w:rFonts w:ascii="Calibri" w:hAnsi="Calibri" w:cs="Calibri"/>
                <w:b/>
                <w:bCs/>
                <w:sz w:val="16"/>
                <w:szCs w:val="16"/>
              </w:rPr>
            </w:pPr>
            <w:r w:rsidRPr="009B037E">
              <w:rPr>
                <w:rFonts w:ascii="Calibri" w:hAnsi="Calibri" w:cs="Calibri"/>
                <w:b/>
                <w:bCs/>
                <w:sz w:val="16"/>
                <w:szCs w:val="16"/>
              </w:rPr>
              <w:t>Template Type</w:t>
            </w:r>
          </w:p>
        </w:tc>
        <w:tc>
          <w:tcPr>
            <w:tcW w:w="0" w:type="auto"/>
            <w:hideMark/>
          </w:tcPr>
          <w:p w14:paraId="7747BBC2" w14:textId="77777777" w:rsidR="002D3563" w:rsidRPr="009B037E" w:rsidRDefault="002D3563">
            <w:pPr>
              <w:jc w:val="center"/>
              <w:rPr>
                <w:rFonts w:ascii="Calibri" w:hAnsi="Calibri" w:cs="Calibri"/>
                <w:b/>
                <w:bCs/>
                <w:sz w:val="16"/>
                <w:szCs w:val="16"/>
              </w:rPr>
            </w:pPr>
            <w:r w:rsidRPr="009B037E">
              <w:rPr>
                <w:rFonts w:ascii="Calibri" w:hAnsi="Calibri" w:cs="Calibri"/>
                <w:b/>
                <w:bCs/>
                <w:sz w:val="16"/>
                <w:szCs w:val="16"/>
              </w:rPr>
              <w:t>Section / Entity</w:t>
            </w:r>
          </w:p>
        </w:tc>
        <w:tc>
          <w:tcPr>
            <w:tcW w:w="0" w:type="auto"/>
            <w:hideMark/>
          </w:tcPr>
          <w:p w14:paraId="15FAE97B" w14:textId="77777777" w:rsidR="002D3563" w:rsidRPr="009B037E" w:rsidRDefault="002D3563">
            <w:pPr>
              <w:jc w:val="center"/>
              <w:rPr>
                <w:rFonts w:ascii="Calibri" w:hAnsi="Calibri" w:cs="Calibri"/>
                <w:b/>
                <w:bCs/>
                <w:sz w:val="16"/>
                <w:szCs w:val="16"/>
              </w:rPr>
            </w:pPr>
            <w:r w:rsidRPr="009B037E">
              <w:rPr>
                <w:rFonts w:ascii="Calibri" w:hAnsi="Calibri" w:cs="Calibri"/>
                <w:b/>
                <w:bCs/>
                <w:sz w:val="16"/>
                <w:szCs w:val="16"/>
              </w:rPr>
              <w:t>Field Name</w:t>
            </w:r>
          </w:p>
        </w:tc>
        <w:tc>
          <w:tcPr>
            <w:tcW w:w="0" w:type="auto"/>
            <w:hideMark/>
          </w:tcPr>
          <w:p w14:paraId="55DBCBA7" w14:textId="77777777" w:rsidR="002D3563" w:rsidRPr="009B037E" w:rsidRDefault="002D3563">
            <w:pPr>
              <w:jc w:val="center"/>
              <w:rPr>
                <w:rFonts w:ascii="Calibri" w:hAnsi="Calibri" w:cs="Calibri"/>
                <w:b/>
                <w:bCs/>
                <w:sz w:val="16"/>
                <w:szCs w:val="16"/>
              </w:rPr>
            </w:pPr>
            <w:r w:rsidRPr="009B037E">
              <w:rPr>
                <w:rFonts w:ascii="Calibri" w:hAnsi="Calibri" w:cs="Calibri"/>
                <w:b/>
                <w:bCs/>
                <w:sz w:val="16"/>
                <w:szCs w:val="16"/>
              </w:rPr>
              <w:t>Update</w:t>
            </w:r>
          </w:p>
        </w:tc>
        <w:tc>
          <w:tcPr>
            <w:tcW w:w="0" w:type="auto"/>
            <w:hideMark/>
          </w:tcPr>
          <w:p w14:paraId="6C20B9CE" w14:textId="77777777" w:rsidR="002D3563" w:rsidRPr="009B037E" w:rsidRDefault="002D3563">
            <w:pPr>
              <w:jc w:val="center"/>
              <w:rPr>
                <w:rFonts w:ascii="Calibri" w:hAnsi="Calibri" w:cs="Calibri"/>
                <w:b/>
                <w:bCs/>
                <w:sz w:val="16"/>
                <w:szCs w:val="16"/>
              </w:rPr>
            </w:pPr>
            <w:r w:rsidRPr="009B037E">
              <w:rPr>
                <w:rFonts w:ascii="Calibri" w:hAnsi="Calibri" w:cs="Calibri"/>
                <w:b/>
                <w:bCs/>
                <w:sz w:val="16"/>
                <w:szCs w:val="16"/>
              </w:rPr>
              <w:t>Remove</w:t>
            </w:r>
          </w:p>
        </w:tc>
        <w:tc>
          <w:tcPr>
            <w:tcW w:w="0" w:type="auto"/>
            <w:hideMark/>
          </w:tcPr>
          <w:p w14:paraId="3E850281" w14:textId="77777777" w:rsidR="002D3563" w:rsidRPr="009B037E" w:rsidRDefault="002D3563">
            <w:pPr>
              <w:jc w:val="center"/>
              <w:rPr>
                <w:rFonts w:ascii="Calibri" w:hAnsi="Calibri" w:cs="Calibri"/>
                <w:b/>
                <w:bCs/>
                <w:sz w:val="16"/>
                <w:szCs w:val="16"/>
              </w:rPr>
            </w:pPr>
            <w:r w:rsidRPr="009B037E">
              <w:rPr>
                <w:rFonts w:ascii="Calibri" w:hAnsi="Calibri" w:cs="Calibri"/>
                <w:b/>
                <w:bCs/>
                <w:sz w:val="16"/>
                <w:szCs w:val="16"/>
              </w:rPr>
              <w:t>Notes / Constraints</w:t>
            </w:r>
          </w:p>
        </w:tc>
      </w:tr>
      <w:tr w:rsidR="00DC6C56" w:rsidRPr="009B037E" w14:paraId="3C446EF2" w14:textId="77777777" w:rsidTr="00907537">
        <w:tc>
          <w:tcPr>
            <w:tcW w:w="0" w:type="auto"/>
            <w:hideMark/>
          </w:tcPr>
          <w:p w14:paraId="0538C02F" w14:textId="77777777" w:rsidR="002D3563" w:rsidRPr="009B037E" w:rsidRDefault="002D3563">
            <w:pPr>
              <w:rPr>
                <w:rFonts w:ascii="Calibri" w:hAnsi="Calibri" w:cs="Calibri"/>
                <w:sz w:val="16"/>
                <w:szCs w:val="16"/>
              </w:rPr>
            </w:pPr>
            <w:r w:rsidRPr="009B037E">
              <w:rPr>
                <w:rFonts w:ascii="Calibri" w:hAnsi="Calibri" w:cs="Calibri"/>
                <w:sz w:val="16"/>
                <w:szCs w:val="16"/>
              </w:rPr>
              <w:t>Common</w:t>
            </w:r>
          </w:p>
        </w:tc>
        <w:tc>
          <w:tcPr>
            <w:tcW w:w="0" w:type="auto"/>
            <w:hideMark/>
          </w:tcPr>
          <w:p w14:paraId="6D318A3D" w14:textId="77777777" w:rsidR="002D3563" w:rsidRPr="009B037E" w:rsidRDefault="002D3563">
            <w:pPr>
              <w:rPr>
                <w:rFonts w:ascii="Calibri" w:hAnsi="Calibri" w:cs="Calibri"/>
                <w:sz w:val="16"/>
                <w:szCs w:val="16"/>
              </w:rPr>
            </w:pPr>
            <w:r w:rsidRPr="009B037E">
              <w:rPr>
                <w:rFonts w:ascii="Calibri" w:hAnsi="Calibri" w:cs="Calibri"/>
                <w:sz w:val="16"/>
                <w:szCs w:val="16"/>
              </w:rPr>
              <w:t>Header</w:t>
            </w:r>
          </w:p>
        </w:tc>
        <w:tc>
          <w:tcPr>
            <w:tcW w:w="0" w:type="auto"/>
            <w:hideMark/>
          </w:tcPr>
          <w:p w14:paraId="209124B9" w14:textId="77777777" w:rsidR="002D3563" w:rsidRPr="009B037E" w:rsidRDefault="002D3563">
            <w:pPr>
              <w:rPr>
                <w:rFonts w:ascii="Calibri" w:hAnsi="Calibri" w:cs="Calibri"/>
                <w:sz w:val="16"/>
                <w:szCs w:val="16"/>
              </w:rPr>
            </w:pPr>
            <w:r w:rsidRPr="009B037E">
              <w:rPr>
                <w:rFonts w:ascii="Calibri" w:hAnsi="Calibri" w:cs="Calibri"/>
                <w:sz w:val="16"/>
                <w:szCs w:val="16"/>
              </w:rPr>
              <w:t>Template Name</w:t>
            </w:r>
          </w:p>
        </w:tc>
        <w:tc>
          <w:tcPr>
            <w:tcW w:w="0" w:type="auto"/>
            <w:hideMark/>
          </w:tcPr>
          <w:p w14:paraId="7B3A8985" w14:textId="77777777" w:rsidR="002D3563" w:rsidRPr="009B037E" w:rsidRDefault="002D3563">
            <w:pPr>
              <w:rPr>
                <w:rFonts w:ascii="Calibri" w:hAnsi="Calibri" w:cs="Calibri"/>
                <w:sz w:val="16"/>
                <w:szCs w:val="16"/>
              </w:rPr>
            </w:pPr>
            <w:r w:rsidRPr="009B037E">
              <w:rPr>
                <w:rFonts w:ascii="Calibri" w:hAnsi="Calibri" w:cs="Calibri"/>
                <w:sz w:val="16"/>
                <w:szCs w:val="16"/>
              </w:rPr>
              <w:t>Admin</w:t>
            </w:r>
          </w:p>
        </w:tc>
        <w:tc>
          <w:tcPr>
            <w:tcW w:w="0" w:type="auto"/>
            <w:hideMark/>
          </w:tcPr>
          <w:p w14:paraId="0FBABBFD" w14:textId="77777777" w:rsidR="002D3563" w:rsidRPr="009B037E" w:rsidRDefault="002D3563">
            <w:pPr>
              <w:rPr>
                <w:rFonts w:ascii="Calibri" w:hAnsi="Calibri" w:cs="Calibri"/>
                <w:sz w:val="16"/>
                <w:szCs w:val="16"/>
              </w:rPr>
            </w:pPr>
            <w:r w:rsidRPr="009B037E">
              <w:rPr>
                <w:rFonts w:ascii="Calibri" w:hAnsi="Calibri" w:cs="Calibri"/>
                <w:sz w:val="16"/>
                <w:szCs w:val="16"/>
              </w:rPr>
              <w:t>No</w:t>
            </w:r>
          </w:p>
        </w:tc>
        <w:tc>
          <w:tcPr>
            <w:tcW w:w="0" w:type="auto"/>
            <w:hideMark/>
          </w:tcPr>
          <w:p w14:paraId="09CA9861" w14:textId="77777777" w:rsidR="002D3563" w:rsidRPr="009B037E" w:rsidRDefault="002D3563">
            <w:pPr>
              <w:rPr>
                <w:rFonts w:ascii="Calibri" w:hAnsi="Calibri" w:cs="Calibri"/>
                <w:sz w:val="16"/>
                <w:szCs w:val="16"/>
              </w:rPr>
            </w:pPr>
            <w:r w:rsidRPr="009B037E">
              <w:rPr>
                <w:rFonts w:ascii="Calibri" w:hAnsi="Calibri" w:cs="Calibri"/>
                <w:sz w:val="16"/>
                <w:szCs w:val="16"/>
              </w:rPr>
              <w:t>Org may rename derived template; max 150 chars</w:t>
            </w:r>
          </w:p>
        </w:tc>
      </w:tr>
      <w:tr w:rsidR="00DC6C56" w:rsidRPr="009B037E" w14:paraId="025E164A" w14:textId="77777777" w:rsidTr="00907537">
        <w:tc>
          <w:tcPr>
            <w:tcW w:w="0" w:type="auto"/>
            <w:hideMark/>
          </w:tcPr>
          <w:p w14:paraId="28610C1D" w14:textId="77777777" w:rsidR="002D3563" w:rsidRPr="009B037E" w:rsidRDefault="002D3563">
            <w:pPr>
              <w:rPr>
                <w:rFonts w:ascii="Calibri" w:hAnsi="Calibri" w:cs="Calibri"/>
                <w:sz w:val="16"/>
                <w:szCs w:val="16"/>
              </w:rPr>
            </w:pPr>
            <w:r w:rsidRPr="009B037E">
              <w:rPr>
                <w:rFonts w:ascii="Calibri" w:hAnsi="Calibri" w:cs="Calibri"/>
                <w:sz w:val="16"/>
                <w:szCs w:val="16"/>
              </w:rPr>
              <w:t>Common</w:t>
            </w:r>
          </w:p>
        </w:tc>
        <w:tc>
          <w:tcPr>
            <w:tcW w:w="0" w:type="auto"/>
            <w:hideMark/>
          </w:tcPr>
          <w:p w14:paraId="2E1A71FA" w14:textId="77777777" w:rsidR="002D3563" w:rsidRPr="009B037E" w:rsidRDefault="002D3563">
            <w:pPr>
              <w:rPr>
                <w:rFonts w:ascii="Calibri" w:hAnsi="Calibri" w:cs="Calibri"/>
                <w:sz w:val="16"/>
                <w:szCs w:val="16"/>
              </w:rPr>
            </w:pPr>
            <w:r w:rsidRPr="009B037E">
              <w:rPr>
                <w:rFonts w:ascii="Calibri" w:hAnsi="Calibri" w:cs="Calibri"/>
                <w:sz w:val="16"/>
                <w:szCs w:val="16"/>
              </w:rPr>
              <w:t>Header</w:t>
            </w:r>
          </w:p>
        </w:tc>
        <w:tc>
          <w:tcPr>
            <w:tcW w:w="0" w:type="auto"/>
            <w:hideMark/>
          </w:tcPr>
          <w:p w14:paraId="47935B90" w14:textId="77777777" w:rsidR="002D3563" w:rsidRPr="009B037E" w:rsidRDefault="002D3563">
            <w:pPr>
              <w:rPr>
                <w:rFonts w:ascii="Calibri" w:hAnsi="Calibri" w:cs="Calibri"/>
                <w:sz w:val="16"/>
                <w:szCs w:val="16"/>
              </w:rPr>
            </w:pPr>
            <w:r w:rsidRPr="009B037E">
              <w:rPr>
                <w:rFonts w:ascii="Calibri" w:hAnsi="Calibri" w:cs="Calibri"/>
                <w:sz w:val="16"/>
                <w:szCs w:val="16"/>
              </w:rPr>
              <w:t>OwnerOrgID</w:t>
            </w:r>
          </w:p>
        </w:tc>
        <w:tc>
          <w:tcPr>
            <w:tcW w:w="0" w:type="auto"/>
            <w:hideMark/>
          </w:tcPr>
          <w:p w14:paraId="7B2C71AF" w14:textId="77777777" w:rsidR="002D3563" w:rsidRPr="009B037E" w:rsidRDefault="002D3563">
            <w:pPr>
              <w:rPr>
                <w:rFonts w:ascii="Calibri" w:hAnsi="Calibri" w:cs="Calibri"/>
                <w:sz w:val="16"/>
                <w:szCs w:val="16"/>
              </w:rPr>
            </w:pPr>
            <w:r w:rsidRPr="009B037E">
              <w:rPr>
                <w:rFonts w:ascii="Calibri" w:hAnsi="Calibri" w:cs="Calibri"/>
                <w:sz w:val="16"/>
                <w:szCs w:val="16"/>
              </w:rPr>
              <w:t>No</w:t>
            </w:r>
          </w:p>
        </w:tc>
        <w:tc>
          <w:tcPr>
            <w:tcW w:w="0" w:type="auto"/>
            <w:hideMark/>
          </w:tcPr>
          <w:p w14:paraId="731246A0" w14:textId="77777777" w:rsidR="002D3563" w:rsidRPr="009B037E" w:rsidRDefault="002D3563">
            <w:pPr>
              <w:rPr>
                <w:rFonts w:ascii="Calibri" w:hAnsi="Calibri" w:cs="Calibri"/>
                <w:sz w:val="16"/>
                <w:szCs w:val="16"/>
              </w:rPr>
            </w:pPr>
            <w:r w:rsidRPr="009B037E">
              <w:rPr>
                <w:rFonts w:ascii="Calibri" w:hAnsi="Calibri" w:cs="Calibri"/>
                <w:sz w:val="16"/>
                <w:szCs w:val="16"/>
              </w:rPr>
              <w:t>No</w:t>
            </w:r>
          </w:p>
        </w:tc>
        <w:tc>
          <w:tcPr>
            <w:tcW w:w="0" w:type="auto"/>
            <w:hideMark/>
          </w:tcPr>
          <w:p w14:paraId="1F2C524D" w14:textId="77777777" w:rsidR="002D3563" w:rsidRPr="009B037E" w:rsidRDefault="002D3563">
            <w:pPr>
              <w:rPr>
                <w:rFonts w:ascii="Calibri" w:hAnsi="Calibri" w:cs="Calibri"/>
                <w:sz w:val="16"/>
                <w:szCs w:val="16"/>
              </w:rPr>
            </w:pPr>
            <w:r w:rsidRPr="009B037E">
              <w:rPr>
                <w:rFonts w:ascii="Calibri" w:hAnsi="Calibri" w:cs="Calibri"/>
                <w:sz w:val="16"/>
                <w:szCs w:val="16"/>
              </w:rPr>
              <w:t>System controlled</w:t>
            </w:r>
          </w:p>
        </w:tc>
      </w:tr>
      <w:tr w:rsidR="00DC6C56" w:rsidRPr="009B037E" w14:paraId="35782BC4" w14:textId="77777777" w:rsidTr="00907537">
        <w:tc>
          <w:tcPr>
            <w:tcW w:w="0" w:type="auto"/>
            <w:hideMark/>
          </w:tcPr>
          <w:p w14:paraId="6E89BED7" w14:textId="77777777" w:rsidR="002D3563" w:rsidRPr="009B037E" w:rsidRDefault="002D3563">
            <w:pPr>
              <w:rPr>
                <w:rFonts w:ascii="Calibri" w:hAnsi="Calibri" w:cs="Calibri"/>
                <w:sz w:val="16"/>
                <w:szCs w:val="16"/>
              </w:rPr>
            </w:pPr>
            <w:r w:rsidRPr="009B037E">
              <w:rPr>
                <w:rFonts w:ascii="Calibri" w:hAnsi="Calibri" w:cs="Calibri"/>
                <w:sz w:val="16"/>
                <w:szCs w:val="16"/>
              </w:rPr>
              <w:t>Common</w:t>
            </w:r>
          </w:p>
        </w:tc>
        <w:tc>
          <w:tcPr>
            <w:tcW w:w="0" w:type="auto"/>
            <w:hideMark/>
          </w:tcPr>
          <w:p w14:paraId="356B3385" w14:textId="77777777" w:rsidR="002D3563" w:rsidRPr="009B037E" w:rsidRDefault="002D3563">
            <w:pPr>
              <w:rPr>
                <w:rFonts w:ascii="Calibri" w:hAnsi="Calibri" w:cs="Calibri"/>
                <w:sz w:val="16"/>
                <w:szCs w:val="16"/>
              </w:rPr>
            </w:pPr>
            <w:r w:rsidRPr="009B037E">
              <w:rPr>
                <w:rFonts w:ascii="Calibri" w:hAnsi="Calibri" w:cs="Calibri"/>
                <w:sz w:val="16"/>
                <w:szCs w:val="16"/>
              </w:rPr>
              <w:t>Header</w:t>
            </w:r>
          </w:p>
        </w:tc>
        <w:tc>
          <w:tcPr>
            <w:tcW w:w="0" w:type="auto"/>
            <w:hideMark/>
          </w:tcPr>
          <w:p w14:paraId="6CA457FF" w14:textId="77777777" w:rsidR="002D3563" w:rsidRPr="009B037E" w:rsidRDefault="002D3563">
            <w:pPr>
              <w:rPr>
                <w:rFonts w:ascii="Calibri" w:hAnsi="Calibri" w:cs="Calibri"/>
                <w:sz w:val="16"/>
                <w:szCs w:val="16"/>
              </w:rPr>
            </w:pPr>
            <w:r w:rsidRPr="009B037E">
              <w:rPr>
                <w:rFonts w:ascii="Calibri" w:hAnsi="Calibri" w:cs="Calibri"/>
                <w:sz w:val="16"/>
                <w:szCs w:val="16"/>
              </w:rPr>
              <w:t>MasterTemplateVersionID</w:t>
            </w:r>
          </w:p>
        </w:tc>
        <w:tc>
          <w:tcPr>
            <w:tcW w:w="0" w:type="auto"/>
            <w:hideMark/>
          </w:tcPr>
          <w:p w14:paraId="77D0B3F1" w14:textId="77777777" w:rsidR="002D3563" w:rsidRPr="009B037E" w:rsidRDefault="002D3563">
            <w:pPr>
              <w:rPr>
                <w:rFonts w:ascii="Calibri" w:hAnsi="Calibri" w:cs="Calibri"/>
                <w:sz w:val="16"/>
                <w:szCs w:val="16"/>
              </w:rPr>
            </w:pPr>
            <w:r w:rsidRPr="009B037E">
              <w:rPr>
                <w:rFonts w:ascii="Calibri" w:hAnsi="Calibri" w:cs="Calibri"/>
                <w:sz w:val="16"/>
                <w:szCs w:val="16"/>
              </w:rPr>
              <w:t>No</w:t>
            </w:r>
          </w:p>
        </w:tc>
        <w:tc>
          <w:tcPr>
            <w:tcW w:w="0" w:type="auto"/>
            <w:hideMark/>
          </w:tcPr>
          <w:p w14:paraId="1C940A61" w14:textId="77777777" w:rsidR="002D3563" w:rsidRPr="009B037E" w:rsidRDefault="002D3563">
            <w:pPr>
              <w:rPr>
                <w:rFonts w:ascii="Calibri" w:hAnsi="Calibri" w:cs="Calibri"/>
                <w:sz w:val="16"/>
                <w:szCs w:val="16"/>
              </w:rPr>
            </w:pPr>
            <w:r w:rsidRPr="009B037E">
              <w:rPr>
                <w:rFonts w:ascii="Calibri" w:hAnsi="Calibri" w:cs="Calibri"/>
                <w:sz w:val="16"/>
                <w:szCs w:val="16"/>
              </w:rPr>
              <w:t>No</w:t>
            </w:r>
          </w:p>
        </w:tc>
        <w:tc>
          <w:tcPr>
            <w:tcW w:w="0" w:type="auto"/>
            <w:hideMark/>
          </w:tcPr>
          <w:p w14:paraId="765EFF61" w14:textId="77777777" w:rsidR="002D3563" w:rsidRPr="009B037E" w:rsidRDefault="002D3563">
            <w:pPr>
              <w:rPr>
                <w:rFonts w:ascii="Calibri" w:hAnsi="Calibri" w:cs="Calibri"/>
                <w:sz w:val="16"/>
                <w:szCs w:val="16"/>
              </w:rPr>
            </w:pPr>
            <w:r w:rsidRPr="009B037E">
              <w:rPr>
                <w:rFonts w:ascii="Calibri" w:hAnsi="Calibri" w:cs="Calibri"/>
                <w:sz w:val="16"/>
                <w:szCs w:val="16"/>
              </w:rPr>
              <w:t>Lineage field</w:t>
            </w:r>
          </w:p>
        </w:tc>
      </w:tr>
      <w:tr w:rsidR="00DC6C56" w:rsidRPr="009B037E" w14:paraId="00759D5F" w14:textId="77777777" w:rsidTr="00907537">
        <w:tc>
          <w:tcPr>
            <w:tcW w:w="0" w:type="auto"/>
            <w:hideMark/>
          </w:tcPr>
          <w:p w14:paraId="5E33DDE3" w14:textId="77777777" w:rsidR="002D3563" w:rsidRPr="009B037E" w:rsidRDefault="002D3563">
            <w:pPr>
              <w:rPr>
                <w:rFonts w:ascii="Calibri" w:hAnsi="Calibri" w:cs="Calibri"/>
                <w:sz w:val="16"/>
                <w:szCs w:val="16"/>
              </w:rPr>
            </w:pPr>
            <w:r w:rsidRPr="009B037E">
              <w:rPr>
                <w:rFonts w:ascii="Calibri" w:hAnsi="Calibri" w:cs="Calibri"/>
                <w:sz w:val="16"/>
                <w:szCs w:val="16"/>
              </w:rPr>
              <w:t>CarePlan</w:t>
            </w:r>
          </w:p>
        </w:tc>
        <w:tc>
          <w:tcPr>
            <w:tcW w:w="0" w:type="auto"/>
            <w:hideMark/>
          </w:tcPr>
          <w:p w14:paraId="06D42596" w14:textId="77777777" w:rsidR="002D3563" w:rsidRPr="009B037E" w:rsidRDefault="002D3563">
            <w:pPr>
              <w:rPr>
                <w:rFonts w:ascii="Calibri" w:hAnsi="Calibri" w:cs="Calibri"/>
                <w:sz w:val="16"/>
                <w:szCs w:val="16"/>
              </w:rPr>
            </w:pPr>
            <w:r w:rsidRPr="009B037E">
              <w:rPr>
                <w:rFonts w:ascii="Calibri" w:hAnsi="Calibri" w:cs="Calibri"/>
                <w:sz w:val="16"/>
                <w:szCs w:val="16"/>
              </w:rPr>
              <w:t>Base Assessment</w:t>
            </w:r>
          </w:p>
        </w:tc>
        <w:tc>
          <w:tcPr>
            <w:tcW w:w="0" w:type="auto"/>
            <w:hideMark/>
          </w:tcPr>
          <w:p w14:paraId="13B28FFC" w14:textId="77777777" w:rsidR="002D3563" w:rsidRPr="009B037E" w:rsidRDefault="002D3563">
            <w:pPr>
              <w:rPr>
                <w:rFonts w:ascii="Calibri" w:hAnsi="Calibri" w:cs="Calibri"/>
                <w:sz w:val="16"/>
                <w:szCs w:val="16"/>
              </w:rPr>
            </w:pPr>
            <w:r w:rsidRPr="009B037E">
              <w:rPr>
                <w:rFonts w:ascii="Calibri" w:hAnsi="Calibri" w:cs="Calibri"/>
                <w:sz w:val="16"/>
                <w:szCs w:val="16"/>
              </w:rPr>
              <w:t>Parameter Name</w:t>
            </w:r>
          </w:p>
        </w:tc>
        <w:tc>
          <w:tcPr>
            <w:tcW w:w="0" w:type="auto"/>
            <w:hideMark/>
          </w:tcPr>
          <w:p w14:paraId="444A7BA1" w14:textId="77777777" w:rsidR="002D3563" w:rsidRPr="009B037E" w:rsidRDefault="002D3563">
            <w:pPr>
              <w:rPr>
                <w:rFonts w:ascii="Calibri" w:hAnsi="Calibri" w:cs="Calibri"/>
                <w:sz w:val="16"/>
                <w:szCs w:val="16"/>
              </w:rPr>
            </w:pPr>
            <w:r w:rsidRPr="009B037E">
              <w:rPr>
                <w:rFonts w:ascii="Calibri" w:hAnsi="Calibri" w:cs="Calibri"/>
                <w:sz w:val="16"/>
                <w:szCs w:val="16"/>
              </w:rPr>
              <w:t>Admin</w:t>
            </w:r>
          </w:p>
        </w:tc>
        <w:tc>
          <w:tcPr>
            <w:tcW w:w="0" w:type="auto"/>
            <w:hideMark/>
          </w:tcPr>
          <w:p w14:paraId="7875BB75" w14:textId="77777777" w:rsidR="002D3563" w:rsidRPr="009B037E" w:rsidRDefault="002D3563">
            <w:pPr>
              <w:rPr>
                <w:rFonts w:ascii="Calibri" w:hAnsi="Calibri" w:cs="Calibri"/>
                <w:sz w:val="16"/>
                <w:szCs w:val="16"/>
              </w:rPr>
            </w:pPr>
            <w:r w:rsidRPr="009B037E">
              <w:rPr>
                <w:rFonts w:ascii="Calibri" w:hAnsi="Calibri" w:cs="Calibri"/>
                <w:sz w:val="16"/>
                <w:szCs w:val="16"/>
              </w:rPr>
              <w:t>No</w:t>
            </w:r>
          </w:p>
        </w:tc>
        <w:tc>
          <w:tcPr>
            <w:tcW w:w="0" w:type="auto"/>
            <w:hideMark/>
          </w:tcPr>
          <w:p w14:paraId="57A56DE4" w14:textId="77777777" w:rsidR="002D3563" w:rsidRPr="009B037E" w:rsidRDefault="002D3563">
            <w:pPr>
              <w:rPr>
                <w:rFonts w:ascii="Calibri" w:hAnsi="Calibri" w:cs="Calibri"/>
                <w:sz w:val="16"/>
                <w:szCs w:val="16"/>
              </w:rPr>
            </w:pPr>
            <w:r w:rsidRPr="009B037E">
              <w:rPr>
                <w:rFonts w:ascii="Calibri" w:hAnsi="Calibri" w:cs="Calibri"/>
                <w:sz w:val="16"/>
                <w:szCs w:val="16"/>
              </w:rPr>
              <w:t>Org may rename only where parameter itself is editable</w:t>
            </w:r>
          </w:p>
        </w:tc>
      </w:tr>
      <w:tr w:rsidR="00DC6C56" w:rsidRPr="009B037E" w14:paraId="319FE533" w14:textId="77777777" w:rsidTr="00907537">
        <w:tc>
          <w:tcPr>
            <w:tcW w:w="0" w:type="auto"/>
            <w:hideMark/>
          </w:tcPr>
          <w:p w14:paraId="3B22FB50" w14:textId="77777777" w:rsidR="002D3563" w:rsidRPr="009B037E" w:rsidRDefault="002D3563">
            <w:pPr>
              <w:rPr>
                <w:rFonts w:ascii="Calibri" w:hAnsi="Calibri" w:cs="Calibri"/>
                <w:sz w:val="16"/>
                <w:szCs w:val="16"/>
              </w:rPr>
            </w:pPr>
            <w:r w:rsidRPr="009B037E">
              <w:rPr>
                <w:rFonts w:ascii="Calibri" w:hAnsi="Calibri" w:cs="Calibri"/>
                <w:sz w:val="16"/>
                <w:szCs w:val="16"/>
              </w:rPr>
              <w:t>CarePlan</w:t>
            </w:r>
          </w:p>
        </w:tc>
        <w:tc>
          <w:tcPr>
            <w:tcW w:w="0" w:type="auto"/>
            <w:hideMark/>
          </w:tcPr>
          <w:p w14:paraId="480FEF93" w14:textId="77777777" w:rsidR="002D3563" w:rsidRPr="009B037E" w:rsidRDefault="002D3563">
            <w:pPr>
              <w:rPr>
                <w:rFonts w:ascii="Calibri" w:hAnsi="Calibri" w:cs="Calibri"/>
                <w:sz w:val="16"/>
                <w:szCs w:val="16"/>
              </w:rPr>
            </w:pPr>
            <w:r w:rsidRPr="009B037E">
              <w:rPr>
                <w:rFonts w:ascii="Calibri" w:hAnsi="Calibri" w:cs="Calibri"/>
                <w:sz w:val="16"/>
                <w:szCs w:val="16"/>
              </w:rPr>
              <w:t>Base Assessment</w:t>
            </w:r>
          </w:p>
        </w:tc>
        <w:tc>
          <w:tcPr>
            <w:tcW w:w="0" w:type="auto"/>
            <w:hideMark/>
          </w:tcPr>
          <w:p w14:paraId="2666B298" w14:textId="6CD03B3A" w:rsidR="002D3563" w:rsidRPr="009B037E" w:rsidRDefault="00E158F5">
            <w:pPr>
              <w:rPr>
                <w:rFonts w:ascii="Calibri" w:hAnsi="Calibri" w:cs="Calibri"/>
                <w:sz w:val="16"/>
                <w:szCs w:val="16"/>
              </w:rPr>
            </w:pPr>
            <w:r>
              <w:rPr>
                <w:rFonts w:ascii="Calibri" w:hAnsi="Calibri" w:cs="Calibri"/>
                <w:sz w:val="16"/>
                <w:szCs w:val="16"/>
              </w:rPr>
              <w:t>Min Value</w:t>
            </w:r>
          </w:p>
        </w:tc>
        <w:tc>
          <w:tcPr>
            <w:tcW w:w="0" w:type="auto"/>
            <w:hideMark/>
          </w:tcPr>
          <w:p w14:paraId="4CDE430A" w14:textId="77777777" w:rsidR="002D3563" w:rsidRPr="009B037E" w:rsidRDefault="002D3563">
            <w:pPr>
              <w:rPr>
                <w:rFonts w:ascii="Calibri" w:hAnsi="Calibri" w:cs="Calibri"/>
                <w:sz w:val="16"/>
                <w:szCs w:val="16"/>
              </w:rPr>
            </w:pPr>
            <w:r w:rsidRPr="009B037E">
              <w:rPr>
                <w:rFonts w:ascii="Calibri" w:hAnsi="Calibri" w:cs="Calibri"/>
                <w:sz w:val="16"/>
                <w:szCs w:val="16"/>
              </w:rPr>
              <w:t>No</w:t>
            </w:r>
          </w:p>
        </w:tc>
        <w:tc>
          <w:tcPr>
            <w:tcW w:w="0" w:type="auto"/>
            <w:hideMark/>
          </w:tcPr>
          <w:p w14:paraId="05BEBDF6" w14:textId="77777777" w:rsidR="002D3563" w:rsidRPr="009B037E" w:rsidRDefault="002D3563">
            <w:pPr>
              <w:rPr>
                <w:rFonts w:ascii="Calibri" w:hAnsi="Calibri" w:cs="Calibri"/>
                <w:sz w:val="16"/>
                <w:szCs w:val="16"/>
              </w:rPr>
            </w:pPr>
            <w:r w:rsidRPr="009B037E">
              <w:rPr>
                <w:rFonts w:ascii="Calibri" w:hAnsi="Calibri" w:cs="Calibri"/>
                <w:sz w:val="16"/>
                <w:szCs w:val="16"/>
              </w:rPr>
              <w:t>No</w:t>
            </w:r>
          </w:p>
        </w:tc>
        <w:tc>
          <w:tcPr>
            <w:tcW w:w="0" w:type="auto"/>
            <w:hideMark/>
          </w:tcPr>
          <w:p w14:paraId="018A4C5B" w14:textId="77777777" w:rsidR="002D3563" w:rsidRPr="009B037E" w:rsidRDefault="002D3563">
            <w:pPr>
              <w:rPr>
                <w:rFonts w:ascii="Calibri" w:hAnsi="Calibri" w:cs="Calibri"/>
                <w:sz w:val="16"/>
                <w:szCs w:val="16"/>
              </w:rPr>
            </w:pPr>
            <w:r w:rsidRPr="009B037E">
              <w:rPr>
                <w:rFonts w:ascii="Calibri" w:hAnsi="Calibri" w:cs="Calibri"/>
                <w:sz w:val="16"/>
                <w:szCs w:val="16"/>
              </w:rPr>
              <w:t>Cannot be widened downstream</w:t>
            </w:r>
          </w:p>
        </w:tc>
      </w:tr>
      <w:tr w:rsidR="00DC6C56" w:rsidRPr="009B037E" w14:paraId="3922A728" w14:textId="77777777" w:rsidTr="00907537">
        <w:tc>
          <w:tcPr>
            <w:tcW w:w="0" w:type="auto"/>
            <w:hideMark/>
          </w:tcPr>
          <w:p w14:paraId="5E289A76" w14:textId="77777777" w:rsidR="002D3563" w:rsidRPr="009B037E" w:rsidRDefault="002D3563">
            <w:pPr>
              <w:rPr>
                <w:rFonts w:ascii="Calibri" w:hAnsi="Calibri" w:cs="Calibri"/>
                <w:sz w:val="16"/>
                <w:szCs w:val="16"/>
              </w:rPr>
            </w:pPr>
            <w:r w:rsidRPr="009B037E">
              <w:rPr>
                <w:rFonts w:ascii="Calibri" w:hAnsi="Calibri" w:cs="Calibri"/>
                <w:sz w:val="16"/>
                <w:szCs w:val="16"/>
              </w:rPr>
              <w:t>CarePlan</w:t>
            </w:r>
          </w:p>
        </w:tc>
        <w:tc>
          <w:tcPr>
            <w:tcW w:w="0" w:type="auto"/>
            <w:hideMark/>
          </w:tcPr>
          <w:p w14:paraId="56BA8A67" w14:textId="77777777" w:rsidR="002D3563" w:rsidRPr="009B037E" w:rsidRDefault="002D3563">
            <w:pPr>
              <w:rPr>
                <w:rFonts w:ascii="Calibri" w:hAnsi="Calibri" w:cs="Calibri"/>
                <w:sz w:val="16"/>
                <w:szCs w:val="16"/>
              </w:rPr>
            </w:pPr>
            <w:r w:rsidRPr="009B037E">
              <w:rPr>
                <w:rFonts w:ascii="Calibri" w:hAnsi="Calibri" w:cs="Calibri"/>
                <w:sz w:val="16"/>
                <w:szCs w:val="16"/>
              </w:rPr>
              <w:t>Base Assessment</w:t>
            </w:r>
          </w:p>
        </w:tc>
        <w:tc>
          <w:tcPr>
            <w:tcW w:w="0" w:type="auto"/>
            <w:hideMark/>
          </w:tcPr>
          <w:p w14:paraId="4D5C785E" w14:textId="762DA53B" w:rsidR="002D3563" w:rsidRPr="009B037E" w:rsidRDefault="00E158F5">
            <w:pPr>
              <w:rPr>
                <w:rFonts w:ascii="Calibri" w:hAnsi="Calibri" w:cs="Calibri"/>
                <w:sz w:val="16"/>
                <w:szCs w:val="16"/>
              </w:rPr>
            </w:pPr>
            <w:r>
              <w:rPr>
                <w:rFonts w:ascii="Calibri" w:hAnsi="Calibri" w:cs="Calibri"/>
                <w:sz w:val="16"/>
                <w:szCs w:val="16"/>
              </w:rPr>
              <w:t>Max Value</w:t>
            </w:r>
          </w:p>
        </w:tc>
        <w:tc>
          <w:tcPr>
            <w:tcW w:w="0" w:type="auto"/>
            <w:hideMark/>
          </w:tcPr>
          <w:p w14:paraId="6F829E04" w14:textId="77777777" w:rsidR="002D3563" w:rsidRPr="009B037E" w:rsidRDefault="002D3563">
            <w:pPr>
              <w:rPr>
                <w:rFonts w:ascii="Calibri" w:hAnsi="Calibri" w:cs="Calibri"/>
                <w:sz w:val="16"/>
                <w:szCs w:val="16"/>
              </w:rPr>
            </w:pPr>
            <w:r w:rsidRPr="009B037E">
              <w:rPr>
                <w:rFonts w:ascii="Calibri" w:hAnsi="Calibri" w:cs="Calibri"/>
                <w:sz w:val="16"/>
                <w:szCs w:val="16"/>
              </w:rPr>
              <w:t>No</w:t>
            </w:r>
          </w:p>
        </w:tc>
        <w:tc>
          <w:tcPr>
            <w:tcW w:w="0" w:type="auto"/>
            <w:hideMark/>
          </w:tcPr>
          <w:p w14:paraId="00F4E090" w14:textId="77777777" w:rsidR="002D3563" w:rsidRPr="009B037E" w:rsidRDefault="002D3563">
            <w:pPr>
              <w:rPr>
                <w:rFonts w:ascii="Calibri" w:hAnsi="Calibri" w:cs="Calibri"/>
                <w:sz w:val="16"/>
                <w:szCs w:val="16"/>
              </w:rPr>
            </w:pPr>
            <w:r w:rsidRPr="009B037E">
              <w:rPr>
                <w:rFonts w:ascii="Calibri" w:hAnsi="Calibri" w:cs="Calibri"/>
                <w:sz w:val="16"/>
                <w:szCs w:val="16"/>
              </w:rPr>
              <w:t>No</w:t>
            </w:r>
          </w:p>
        </w:tc>
        <w:tc>
          <w:tcPr>
            <w:tcW w:w="0" w:type="auto"/>
            <w:hideMark/>
          </w:tcPr>
          <w:p w14:paraId="4D57B75F" w14:textId="77777777" w:rsidR="002D3563" w:rsidRPr="009B037E" w:rsidRDefault="002D3563">
            <w:pPr>
              <w:rPr>
                <w:rFonts w:ascii="Calibri" w:hAnsi="Calibri" w:cs="Calibri"/>
                <w:sz w:val="16"/>
                <w:szCs w:val="16"/>
              </w:rPr>
            </w:pPr>
            <w:r w:rsidRPr="009B037E">
              <w:rPr>
                <w:rFonts w:ascii="Calibri" w:hAnsi="Calibri" w:cs="Calibri"/>
                <w:sz w:val="16"/>
                <w:szCs w:val="16"/>
              </w:rPr>
              <w:t>Cannot be widened downstream</w:t>
            </w:r>
          </w:p>
        </w:tc>
      </w:tr>
    </w:tbl>
    <w:p w14:paraId="4AA1641A" w14:textId="77777777" w:rsidR="00DB241E" w:rsidRPr="009B037E" w:rsidRDefault="00DB241E" w:rsidP="00C7575E">
      <w:pPr>
        <w:rPr>
          <w:rFonts w:ascii="Calibri" w:hAnsi="Calibri" w:cs="Calibri"/>
        </w:rPr>
      </w:pPr>
    </w:p>
    <w:tbl>
      <w:tblPr>
        <w:tblStyle w:val="TableGrid"/>
        <w:tblW w:w="0" w:type="auto"/>
        <w:tblLook w:val="04A0" w:firstRow="1" w:lastRow="0" w:firstColumn="1" w:lastColumn="0" w:noHBand="0" w:noVBand="1"/>
      </w:tblPr>
      <w:tblGrid>
        <w:gridCol w:w="1547"/>
        <w:gridCol w:w="4424"/>
      </w:tblGrid>
      <w:tr w:rsidR="00710E6B" w:rsidRPr="009B037E" w14:paraId="20BECE4F" w14:textId="77777777" w:rsidTr="00746C4C">
        <w:tc>
          <w:tcPr>
            <w:tcW w:w="0" w:type="auto"/>
            <w:hideMark/>
          </w:tcPr>
          <w:p w14:paraId="696DD637" w14:textId="77777777" w:rsidR="00DB241E" w:rsidRPr="009B037E" w:rsidRDefault="00DB241E">
            <w:pPr>
              <w:jc w:val="center"/>
              <w:rPr>
                <w:rFonts w:ascii="Calibri" w:hAnsi="Calibri" w:cs="Calibri"/>
                <w:b/>
                <w:bCs/>
                <w:sz w:val="16"/>
                <w:szCs w:val="16"/>
              </w:rPr>
            </w:pPr>
            <w:r w:rsidRPr="009B037E">
              <w:rPr>
                <w:rFonts w:ascii="Calibri" w:hAnsi="Calibri" w:cs="Calibri"/>
                <w:b/>
                <w:bCs/>
                <w:sz w:val="16"/>
                <w:szCs w:val="16"/>
              </w:rPr>
              <w:t>Column</w:t>
            </w:r>
          </w:p>
        </w:tc>
        <w:tc>
          <w:tcPr>
            <w:tcW w:w="0" w:type="auto"/>
            <w:hideMark/>
          </w:tcPr>
          <w:p w14:paraId="35BFF8F6" w14:textId="77777777" w:rsidR="00DB241E" w:rsidRPr="009B037E" w:rsidRDefault="00DB241E">
            <w:pPr>
              <w:jc w:val="center"/>
              <w:rPr>
                <w:rFonts w:ascii="Calibri" w:hAnsi="Calibri" w:cs="Calibri"/>
                <w:b/>
                <w:bCs/>
                <w:sz w:val="16"/>
                <w:szCs w:val="16"/>
              </w:rPr>
            </w:pPr>
            <w:r w:rsidRPr="009B037E">
              <w:rPr>
                <w:rFonts w:ascii="Calibri" w:hAnsi="Calibri" w:cs="Calibri"/>
                <w:b/>
                <w:bCs/>
                <w:sz w:val="16"/>
                <w:szCs w:val="16"/>
              </w:rPr>
              <w:t>Meaning</w:t>
            </w:r>
          </w:p>
        </w:tc>
      </w:tr>
      <w:tr w:rsidR="00710E6B" w:rsidRPr="009B037E" w14:paraId="28E3ED34" w14:textId="77777777" w:rsidTr="00746C4C">
        <w:tc>
          <w:tcPr>
            <w:tcW w:w="0" w:type="auto"/>
            <w:hideMark/>
          </w:tcPr>
          <w:p w14:paraId="52FD777A" w14:textId="77777777" w:rsidR="00DB241E" w:rsidRPr="009B037E" w:rsidRDefault="00DB241E">
            <w:pPr>
              <w:rPr>
                <w:rFonts w:ascii="Calibri" w:hAnsi="Calibri" w:cs="Calibri"/>
                <w:sz w:val="16"/>
                <w:szCs w:val="16"/>
              </w:rPr>
            </w:pPr>
            <w:r w:rsidRPr="009B037E">
              <w:rPr>
                <w:rFonts w:ascii="Calibri" w:hAnsi="Calibri" w:cs="Calibri"/>
                <w:sz w:val="16"/>
                <w:szCs w:val="16"/>
              </w:rPr>
              <w:t>Template Type</w:t>
            </w:r>
          </w:p>
        </w:tc>
        <w:tc>
          <w:tcPr>
            <w:tcW w:w="0" w:type="auto"/>
            <w:hideMark/>
          </w:tcPr>
          <w:p w14:paraId="60DD67CC" w14:textId="77777777" w:rsidR="00DB241E" w:rsidRPr="009B037E" w:rsidRDefault="00DB241E">
            <w:pPr>
              <w:rPr>
                <w:rFonts w:ascii="Calibri" w:hAnsi="Calibri" w:cs="Calibri"/>
                <w:sz w:val="16"/>
                <w:szCs w:val="16"/>
              </w:rPr>
            </w:pPr>
            <w:r w:rsidRPr="009B037E">
              <w:rPr>
                <w:rFonts w:ascii="Calibri" w:hAnsi="Calibri" w:cs="Calibri"/>
                <w:sz w:val="16"/>
                <w:szCs w:val="16"/>
              </w:rPr>
              <w:t>Which template this field belongs to</w:t>
            </w:r>
          </w:p>
        </w:tc>
      </w:tr>
      <w:tr w:rsidR="00710E6B" w:rsidRPr="009B037E" w14:paraId="04605292" w14:textId="77777777" w:rsidTr="00746C4C">
        <w:tc>
          <w:tcPr>
            <w:tcW w:w="0" w:type="auto"/>
            <w:hideMark/>
          </w:tcPr>
          <w:p w14:paraId="4B0FB38A" w14:textId="77777777" w:rsidR="00DB241E" w:rsidRPr="009B037E" w:rsidRDefault="00DB241E">
            <w:pPr>
              <w:rPr>
                <w:rFonts w:ascii="Calibri" w:hAnsi="Calibri" w:cs="Calibri"/>
                <w:sz w:val="16"/>
                <w:szCs w:val="16"/>
              </w:rPr>
            </w:pPr>
            <w:r w:rsidRPr="009B037E">
              <w:rPr>
                <w:rFonts w:ascii="Calibri" w:hAnsi="Calibri" w:cs="Calibri"/>
                <w:sz w:val="16"/>
                <w:szCs w:val="16"/>
              </w:rPr>
              <w:t>Section / Entity</w:t>
            </w:r>
          </w:p>
        </w:tc>
        <w:tc>
          <w:tcPr>
            <w:tcW w:w="0" w:type="auto"/>
            <w:hideMark/>
          </w:tcPr>
          <w:p w14:paraId="34679232" w14:textId="77777777" w:rsidR="00DB241E" w:rsidRPr="009B037E" w:rsidRDefault="00DB241E">
            <w:pPr>
              <w:rPr>
                <w:rFonts w:ascii="Calibri" w:hAnsi="Calibri" w:cs="Calibri"/>
                <w:sz w:val="16"/>
                <w:szCs w:val="16"/>
              </w:rPr>
            </w:pPr>
            <w:r w:rsidRPr="009B037E">
              <w:rPr>
                <w:rFonts w:ascii="Calibri" w:hAnsi="Calibri" w:cs="Calibri"/>
                <w:sz w:val="16"/>
                <w:szCs w:val="16"/>
              </w:rPr>
              <w:t>Where the field sits</w:t>
            </w:r>
          </w:p>
        </w:tc>
      </w:tr>
      <w:tr w:rsidR="00710E6B" w:rsidRPr="009B037E" w14:paraId="640A63EC" w14:textId="77777777" w:rsidTr="00746C4C">
        <w:tc>
          <w:tcPr>
            <w:tcW w:w="0" w:type="auto"/>
            <w:hideMark/>
          </w:tcPr>
          <w:p w14:paraId="7E4C6CAC" w14:textId="77777777" w:rsidR="00DB241E" w:rsidRPr="009B037E" w:rsidRDefault="00DB241E">
            <w:pPr>
              <w:rPr>
                <w:rFonts w:ascii="Calibri" w:hAnsi="Calibri" w:cs="Calibri"/>
                <w:sz w:val="16"/>
                <w:szCs w:val="16"/>
              </w:rPr>
            </w:pPr>
            <w:r w:rsidRPr="009B037E">
              <w:rPr>
                <w:rFonts w:ascii="Calibri" w:hAnsi="Calibri" w:cs="Calibri"/>
                <w:sz w:val="16"/>
                <w:szCs w:val="16"/>
              </w:rPr>
              <w:t>Field Name</w:t>
            </w:r>
          </w:p>
        </w:tc>
        <w:tc>
          <w:tcPr>
            <w:tcW w:w="0" w:type="auto"/>
            <w:hideMark/>
          </w:tcPr>
          <w:p w14:paraId="54F2072E" w14:textId="77777777" w:rsidR="00DB241E" w:rsidRPr="009B037E" w:rsidRDefault="00DB241E">
            <w:pPr>
              <w:rPr>
                <w:rFonts w:ascii="Calibri" w:hAnsi="Calibri" w:cs="Calibri"/>
                <w:sz w:val="16"/>
                <w:szCs w:val="16"/>
              </w:rPr>
            </w:pPr>
            <w:r w:rsidRPr="009B037E">
              <w:rPr>
                <w:rFonts w:ascii="Calibri" w:hAnsi="Calibri" w:cs="Calibri"/>
                <w:sz w:val="16"/>
                <w:szCs w:val="16"/>
              </w:rPr>
              <w:t>Exact field name</w:t>
            </w:r>
          </w:p>
        </w:tc>
      </w:tr>
      <w:tr w:rsidR="00710E6B" w:rsidRPr="009B037E" w14:paraId="17FC1ACE" w14:textId="77777777" w:rsidTr="00746C4C">
        <w:tc>
          <w:tcPr>
            <w:tcW w:w="0" w:type="auto"/>
            <w:hideMark/>
          </w:tcPr>
          <w:p w14:paraId="7DA84A5E" w14:textId="77777777" w:rsidR="00DB241E" w:rsidRPr="009B037E" w:rsidRDefault="00DB241E">
            <w:pPr>
              <w:rPr>
                <w:rFonts w:ascii="Calibri" w:hAnsi="Calibri" w:cs="Calibri"/>
                <w:sz w:val="16"/>
                <w:szCs w:val="16"/>
              </w:rPr>
            </w:pPr>
            <w:r w:rsidRPr="009B037E">
              <w:rPr>
                <w:rFonts w:ascii="Calibri" w:hAnsi="Calibri" w:cs="Calibri"/>
                <w:sz w:val="16"/>
                <w:szCs w:val="16"/>
              </w:rPr>
              <w:t>Data Type</w:t>
            </w:r>
          </w:p>
        </w:tc>
        <w:tc>
          <w:tcPr>
            <w:tcW w:w="0" w:type="auto"/>
            <w:hideMark/>
          </w:tcPr>
          <w:p w14:paraId="3C39FF18" w14:textId="77777777" w:rsidR="00DB241E" w:rsidRPr="009B037E" w:rsidRDefault="00DB241E">
            <w:pPr>
              <w:rPr>
                <w:rFonts w:ascii="Calibri" w:hAnsi="Calibri" w:cs="Calibri"/>
                <w:sz w:val="16"/>
                <w:szCs w:val="16"/>
              </w:rPr>
            </w:pPr>
            <w:r w:rsidRPr="009B037E">
              <w:rPr>
                <w:rFonts w:ascii="Calibri" w:hAnsi="Calibri" w:cs="Calibri"/>
                <w:sz w:val="16"/>
                <w:szCs w:val="16"/>
              </w:rPr>
              <w:t>String / Numeric / Boolean / UUID / Date / etc.</w:t>
            </w:r>
          </w:p>
        </w:tc>
      </w:tr>
      <w:tr w:rsidR="00710E6B" w:rsidRPr="009B037E" w14:paraId="1EAC4D97" w14:textId="77777777" w:rsidTr="00746C4C">
        <w:tc>
          <w:tcPr>
            <w:tcW w:w="0" w:type="auto"/>
            <w:hideMark/>
          </w:tcPr>
          <w:p w14:paraId="3D9D1792" w14:textId="77777777" w:rsidR="00DB241E" w:rsidRPr="009B037E" w:rsidRDefault="00DB241E">
            <w:pPr>
              <w:rPr>
                <w:rFonts w:ascii="Calibri" w:hAnsi="Calibri" w:cs="Calibri"/>
                <w:sz w:val="16"/>
                <w:szCs w:val="16"/>
              </w:rPr>
            </w:pPr>
            <w:r w:rsidRPr="009B037E">
              <w:rPr>
                <w:rFonts w:ascii="Calibri" w:hAnsi="Calibri" w:cs="Calibri"/>
                <w:sz w:val="16"/>
                <w:szCs w:val="16"/>
              </w:rPr>
              <w:lastRenderedPageBreak/>
              <w:t>Update</w:t>
            </w:r>
          </w:p>
        </w:tc>
        <w:tc>
          <w:tcPr>
            <w:tcW w:w="0" w:type="auto"/>
            <w:hideMark/>
          </w:tcPr>
          <w:p w14:paraId="4E9E017F" w14:textId="77777777" w:rsidR="00DB241E" w:rsidRPr="009B037E" w:rsidRDefault="00DB241E">
            <w:pPr>
              <w:rPr>
                <w:rFonts w:ascii="Calibri" w:hAnsi="Calibri" w:cs="Calibri"/>
                <w:sz w:val="16"/>
                <w:szCs w:val="16"/>
              </w:rPr>
            </w:pPr>
            <w:r w:rsidRPr="009B037E">
              <w:rPr>
                <w:rFonts w:ascii="Calibri" w:hAnsi="Calibri" w:cs="Calibri"/>
                <w:sz w:val="16"/>
                <w:szCs w:val="16"/>
              </w:rPr>
              <w:t>Who at next level may update it: No / Admin / All</w:t>
            </w:r>
          </w:p>
        </w:tc>
      </w:tr>
      <w:tr w:rsidR="00710E6B" w:rsidRPr="009B037E" w14:paraId="23ECDE06" w14:textId="77777777" w:rsidTr="00746C4C">
        <w:tc>
          <w:tcPr>
            <w:tcW w:w="0" w:type="auto"/>
            <w:hideMark/>
          </w:tcPr>
          <w:p w14:paraId="53295546" w14:textId="77777777" w:rsidR="00DB241E" w:rsidRPr="009B037E" w:rsidRDefault="00DB241E">
            <w:pPr>
              <w:rPr>
                <w:rFonts w:ascii="Calibri" w:hAnsi="Calibri" w:cs="Calibri"/>
                <w:sz w:val="16"/>
                <w:szCs w:val="16"/>
              </w:rPr>
            </w:pPr>
            <w:r w:rsidRPr="009B037E">
              <w:rPr>
                <w:rFonts w:ascii="Calibri" w:hAnsi="Calibri" w:cs="Calibri"/>
                <w:sz w:val="16"/>
                <w:szCs w:val="16"/>
              </w:rPr>
              <w:t>Remove</w:t>
            </w:r>
          </w:p>
        </w:tc>
        <w:tc>
          <w:tcPr>
            <w:tcW w:w="0" w:type="auto"/>
            <w:hideMark/>
          </w:tcPr>
          <w:p w14:paraId="73B939D7" w14:textId="77777777" w:rsidR="00DB241E" w:rsidRPr="009B037E" w:rsidRDefault="00DB241E">
            <w:pPr>
              <w:rPr>
                <w:rFonts w:ascii="Calibri" w:hAnsi="Calibri" w:cs="Calibri"/>
                <w:sz w:val="16"/>
                <w:szCs w:val="16"/>
              </w:rPr>
            </w:pPr>
            <w:r w:rsidRPr="009B037E">
              <w:rPr>
                <w:rFonts w:ascii="Calibri" w:hAnsi="Calibri" w:cs="Calibri"/>
                <w:sz w:val="16"/>
                <w:szCs w:val="16"/>
              </w:rPr>
              <w:t>Who at next level may remove it, if applicable</w:t>
            </w:r>
          </w:p>
        </w:tc>
      </w:tr>
      <w:tr w:rsidR="00710E6B" w:rsidRPr="009B037E" w14:paraId="3CC716AC" w14:textId="77777777" w:rsidTr="00746C4C">
        <w:tc>
          <w:tcPr>
            <w:tcW w:w="0" w:type="auto"/>
            <w:hideMark/>
          </w:tcPr>
          <w:p w14:paraId="510E5BD4" w14:textId="77777777" w:rsidR="00DB241E" w:rsidRPr="009B037E" w:rsidRDefault="00DB241E">
            <w:pPr>
              <w:rPr>
                <w:rFonts w:ascii="Calibri" w:hAnsi="Calibri" w:cs="Calibri"/>
                <w:sz w:val="16"/>
                <w:szCs w:val="16"/>
              </w:rPr>
            </w:pPr>
            <w:r w:rsidRPr="009B037E">
              <w:rPr>
                <w:rFonts w:ascii="Calibri" w:hAnsi="Calibri" w:cs="Calibri"/>
                <w:sz w:val="16"/>
                <w:szCs w:val="16"/>
              </w:rPr>
              <w:t>Mandatory Override</w:t>
            </w:r>
          </w:p>
        </w:tc>
        <w:tc>
          <w:tcPr>
            <w:tcW w:w="0" w:type="auto"/>
            <w:hideMark/>
          </w:tcPr>
          <w:p w14:paraId="2EE5B114" w14:textId="77777777" w:rsidR="00DB241E" w:rsidRPr="009B037E" w:rsidRDefault="00DB241E">
            <w:pPr>
              <w:rPr>
                <w:rFonts w:ascii="Calibri" w:hAnsi="Calibri" w:cs="Calibri"/>
                <w:sz w:val="16"/>
                <w:szCs w:val="16"/>
              </w:rPr>
            </w:pPr>
            <w:r w:rsidRPr="009B037E">
              <w:rPr>
                <w:rFonts w:ascii="Calibri" w:hAnsi="Calibri" w:cs="Calibri"/>
                <w:sz w:val="16"/>
                <w:szCs w:val="16"/>
              </w:rPr>
              <w:t>Whether next level may change required/optional</w:t>
            </w:r>
          </w:p>
        </w:tc>
      </w:tr>
      <w:tr w:rsidR="00710E6B" w:rsidRPr="009B037E" w14:paraId="20AE885C" w14:textId="77777777" w:rsidTr="00746C4C">
        <w:tc>
          <w:tcPr>
            <w:tcW w:w="0" w:type="auto"/>
            <w:hideMark/>
          </w:tcPr>
          <w:p w14:paraId="3CBD861F" w14:textId="77777777" w:rsidR="00DB241E" w:rsidRPr="009B037E" w:rsidRDefault="00DB241E">
            <w:pPr>
              <w:rPr>
                <w:rFonts w:ascii="Calibri" w:hAnsi="Calibri" w:cs="Calibri"/>
                <w:sz w:val="16"/>
                <w:szCs w:val="16"/>
              </w:rPr>
            </w:pPr>
            <w:r w:rsidRPr="009B037E">
              <w:rPr>
                <w:rFonts w:ascii="Calibri" w:hAnsi="Calibri" w:cs="Calibri"/>
                <w:sz w:val="16"/>
                <w:szCs w:val="16"/>
              </w:rPr>
              <w:t>Constraint Override</w:t>
            </w:r>
          </w:p>
        </w:tc>
        <w:tc>
          <w:tcPr>
            <w:tcW w:w="0" w:type="auto"/>
            <w:hideMark/>
          </w:tcPr>
          <w:p w14:paraId="4DCF3199" w14:textId="77777777" w:rsidR="00DB241E" w:rsidRPr="009B037E" w:rsidRDefault="00DB241E">
            <w:pPr>
              <w:rPr>
                <w:rFonts w:ascii="Calibri" w:hAnsi="Calibri" w:cs="Calibri"/>
                <w:sz w:val="16"/>
                <w:szCs w:val="16"/>
              </w:rPr>
            </w:pPr>
            <w:r w:rsidRPr="009B037E">
              <w:rPr>
                <w:rFonts w:ascii="Calibri" w:hAnsi="Calibri" w:cs="Calibri"/>
                <w:sz w:val="16"/>
                <w:szCs w:val="16"/>
              </w:rPr>
              <w:t>Whether next level may narrow constraints</w:t>
            </w:r>
          </w:p>
        </w:tc>
      </w:tr>
      <w:tr w:rsidR="00710E6B" w:rsidRPr="009B037E" w14:paraId="2F901111" w14:textId="77777777" w:rsidTr="00746C4C">
        <w:tc>
          <w:tcPr>
            <w:tcW w:w="0" w:type="auto"/>
            <w:hideMark/>
          </w:tcPr>
          <w:p w14:paraId="62B1F9BA" w14:textId="77777777" w:rsidR="00DB241E" w:rsidRPr="009B037E" w:rsidRDefault="00DB241E">
            <w:pPr>
              <w:rPr>
                <w:rFonts w:ascii="Calibri" w:hAnsi="Calibri" w:cs="Calibri"/>
                <w:sz w:val="16"/>
                <w:szCs w:val="16"/>
              </w:rPr>
            </w:pPr>
            <w:r w:rsidRPr="009B037E">
              <w:rPr>
                <w:rFonts w:ascii="Calibri" w:hAnsi="Calibri" w:cs="Calibri"/>
                <w:sz w:val="16"/>
                <w:szCs w:val="16"/>
              </w:rPr>
              <w:t>Notes / Constraints</w:t>
            </w:r>
          </w:p>
        </w:tc>
        <w:tc>
          <w:tcPr>
            <w:tcW w:w="0" w:type="auto"/>
            <w:hideMark/>
          </w:tcPr>
          <w:p w14:paraId="60C63946" w14:textId="77777777" w:rsidR="00DB241E" w:rsidRPr="009B037E" w:rsidRDefault="00DB241E">
            <w:pPr>
              <w:rPr>
                <w:rFonts w:ascii="Calibri" w:hAnsi="Calibri" w:cs="Calibri"/>
                <w:sz w:val="16"/>
                <w:szCs w:val="16"/>
              </w:rPr>
            </w:pPr>
            <w:r w:rsidRPr="009B037E">
              <w:rPr>
                <w:rFonts w:ascii="Calibri" w:hAnsi="Calibri" w:cs="Calibri"/>
                <w:sz w:val="16"/>
                <w:szCs w:val="16"/>
              </w:rPr>
              <w:t>Specific rule such as max length, immutable after derivation, etc.</w:t>
            </w:r>
          </w:p>
        </w:tc>
      </w:tr>
    </w:tbl>
    <w:p w14:paraId="7E815E37" w14:textId="77777777" w:rsidR="002D3563" w:rsidRPr="009B037E" w:rsidRDefault="002D3563" w:rsidP="00C7575E">
      <w:pPr>
        <w:rPr>
          <w:rFonts w:ascii="Calibri" w:hAnsi="Calibri" w:cs="Calibri"/>
        </w:rPr>
      </w:pPr>
    </w:p>
    <w:p w14:paraId="064FFADF" w14:textId="77777777" w:rsidR="002D3563" w:rsidRPr="009B037E" w:rsidRDefault="002D3563" w:rsidP="002D3563">
      <w:pPr>
        <w:pStyle w:val="Heading3"/>
        <w:rPr>
          <w:rFonts w:ascii="Calibri" w:hAnsi="Calibri" w:cs="Calibri"/>
          <w:color w:val="000000" w:themeColor="text1"/>
          <w:sz w:val="18"/>
          <w:szCs w:val="18"/>
        </w:rPr>
      </w:pPr>
      <w:bookmarkStart w:id="542" w:name="_Toc228300325"/>
      <w:r w:rsidRPr="009B037E">
        <w:rPr>
          <w:rFonts w:ascii="Calibri" w:hAnsi="Calibri" w:cs="Calibri"/>
          <w:color w:val="000000" w:themeColor="text1"/>
          <w:sz w:val="18"/>
          <w:szCs w:val="18"/>
        </w:rPr>
        <w:t>Rules</w:t>
      </w:r>
      <w:bookmarkEnd w:id="542"/>
    </w:p>
    <w:p w14:paraId="4557E613" w14:textId="77777777" w:rsidR="002D3563" w:rsidRPr="009B037E" w:rsidRDefault="002D3563" w:rsidP="007725E1">
      <w:pPr>
        <w:numPr>
          <w:ilvl w:val="0"/>
          <w:numId w:val="61"/>
        </w:numPr>
        <w:spacing w:before="100" w:beforeAutospacing="1" w:after="100" w:afterAutospacing="1"/>
        <w:rPr>
          <w:rFonts w:ascii="Calibri" w:hAnsi="Calibri" w:cs="Calibri"/>
          <w:sz w:val="18"/>
          <w:szCs w:val="18"/>
        </w:rPr>
      </w:pPr>
      <w:r w:rsidRPr="009B037E">
        <w:rPr>
          <w:rFonts w:ascii="Calibri" w:hAnsi="Calibri" w:cs="Calibri"/>
          <w:sz w:val="18"/>
          <w:szCs w:val="18"/>
        </w:rPr>
        <w:t xml:space="preserve">This section applies only to </w:t>
      </w:r>
      <w:r w:rsidRPr="009B037E">
        <w:rPr>
          <w:rStyle w:val="Strong"/>
          <w:rFonts w:ascii="Calibri" w:eastAsiaTheme="majorEastAsia" w:hAnsi="Calibri" w:cs="Calibri"/>
          <w:sz w:val="18"/>
          <w:szCs w:val="18"/>
        </w:rPr>
        <w:t>non-metadata-backed fields</w:t>
      </w:r>
      <w:r w:rsidRPr="009B037E">
        <w:rPr>
          <w:rFonts w:ascii="Calibri" w:hAnsi="Calibri" w:cs="Calibri"/>
          <w:sz w:val="18"/>
          <w:szCs w:val="18"/>
        </w:rPr>
        <w:t xml:space="preserve">. </w:t>
      </w:r>
    </w:p>
    <w:p w14:paraId="58222F0F" w14:textId="252244C8" w:rsidR="002D3563" w:rsidRPr="009B037E" w:rsidRDefault="002D3563" w:rsidP="007725E1">
      <w:pPr>
        <w:numPr>
          <w:ilvl w:val="0"/>
          <w:numId w:val="61"/>
        </w:numPr>
        <w:spacing w:before="100" w:beforeAutospacing="1" w:after="100" w:afterAutospacing="1"/>
        <w:rPr>
          <w:rFonts w:ascii="Calibri" w:hAnsi="Calibri" w:cs="Calibri"/>
          <w:sz w:val="18"/>
          <w:szCs w:val="18"/>
        </w:rPr>
      </w:pPr>
      <w:r w:rsidRPr="009B037E">
        <w:rPr>
          <w:rFonts w:ascii="Calibri" w:hAnsi="Calibri" w:cs="Calibri"/>
          <w:sz w:val="18"/>
          <w:szCs w:val="18"/>
        </w:rPr>
        <w:t xml:space="preserve">Any direct field not listed here uses the default downstream behavior defined in </w:t>
      </w:r>
      <w:r w:rsidRPr="009B037E">
        <w:rPr>
          <w:rStyle w:val="Strong"/>
          <w:rFonts w:ascii="Calibri" w:eastAsiaTheme="majorEastAsia" w:hAnsi="Calibri" w:cs="Calibri"/>
          <w:sz w:val="18"/>
          <w:szCs w:val="18"/>
        </w:rPr>
        <w:t>3.</w:t>
      </w:r>
      <w:r w:rsidR="0003707F" w:rsidRPr="009B037E">
        <w:rPr>
          <w:rStyle w:val="Strong"/>
          <w:rFonts w:ascii="Calibri" w:eastAsiaTheme="majorEastAsia" w:hAnsi="Calibri" w:cs="Calibri"/>
          <w:sz w:val="18"/>
          <w:szCs w:val="18"/>
        </w:rPr>
        <w:t>1</w:t>
      </w:r>
      <w:r w:rsidRPr="009B037E">
        <w:rPr>
          <w:rFonts w:ascii="Calibri" w:hAnsi="Calibri" w:cs="Calibri"/>
          <w:sz w:val="18"/>
          <w:szCs w:val="18"/>
        </w:rPr>
        <w:t xml:space="preserve">. </w:t>
      </w:r>
    </w:p>
    <w:p w14:paraId="2D5E09DC" w14:textId="77777777" w:rsidR="002D3563" w:rsidRPr="009B037E" w:rsidRDefault="002D3563" w:rsidP="007725E1">
      <w:pPr>
        <w:numPr>
          <w:ilvl w:val="0"/>
          <w:numId w:val="61"/>
        </w:numPr>
        <w:spacing w:before="100" w:beforeAutospacing="1" w:after="100" w:afterAutospacing="1"/>
        <w:rPr>
          <w:rFonts w:ascii="Calibri" w:hAnsi="Calibri" w:cs="Calibri"/>
          <w:sz w:val="18"/>
          <w:szCs w:val="18"/>
        </w:rPr>
      </w:pPr>
      <w:r w:rsidRPr="009B037E">
        <w:rPr>
          <w:rFonts w:ascii="Calibri" w:hAnsi="Calibri" w:cs="Calibri"/>
          <w:sz w:val="18"/>
          <w:szCs w:val="18"/>
        </w:rPr>
        <w:t xml:space="preserve">Where a field is listed here, the override defined in this section takes precedence over the default. </w:t>
      </w:r>
    </w:p>
    <w:p w14:paraId="0BACFF76" w14:textId="77777777" w:rsidR="002D3563" w:rsidRPr="009B037E" w:rsidRDefault="002D3563" w:rsidP="007725E1">
      <w:pPr>
        <w:numPr>
          <w:ilvl w:val="0"/>
          <w:numId w:val="61"/>
        </w:numPr>
        <w:spacing w:before="100" w:beforeAutospacing="1" w:after="100" w:afterAutospacing="1"/>
        <w:rPr>
          <w:rFonts w:ascii="Calibri" w:hAnsi="Calibri" w:cs="Calibri"/>
          <w:sz w:val="18"/>
          <w:szCs w:val="18"/>
        </w:rPr>
      </w:pPr>
      <w:r w:rsidRPr="009B037E">
        <w:rPr>
          <w:rFonts w:ascii="Calibri" w:hAnsi="Calibri" w:cs="Calibri"/>
          <w:sz w:val="18"/>
          <w:szCs w:val="18"/>
        </w:rPr>
        <w:t>Metadata-backed fields must not be listed here unless the field itself is direct-value and separate from metadata value selection.</w:t>
      </w:r>
    </w:p>
    <w:p w14:paraId="0F93C0DC" w14:textId="77777777" w:rsidR="002D3563" w:rsidRPr="009B037E" w:rsidRDefault="002D3563" w:rsidP="00C7575E">
      <w:pPr>
        <w:rPr>
          <w:rFonts w:ascii="Calibri" w:hAnsi="Calibri" w:cs="Calibri"/>
        </w:rPr>
      </w:pPr>
    </w:p>
    <w:p w14:paraId="404E411C" w14:textId="77777777" w:rsidR="009C79EB" w:rsidRDefault="009C79EB" w:rsidP="00357DFF">
      <w:pPr>
        <w:pStyle w:val="Heading1"/>
        <w:rPr>
          <w:ins w:id="543" w:author="Sumeet" w:date="2026-05-24T20:51:00Z" w16du:dateUtc="2026-05-25T01:51:00Z"/>
          <w:rFonts w:ascii="Calibri" w:hAnsi="Calibri" w:cs="Calibri"/>
          <w:sz w:val="18"/>
          <w:szCs w:val="18"/>
        </w:rPr>
      </w:pPr>
    </w:p>
    <w:p w14:paraId="3F3B6C74" w14:textId="77777777" w:rsidR="00C03D99" w:rsidRPr="00BA3670" w:rsidRDefault="00C03D99">
      <w:pPr>
        <w:pStyle w:val="Heading2"/>
        <w:numPr>
          <w:ilvl w:val="0"/>
          <w:numId w:val="9"/>
        </w:numPr>
        <w:rPr>
          <w:ins w:id="544" w:author="Sumeet" w:date="2026-05-24T20:52:00Z" w16du:dateUtc="2026-05-25T01:52:00Z"/>
          <w:rFonts w:ascii="Calibri" w:hAnsi="Calibri" w:cs="Calibri"/>
          <w:b/>
          <w:bCs/>
          <w:sz w:val="21"/>
          <w:szCs w:val="21"/>
          <w:rPrChange w:id="545" w:author="Sumeet" w:date="2026-05-24T20:52:00Z" w16du:dateUtc="2026-05-25T01:52:00Z">
            <w:rPr>
              <w:ins w:id="546" w:author="Sumeet" w:date="2026-05-24T20:52:00Z" w16du:dateUtc="2026-05-25T01:52:00Z"/>
              <w:rFonts w:ascii="Calibri" w:hAnsi="Calibri" w:cs="Calibri"/>
              <w:b/>
              <w:bCs/>
              <w:color w:val="000000"/>
              <w:sz w:val="20"/>
              <w:szCs w:val="20"/>
            </w:rPr>
          </w:rPrChange>
        </w:rPr>
        <w:pPrChange w:id="547" w:author="Sumeet" w:date="2026-05-24T20:52:00Z" w16du:dateUtc="2026-05-25T01:52:00Z">
          <w:pPr>
            <w:pStyle w:val="NormalWeb"/>
            <w:shd w:val="clear" w:color="auto" w:fill="FFFFFF"/>
            <w:spacing w:before="0" w:beforeAutospacing="0" w:after="0" w:afterAutospacing="0"/>
          </w:pPr>
        </w:pPrChange>
      </w:pPr>
      <w:ins w:id="548" w:author="Sumeet" w:date="2026-05-24T20:51:00Z" w16du:dateUtc="2026-05-25T01:51:00Z">
        <w:r w:rsidRPr="00BA3670">
          <w:rPr>
            <w:rFonts w:ascii="Calibri" w:eastAsia="Times New Roman" w:hAnsi="Calibri" w:cs="Calibri"/>
            <w:b/>
            <w:bCs/>
            <w:sz w:val="21"/>
            <w:szCs w:val="21"/>
            <w:rPrChange w:id="549" w:author="Sumeet" w:date="2026-05-24T20:52:00Z" w16du:dateUtc="2026-05-25T01:52:00Z">
              <w:rPr>
                <w:rFonts w:ascii="Calibri" w:hAnsi="Calibri" w:cs="Calibri"/>
                <w:b/>
                <w:bCs/>
                <w:color w:val="000000"/>
              </w:rPr>
            </w:rPrChange>
          </w:rPr>
          <w:t>Addendum Story: Org Template Hierarchy and Care Plan Creation Flow</w:t>
        </w:r>
      </w:ins>
    </w:p>
    <w:p w14:paraId="01B653F8" w14:textId="77777777" w:rsidR="00C03D99" w:rsidRPr="00C03D99" w:rsidRDefault="00C03D99" w:rsidP="00C03D99">
      <w:pPr>
        <w:pStyle w:val="NormalWeb"/>
        <w:shd w:val="clear" w:color="auto" w:fill="FFFFFF"/>
        <w:spacing w:before="0" w:beforeAutospacing="0" w:after="0" w:afterAutospacing="0"/>
        <w:rPr>
          <w:ins w:id="550" w:author="Sumeet" w:date="2026-05-24T20:51:00Z" w16du:dateUtc="2026-05-25T01:51:00Z"/>
          <w:rFonts w:ascii="Calibri" w:hAnsi="Calibri" w:cs="Calibri"/>
          <w:color w:val="000000"/>
          <w:sz w:val="20"/>
          <w:szCs w:val="20"/>
          <w:rPrChange w:id="551" w:author="Sumeet" w:date="2026-05-24T20:51:00Z" w16du:dateUtc="2026-05-25T01:51:00Z">
            <w:rPr>
              <w:ins w:id="552" w:author="Sumeet" w:date="2026-05-24T20:51:00Z" w16du:dateUtc="2026-05-25T01:51:00Z"/>
              <w:rFonts w:ascii="Calibri" w:hAnsi="Calibri" w:cs="Calibri"/>
              <w:color w:val="000000"/>
            </w:rPr>
          </w:rPrChange>
        </w:rPr>
      </w:pPr>
    </w:p>
    <w:p w14:paraId="65BC6552" w14:textId="77777777" w:rsidR="00C03D99" w:rsidRPr="00C03D99" w:rsidRDefault="00C03D99" w:rsidP="00C03D99">
      <w:pPr>
        <w:pStyle w:val="NormalWeb"/>
        <w:shd w:val="clear" w:color="auto" w:fill="FFFFFF"/>
        <w:spacing w:before="0" w:beforeAutospacing="0" w:after="0" w:afterAutospacing="0"/>
        <w:rPr>
          <w:ins w:id="553" w:author="Sumeet" w:date="2026-05-24T20:51:00Z" w16du:dateUtc="2026-05-25T01:51:00Z"/>
          <w:rFonts w:ascii="Calibri" w:hAnsi="Calibri" w:cs="Calibri"/>
          <w:color w:val="000000"/>
          <w:sz w:val="20"/>
          <w:szCs w:val="20"/>
          <w:rPrChange w:id="554" w:author="Sumeet" w:date="2026-05-24T20:51:00Z" w16du:dateUtc="2026-05-25T01:51:00Z">
            <w:rPr>
              <w:ins w:id="555" w:author="Sumeet" w:date="2026-05-24T20:51:00Z" w16du:dateUtc="2026-05-25T01:51:00Z"/>
              <w:rFonts w:ascii="Calibri" w:hAnsi="Calibri" w:cs="Calibri"/>
              <w:color w:val="000000"/>
            </w:rPr>
          </w:rPrChange>
        </w:rPr>
      </w:pPr>
      <w:ins w:id="556" w:author="Sumeet" w:date="2026-05-24T20:51:00Z" w16du:dateUtc="2026-05-25T01:51:00Z">
        <w:r w:rsidRPr="00C03D99">
          <w:rPr>
            <w:rFonts w:ascii="Calibri" w:hAnsi="Calibri" w:cs="Calibri"/>
            <w:b/>
            <w:bCs/>
            <w:color w:val="000000"/>
            <w:sz w:val="20"/>
            <w:szCs w:val="20"/>
            <w:rPrChange w:id="557" w:author="Sumeet" w:date="2026-05-24T20:51:00Z" w16du:dateUtc="2026-05-25T01:51:00Z">
              <w:rPr>
                <w:rFonts w:ascii="Calibri" w:hAnsi="Calibri" w:cs="Calibri"/>
                <w:b/>
                <w:bCs/>
                <w:color w:val="000000"/>
              </w:rPr>
            </w:rPrChange>
          </w:rPr>
          <w:t>Purpose</w:t>
        </w:r>
      </w:ins>
    </w:p>
    <w:p w14:paraId="03BD83DF" w14:textId="77777777" w:rsidR="00BA3670" w:rsidRDefault="00BA3670" w:rsidP="00C03D99">
      <w:pPr>
        <w:pStyle w:val="NormalWeb"/>
        <w:shd w:val="clear" w:color="auto" w:fill="FFFFFF"/>
        <w:spacing w:before="0" w:beforeAutospacing="0" w:after="0" w:afterAutospacing="0"/>
        <w:rPr>
          <w:ins w:id="558" w:author="Sumeet" w:date="2026-05-24T20:52:00Z" w16du:dateUtc="2026-05-25T01:52:00Z"/>
          <w:rFonts w:ascii="Calibri" w:hAnsi="Calibri" w:cs="Calibri"/>
          <w:color w:val="000000"/>
          <w:sz w:val="20"/>
          <w:szCs w:val="20"/>
        </w:rPr>
      </w:pPr>
    </w:p>
    <w:p w14:paraId="0787EA10" w14:textId="3E84B26B" w:rsidR="00C03D99" w:rsidRPr="00C03D99" w:rsidRDefault="00C03D99" w:rsidP="00C03D99">
      <w:pPr>
        <w:pStyle w:val="NormalWeb"/>
        <w:shd w:val="clear" w:color="auto" w:fill="FFFFFF"/>
        <w:spacing w:before="0" w:beforeAutospacing="0" w:after="0" w:afterAutospacing="0"/>
        <w:rPr>
          <w:ins w:id="559" w:author="Sumeet" w:date="2026-05-24T20:51:00Z" w16du:dateUtc="2026-05-25T01:51:00Z"/>
          <w:rFonts w:ascii="Calibri" w:hAnsi="Calibri" w:cs="Calibri"/>
          <w:color w:val="000000"/>
          <w:sz w:val="20"/>
          <w:szCs w:val="20"/>
          <w:rPrChange w:id="560" w:author="Sumeet" w:date="2026-05-24T20:51:00Z" w16du:dateUtc="2026-05-25T01:51:00Z">
            <w:rPr>
              <w:ins w:id="561" w:author="Sumeet" w:date="2026-05-24T20:51:00Z" w16du:dateUtc="2026-05-25T01:51:00Z"/>
              <w:rFonts w:ascii="Calibri" w:hAnsi="Calibri" w:cs="Calibri"/>
              <w:color w:val="000000"/>
            </w:rPr>
          </w:rPrChange>
        </w:rPr>
      </w:pPr>
      <w:ins w:id="562" w:author="Sumeet" w:date="2026-05-24T20:51:00Z" w16du:dateUtc="2026-05-25T01:51:00Z">
        <w:r w:rsidRPr="00C03D99">
          <w:rPr>
            <w:rFonts w:ascii="Calibri" w:hAnsi="Calibri" w:cs="Calibri"/>
            <w:color w:val="000000"/>
            <w:sz w:val="20"/>
            <w:szCs w:val="20"/>
            <w:rPrChange w:id="563" w:author="Sumeet" w:date="2026-05-24T20:51:00Z" w16du:dateUtc="2026-05-25T01:51:00Z">
              <w:rPr>
                <w:rFonts w:ascii="Calibri" w:hAnsi="Calibri" w:cs="Calibri"/>
                <w:color w:val="000000"/>
              </w:rPr>
            </w:rPrChange>
          </w:rPr>
          <w:t>Template Service must support the missing hierarchy where</w:t>
        </w:r>
        <w:r w:rsidRPr="00C03D99">
          <w:rPr>
            <w:rStyle w:val="apple-converted-space"/>
            <w:rFonts w:ascii="Calibri" w:eastAsiaTheme="majorEastAsia" w:hAnsi="Calibri" w:cs="Calibri"/>
            <w:color w:val="000000"/>
            <w:sz w:val="20"/>
            <w:szCs w:val="20"/>
            <w:rPrChange w:id="564" w:author="Sumeet" w:date="2026-05-24T20:51:00Z" w16du:dateUtc="2026-05-25T01:51:00Z">
              <w:rPr>
                <w:rStyle w:val="apple-converted-space"/>
                <w:rFonts w:ascii="Calibri" w:eastAsiaTheme="majorEastAsia" w:hAnsi="Calibri" w:cs="Calibri"/>
                <w:color w:val="000000"/>
              </w:rPr>
            </w:rPrChange>
          </w:rPr>
          <w:t> </w:t>
        </w:r>
        <w:r w:rsidRPr="00C03D99">
          <w:rPr>
            <w:rFonts w:ascii="Calibri" w:hAnsi="Calibri" w:cs="Calibri"/>
            <w:b/>
            <w:bCs/>
            <w:color w:val="000000"/>
            <w:sz w:val="20"/>
            <w:szCs w:val="20"/>
            <w:rPrChange w:id="565" w:author="Sumeet" w:date="2026-05-24T20:51:00Z" w16du:dateUtc="2026-05-25T01:51:00Z">
              <w:rPr>
                <w:rFonts w:ascii="Calibri" w:hAnsi="Calibri" w:cs="Calibri"/>
                <w:b/>
                <w:bCs/>
                <w:color w:val="000000"/>
              </w:rPr>
            </w:rPrChange>
          </w:rPr>
          <w:t>Platform Masters are created at Super Admin level</w:t>
        </w:r>
        <w:r w:rsidRPr="00C03D99">
          <w:rPr>
            <w:rFonts w:ascii="Calibri" w:hAnsi="Calibri" w:cs="Calibri"/>
            <w:color w:val="000000"/>
            <w:sz w:val="20"/>
            <w:szCs w:val="20"/>
            <w:rPrChange w:id="566" w:author="Sumeet" w:date="2026-05-24T20:51:00Z" w16du:dateUtc="2026-05-25T01:51:00Z">
              <w:rPr>
                <w:rFonts w:ascii="Calibri" w:hAnsi="Calibri" w:cs="Calibri"/>
                <w:color w:val="000000"/>
              </w:rPr>
            </w:rPrChange>
          </w:rPr>
          <w:t>, but organizations work from</w:t>
        </w:r>
        <w:r w:rsidRPr="00C03D99">
          <w:rPr>
            <w:rStyle w:val="apple-converted-space"/>
            <w:rFonts w:ascii="Calibri" w:eastAsiaTheme="majorEastAsia" w:hAnsi="Calibri" w:cs="Calibri"/>
            <w:color w:val="000000"/>
            <w:sz w:val="20"/>
            <w:szCs w:val="20"/>
            <w:rPrChange w:id="567" w:author="Sumeet" w:date="2026-05-24T20:51:00Z" w16du:dateUtc="2026-05-25T01:51:00Z">
              <w:rPr>
                <w:rStyle w:val="apple-converted-space"/>
                <w:rFonts w:ascii="Calibri" w:eastAsiaTheme="majorEastAsia" w:hAnsi="Calibri" w:cs="Calibri"/>
                <w:color w:val="000000"/>
              </w:rPr>
            </w:rPrChange>
          </w:rPr>
          <w:t> </w:t>
        </w:r>
        <w:r w:rsidRPr="00C03D99">
          <w:rPr>
            <w:rFonts w:ascii="Calibri" w:hAnsi="Calibri" w:cs="Calibri"/>
            <w:b/>
            <w:bCs/>
            <w:color w:val="000000"/>
            <w:sz w:val="20"/>
            <w:szCs w:val="20"/>
            <w:rPrChange w:id="568" w:author="Sumeet" w:date="2026-05-24T20:51:00Z" w16du:dateUtc="2026-05-25T01:51:00Z">
              <w:rPr>
                <w:rFonts w:ascii="Calibri" w:hAnsi="Calibri" w:cs="Calibri"/>
                <w:b/>
                <w:bCs/>
                <w:color w:val="000000"/>
              </w:rPr>
            </w:rPrChange>
          </w:rPr>
          <w:t>Org Masters</w:t>
        </w:r>
        <w:r w:rsidRPr="00C03D99">
          <w:rPr>
            <w:rFonts w:ascii="Calibri" w:hAnsi="Calibri" w:cs="Calibri"/>
            <w:color w:val="000000"/>
            <w:sz w:val="20"/>
            <w:szCs w:val="20"/>
            <w:rPrChange w:id="569" w:author="Sumeet" w:date="2026-05-24T20:51:00Z" w16du:dateUtc="2026-05-25T01:51:00Z">
              <w:rPr>
                <w:rFonts w:ascii="Calibri" w:hAnsi="Calibri" w:cs="Calibri"/>
                <w:color w:val="000000"/>
              </w:rPr>
            </w:rPrChange>
          </w:rPr>
          <w:t>, then create their own private org templates and actual package-ready care plans.</w:t>
        </w:r>
      </w:ins>
    </w:p>
    <w:p w14:paraId="042B112D" w14:textId="77777777" w:rsidR="00C03D99" w:rsidRPr="00C03D99" w:rsidRDefault="00C03D99" w:rsidP="00C03D99">
      <w:pPr>
        <w:pStyle w:val="NormalWeb"/>
        <w:shd w:val="clear" w:color="auto" w:fill="FFFFFF"/>
        <w:spacing w:before="0" w:beforeAutospacing="0" w:after="0" w:afterAutospacing="0"/>
        <w:rPr>
          <w:ins w:id="570" w:author="Sumeet" w:date="2026-05-24T20:51:00Z" w16du:dateUtc="2026-05-25T01:51:00Z"/>
          <w:rFonts w:ascii="Calibri" w:hAnsi="Calibri" w:cs="Calibri"/>
          <w:color w:val="000000"/>
          <w:sz w:val="20"/>
          <w:szCs w:val="20"/>
          <w:rPrChange w:id="571" w:author="Sumeet" w:date="2026-05-24T20:51:00Z" w16du:dateUtc="2026-05-25T01:51:00Z">
            <w:rPr>
              <w:ins w:id="572" w:author="Sumeet" w:date="2026-05-24T20:51:00Z" w16du:dateUtc="2026-05-25T01:51:00Z"/>
              <w:rFonts w:ascii="Calibri" w:hAnsi="Calibri" w:cs="Calibri"/>
              <w:color w:val="000000"/>
            </w:rPr>
          </w:rPrChange>
        </w:rPr>
      </w:pPr>
      <w:ins w:id="573" w:author="Sumeet" w:date="2026-05-24T20:51:00Z" w16du:dateUtc="2026-05-25T01:51:00Z">
        <w:r w:rsidRPr="00C03D99">
          <w:rPr>
            <w:rFonts w:ascii="Calibri" w:hAnsi="Calibri" w:cs="Calibri"/>
            <w:color w:val="000000"/>
            <w:sz w:val="20"/>
            <w:szCs w:val="20"/>
            <w:rPrChange w:id="574" w:author="Sumeet" w:date="2026-05-24T20:51:00Z" w16du:dateUtc="2026-05-25T01:51:00Z">
              <w:rPr>
                <w:rFonts w:ascii="Calibri" w:hAnsi="Calibri" w:cs="Calibri"/>
                <w:color w:val="000000"/>
              </w:rPr>
            </w:rPrChange>
          </w:rPr>
          <w:t>This extends the current Template Service hierarchy, which already supports platform-owned master templates and org-owned derived templates with independent versioning and controls. </w:t>
        </w:r>
      </w:ins>
    </w:p>
    <w:p w14:paraId="033EA905" w14:textId="77777777" w:rsidR="00C03D99" w:rsidRPr="00C03D99" w:rsidRDefault="00C03D99" w:rsidP="00C03D99">
      <w:pPr>
        <w:pStyle w:val="NormalWeb"/>
        <w:shd w:val="clear" w:color="auto" w:fill="FFFFFF"/>
        <w:spacing w:before="0" w:beforeAutospacing="0" w:after="0" w:afterAutospacing="0"/>
        <w:rPr>
          <w:ins w:id="575" w:author="Sumeet" w:date="2026-05-24T20:51:00Z" w16du:dateUtc="2026-05-25T01:51:00Z"/>
          <w:rFonts w:ascii="Calibri" w:hAnsi="Calibri" w:cs="Calibri"/>
          <w:color w:val="000000"/>
          <w:sz w:val="20"/>
          <w:szCs w:val="20"/>
          <w:rPrChange w:id="576" w:author="Sumeet" w:date="2026-05-24T20:51:00Z" w16du:dateUtc="2026-05-25T01:51:00Z">
            <w:rPr>
              <w:ins w:id="577" w:author="Sumeet" w:date="2026-05-24T20:51:00Z" w16du:dateUtc="2026-05-25T01:51:00Z"/>
              <w:rFonts w:ascii="Calibri" w:hAnsi="Calibri" w:cs="Calibri"/>
              <w:color w:val="000000"/>
            </w:rPr>
          </w:rPrChange>
        </w:rPr>
      </w:pPr>
      <w:ins w:id="578" w:author="Sumeet" w:date="2026-05-24T20:51:00Z" w16du:dateUtc="2026-05-25T01:51:00Z">
        <w:r w:rsidRPr="00C03D99">
          <w:rPr>
            <w:rFonts w:ascii="Calibri" w:hAnsi="Calibri" w:cs="Calibri"/>
            <w:color w:val="000000"/>
            <w:sz w:val="20"/>
            <w:szCs w:val="20"/>
            <w:rPrChange w:id="579" w:author="Sumeet" w:date="2026-05-24T20:51:00Z" w16du:dateUtc="2026-05-25T01:51:00Z">
              <w:rPr>
                <w:rFonts w:ascii="Calibri" w:hAnsi="Calibri" w:cs="Calibri"/>
                <w:color w:val="000000"/>
              </w:rPr>
            </w:rPrChange>
          </w:rPr>
          <w:t> </w:t>
        </w:r>
      </w:ins>
    </w:p>
    <w:p w14:paraId="15E6C4BD" w14:textId="77777777" w:rsidR="00C03D99" w:rsidRPr="00C03D99" w:rsidRDefault="00C03D99" w:rsidP="00C03D99">
      <w:pPr>
        <w:pStyle w:val="NormalWeb"/>
        <w:shd w:val="clear" w:color="auto" w:fill="FFFFFF"/>
        <w:spacing w:before="0" w:beforeAutospacing="0" w:after="0" w:afterAutospacing="0"/>
        <w:rPr>
          <w:ins w:id="580" w:author="Sumeet" w:date="2026-05-24T20:51:00Z" w16du:dateUtc="2026-05-25T01:51:00Z"/>
          <w:rFonts w:ascii="Calibri" w:hAnsi="Calibri" w:cs="Calibri"/>
          <w:color w:val="000000"/>
          <w:sz w:val="20"/>
          <w:szCs w:val="20"/>
          <w:rPrChange w:id="581" w:author="Sumeet" w:date="2026-05-24T20:51:00Z" w16du:dateUtc="2026-05-25T01:51:00Z">
            <w:rPr>
              <w:ins w:id="582" w:author="Sumeet" w:date="2026-05-24T20:51:00Z" w16du:dateUtc="2026-05-25T01:51:00Z"/>
              <w:rFonts w:ascii="Calibri" w:hAnsi="Calibri" w:cs="Calibri"/>
              <w:color w:val="000000"/>
            </w:rPr>
          </w:rPrChange>
        </w:rPr>
      </w:pPr>
      <w:ins w:id="583" w:author="Sumeet" w:date="2026-05-24T20:51:00Z" w16du:dateUtc="2026-05-25T01:51:00Z">
        <w:r w:rsidRPr="00C03D99">
          <w:rPr>
            <w:rFonts w:ascii="Calibri" w:hAnsi="Calibri" w:cs="Calibri"/>
            <w:b/>
            <w:bCs/>
            <w:color w:val="000000"/>
            <w:sz w:val="20"/>
            <w:szCs w:val="20"/>
            <w:rPrChange w:id="584" w:author="Sumeet" w:date="2026-05-24T20:51:00Z" w16du:dateUtc="2026-05-25T01:51:00Z">
              <w:rPr>
                <w:rFonts w:ascii="Calibri" w:hAnsi="Calibri" w:cs="Calibri"/>
                <w:b/>
                <w:bCs/>
                <w:color w:val="000000"/>
              </w:rPr>
            </w:rPrChange>
          </w:rPr>
          <w:t>User Story</w:t>
        </w:r>
      </w:ins>
    </w:p>
    <w:p w14:paraId="3A9687D7" w14:textId="77777777" w:rsidR="00BA3670" w:rsidRDefault="00BA3670" w:rsidP="00C03D99">
      <w:pPr>
        <w:pStyle w:val="NormalWeb"/>
        <w:shd w:val="clear" w:color="auto" w:fill="FFFFFF"/>
        <w:spacing w:before="0" w:beforeAutospacing="0" w:after="0" w:afterAutospacing="0"/>
        <w:rPr>
          <w:ins w:id="585" w:author="Sumeet" w:date="2026-05-24T20:52:00Z" w16du:dateUtc="2026-05-25T01:52:00Z"/>
          <w:rFonts w:ascii="Calibri" w:hAnsi="Calibri" w:cs="Calibri"/>
          <w:color w:val="000000"/>
          <w:sz w:val="20"/>
          <w:szCs w:val="20"/>
        </w:rPr>
      </w:pPr>
    </w:p>
    <w:p w14:paraId="511648AC" w14:textId="4982D0F1" w:rsidR="00C03D99" w:rsidRPr="00C03D99" w:rsidRDefault="00C03D99" w:rsidP="00C03D99">
      <w:pPr>
        <w:pStyle w:val="NormalWeb"/>
        <w:shd w:val="clear" w:color="auto" w:fill="FFFFFF"/>
        <w:spacing w:before="0" w:beforeAutospacing="0" w:after="0" w:afterAutospacing="0"/>
        <w:rPr>
          <w:ins w:id="586" w:author="Sumeet" w:date="2026-05-24T20:51:00Z" w16du:dateUtc="2026-05-25T01:51:00Z"/>
          <w:rFonts w:ascii="Calibri" w:hAnsi="Calibri" w:cs="Calibri"/>
          <w:color w:val="000000"/>
          <w:sz w:val="20"/>
          <w:szCs w:val="20"/>
          <w:rPrChange w:id="587" w:author="Sumeet" w:date="2026-05-24T20:51:00Z" w16du:dateUtc="2026-05-25T01:51:00Z">
            <w:rPr>
              <w:ins w:id="588" w:author="Sumeet" w:date="2026-05-24T20:51:00Z" w16du:dateUtc="2026-05-25T01:51:00Z"/>
              <w:rFonts w:ascii="Calibri" w:hAnsi="Calibri" w:cs="Calibri"/>
              <w:color w:val="000000"/>
            </w:rPr>
          </w:rPrChange>
        </w:rPr>
      </w:pPr>
      <w:ins w:id="589" w:author="Sumeet" w:date="2026-05-24T20:51:00Z" w16du:dateUtc="2026-05-25T01:51:00Z">
        <w:r w:rsidRPr="00C03D99">
          <w:rPr>
            <w:rFonts w:ascii="Calibri" w:hAnsi="Calibri" w:cs="Calibri"/>
            <w:color w:val="000000"/>
            <w:sz w:val="20"/>
            <w:szCs w:val="20"/>
            <w:rPrChange w:id="590" w:author="Sumeet" w:date="2026-05-24T20:51:00Z" w16du:dateUtc="2026-05-25T01:51:00Z">
              <w:rPr>
                <w:rFonts w:ascii="Calibri" w:hAnsi="Calibri" w:cs="Calibri"/>
                <w:color w:val="000000"/>
              </w:rPr>
            </w:rPrChange>
          </w:rPr>
          <w:t>As a</w:t>
        </w:r>
        <w:r w:rsidRPr="00C03D99">
          <w:rPr>
            <w:rStyle w:val="apple-converted-space"/>
            <w:rFonts w:ascii="Calibri" w:eastAsiaTheme="majorEastAsia" w:hAnsi="Calibri" w:cs="Calibri"/>
            <w:color w:val="000000"/>
            <w:sz w:val="20"/>
            <w:szCs w:val="20"/>
            <w:rPrChange w:id="591" w:author="Sumeet" w:date="2026-05-24T20:51:00Z" w16du:dateUtc="2026-05-25T01:51:00Z">
              <w:rPr>
                <w:rStyle w:val="apple-converted-space"/>
                <w:rFonts w:ascii="Calibri" w:eastAsiaTheme="majorEastAsia" w:hAnsi="Calibri" w:cs="Calibri"/>
                <w:color w:val="000000"/>
              </w:rPr>
            </w:rPrChange>
          </w:rPr>
          <w:t> </w:t>
        </w:r>
        <w:r w:rsidRPr="00C03D99">
          <w:rPr>
            <w:rFonts w:ascii="Calibri" w:hAnsi="Calibri" w:cs="Calibri"/>
            <w:b/>
            <w:bCs/>
            <w:color w:val="000000"/>
            <w:sz w:val="20"/>
            <w:szCs w:val="20"/>
            <w:rPrChange w:id="592" w:author="Sumeet" w:date="2026-05-24T20:51:00Z" w16du:dateUtc="2026-05-25T01:51:00Z">
              <w:rPr>
                <w:rFonts w:ascii="Calibri" w:hAnsi="Calibri" w:cs="Calibri"/>
                <w:b/>
                <w:bCs/>
                <w:color w:val="000000"/>
              </w:rPr>
            </w:rPrChange>
          </w:rPr>
          <w:t>Super Admin</w:t>
        </w:r>
        <w:r w:rsidRPr="00C03D99">
          <w:rPr>
            <w:rFonts w:ascii="Calibri" w:hAnsi="Calibri" w:cs="Calibri"/>
            <w:color w:val="000000"/>
            <w:sz w:val="20"/>
            <w:szCs w:val="20"/>
            <w:rPrChange w:id="593" w:author="Sumeet" w:date="2026-05-24T20:51:00Z" w16du:dateUtc="2026-05-25T01:51:00Z">
              <w:rPr>
                <w:rFonts w:ascii="Calibri" w:hAnsi="Calibri" w:cs="Calibri"/>
                <w:color w:val="000000"/>
              </w:rPr>
            </w:rPrChange>
          </w:rPr>
          <w:t>, I want to create and publish</w:t>
        </w:r>
        <w:r w:rsidRPr="00C03D99">
          <w:rPr>
            <w:rStyle w:val="apple-converted-space"/>
            <w:rFonts w:ascii="Calibri" w:eastAsiaTheme="majorEastAsia" w:hAnsi="Calibri" w:cs="Calibri"/>
            <w:color w:val="000000"/>
            <w:sz w:val="20"/>
            <w:szCs w:val="20"/>
            <w:rPrChange w:id="594" w:author="Sumeet" w:date="2026-05-24T20:51:00Z" w16du:dateUtc="2026-05-25T01:51:00Z">
              <w:rPr>
                <w:rStyle w:val="apple-converted-space"/>
                <w:rFonts w:ascii="Calibri" w:eastAsiaTheme="majorEastAsia" w:hAnsi="Calibri" w:cs="Calibri"/>
                <w:color w:val="000000"/>
              </w:rPr>
            </w:rPrChange>
          </w:rPr>
          <w:t> </w:t>
        </w:r>
        <w:r w:rsidRPr="00C03D99">
          <w:rPr>
            <w:rFonts w:ascii="Calibri" w:hAnsi="Calibri" w:cs="Calibri"/>
            <w:b/>
            <w:bCs/>
            <w:color w:val="000000"/>
            <w:sz w:val="20"/>
            <w:szCs w:val="20"/>
            <w:rPrChange w:id="595" w:author="Sumeet" w:date="2026-05-24T20:51:00Z" w16du:dateUtc="2026-05-25T01:51:00Z">
              <w:rPr>
                <w:rFonts w:ascii="Calibri" w:hAnsi="Calibri" w:cs="Calibri"/>
                <w:b/>
                <w:bCs/>
                <w:color w:val="000000"/>
              </w:rPr>
            </w:rPrChange>
          </w:rPr>
          <w:t>Platform Master Templates</w:t>
        </w:r>
        <w:r w:rsidRPr="00C03D99">
          <w:rPr>
            <w:rFonts w:ascii="Calibri" w:hAnsi="Calibri" w:cs="Calibri"/>
            <w:color w:val="000000"/>
            <w:sz w:val="20"/>
            <w:szCs w:val="20"/>
            <w:rPrChange w:id="596" w:author="Sumeet" w:date="2026-05-24T20:51:00Z" w16du:dateUtc="2026-05-25T01:51:00Z">
              <w:rPr>
                <w:rFonts w:ascii="Calibri" w:hAnsi="Calibri" w:cs="Calibri"/>
                <w:color w:val="000000"/>
              </w:rPr>
            </w:rPrChange>
          </w:rPr>
          <w:t>, so that standard structures, controls, metadata, and allowed sections can be governed centrally.</w:t>
        </w:r>
      </w:ins>
    </w:p>
    <w:p w14:paraId="5EEEE04D" w14:textId="77777777" w:rsidR="00C03D99" w:rsidRPr="00C03D99" w:rsidRDefault="00C03D99" w:rsidP="00C03D99">
      <w:pPr>
        <w:pStyle w:val="NormalWeb"/>
        <w:shd w:val="clear" w:color="auto" w:fill="FFFFFF"/>
        <w:spacing w:before="0" w:beforeAutospacing="0" w:after="0" w:afterAutospacing="0"/>
        <w:rPr>
          <w:ins w:id="597" w:author="Sumeet" w:date="2026-05-24T20:51:00Z" w16du:dateUtc="2026-05-25T01:51:00Z"/>
          <w:rFonts w:ascii="Calibri" w:hAnsi="Calibri" w:cs="Calibri"/>
          <w:color w:val="000000"/>
          <w:sz w:val="20"/>
          <w:szCs w:val="20"/>
          <w:rPrChange w:id="598" w:author="Sumeet" w:date="2026-05-24T20:51:00Z" w16du:dateUtc="2026-05-25T01:51:00Z">
            <w:rPr>
              <w:ins w:id="599" w:author="Sumeet" w:date="2026-05-24T20:51:00Z" w16du:dateUtc="2026-05-25T01:51:00Z"/>
              <w:rFonts w:ascii="Calibri" w:hAnsi="Calibri" w:cs="Calibri"/>
              <w:color w:val="000000"/>
            </w:rPr>
          </w:rPrChange>
        </w:rPr>
      </w:pPr>
      <w:ins w:id="600" w:author="Sumeet" w:date="2026-05-24T20:51:00Z" w16du:dateUtc="2026-05-25T01:51:00Z">
        <w:r w:rsidRPr="00C03D99">
          <w:rPr>
            <w:rFonts w:ascii="Calibri" w:hAnsi="Calibri" w:cs="Calibri"/>
            <w:color w:val="000000"/>
            <w:sz w:val="20"/>
            <w:szCs w:val="20"/>
            <w:rPrChange w:id="601" w:author="Sumeet" w:date="2026-05-24T20:51:00Z" w16du:dateUtc="2026-05-25T01:51:00Z">
              <w:rPr>
                <w:rFonts w:ascii="Calibri" w:hAnsi="Calibri" w:cs="Calibri"/>
                <w:color w:val="000000"/>
              </w:rPr>
            </w:rPrChange>
          </w:rPr>
          <w:t>As a</w:t>
        </w:r>
        <w:r w:rsidRPr="00C03D99">
          <w:rPr>
            <w:rStyle w:val="apple-converted-space"/>
            <w:rFonts w:ascii="Calibri" w:eastAsiaTheme="majorEastAsia" w:hAnsi="Calibri" w:cs="Calibri"/>
            <w:color w:val="000000"/>
            <w:sz w:val="20"/>
            <w:szCs w:val="20"/>
            <w:rPrChange w:id="602" w:author="Sumeet" w:date="2026-05-24T20:51:00Z" w16du:dateUtc="2026-05-25T01:51:00Z">
              <w:rPr>
                <w:rStyle w:val="apple-converted-space"/>
                <w:rFonts w:ascii="Calibri" w:eastAsiaTheme="majorEastAsia" w:hAnsi="Calibri" w:cs="Calibri"/>
                <w:color w:val="000000"/>
              </w:rPr>
            </w:rPrChange>
          </w:rPr>
          <w:t> </w:t>
        </w:r>
        <w:r w:rsidRPr="00C03D99">
          <w:rPr>
            <w:rFonts w:ascii="Calibri" w:hAnsi="Calibri" w:cs="Calibri"/>
            <w:b/>
            <w:bCs/>
            <w:color w:val="000000"/>
            <w:sz w:val="20"/>
            <w:szCs w:val="20"/>
            <w:rPrChange w:id="603" w:author="Sumeet" w:date="2026-05-24T20:51:00Z" w16du:dateUtc="2026-05-25T01:51:00Z">
              <w:rPr>
                <w:rFonts w:ascii="Calibri" w:hAnsi="Calibri" w:cs="Calibri"/>
                <w:b/>
                <w:bCs/>
                <w:color w:val="000000"/>
              </w:rPr>
            </w:rPrChange>
          </w:rPr>
          <w:t>Super Admin</w:t>
        </w:r>
        <w:r w:rsidRPr="00C03D99">
          <w:rPr>
            <w:rFonts w:ascii="Calibri" w:hAnsi="Calibri" w:cs="Calibri"/>
            <w:color w:val="000000"/>
            <w:sz w:val="20"/>
            <w:szCs w:val="20"/>
            <w:rPrChange w:id="604" w:author="Sumeet" w:date="2026-05-24T20:51:00Z" w16du:dateUtc="2026-05-25T01:51:00Z">
              <w:rPr>
                <w:rFonts w:ascii="Calibri" w:hAnsi="Calibri" w:cs="Calibri"/>
                <w:color w:val="000000"/>
              </w:rPr>
            </w:rPrChange>
          </w:rPr>
          <w:t>, I want to create and publish</w:t>
        </w:r>
        <w:r w:rsidRPr="00C03D99">
          <w:rPr>
            <w:rStyle w:val="apple-converted-space"/>
            <w:rFonts w:ascii="Calibri" w:eastAsiaTheme="majorEastAsia" w:hAnsi="Calibri" w:cs="Calibri"/>
            <w:color w:val="000000"/>
            <w:sz w:val="20"/>
            <w:szCs w:val="20"/>
            <w:rPrChange w:id="605" w:author="Sumeet" w:date="2026-05-24T20:51:00Z" w16du:dateUtc="2026-05-25T01:51:00Z">
              <w:rPr>
                <w:rStyle w:val="apple-converted-space"/>
                <w:rFonts w:ascii="Calibri" w:eastAsiaTheme="majorEastAsia" w:hAnsi="Calibri" w:cs="Calibri"/>
                <w:color w:val="000000"/>
              </w:rPr>
            </w:rPrChange>
          </w:rPr>
          <w:t> </w:t>
        </w:r>
        <w:r w:rsidRPr="00C03D99">
          <w:rPr>
            <w:rFonts w:ascii="Calibri" w:hAnsi="Calibri" w:cs="Calibri"/>
            <w:b/>
            <w:bCs/>
            <w:color w:val="000000"/>
            <w:sz w:val="20"/>
            <w:szCs w:val="20"/>
            <w:rPrChange w:id="606" w:author="Sumeet" w:date="2026-05-24T20:51:00Z" w16du:dateUtc="2026-05-25T01:51:00Z">
              <w:rPr>
                <w:rFonts w:ascii="Calibri" w:hAnsi="Calibri" w:cs="Calibri"/>
                <w:b/>
                <w:bCs/>
                <w:color w:val="000000"/>
              </w:rPr>
            </w:rPrChange>
          </w:rPr>
          <w:t>Org Master Templates</w:t>
        </w:r>
        <w:r w:rsidRPr="00C03D99">
          <w:rPr>
            <w:rFonts w:ascii="Calibri" w:hAnsi="Calibri" w:cs="Calibri"/>
            <w:color w:val="000000"/>
            <w:sz w:val="20"/>
            <w:szCs w:val="20"/>
            <w:rPrChange w:id="607" w:author="Sumeet" w:date="2026-05-24T20:51:00Z" w16du:dateUtc="2026-05-25T01:51:00Z">
              <w:rPr>
                <w:rFonts w:ascii="Calibri" w:hAnsi="Calibri" w:cs="Calibri"/>
                <w:color w:val="000000"/>
              </w:rPr>
            </w:rPrChange>
          </w:rPr>
          <w:t>, with allowed  structures, controls, metadata, for that org.</w:t>
        </w:r>
      </w:ins>
    </w:p>
    <w:p w14:paraId="0D1FC071" w14:textId="77777777" w:rsidR="00C03D99" w:rsidRPr="00C03D99" w:rsidRDefault="00C03D99" w:rsidP="00C03D99">
      <w:pPr>
        <w:pStyle w:val="NormalWeb"/>
        <w:shd w:val="clear" w:color="auto" w:fill="FFFFFF"/>
        <w:spacing w:before="0" w:beforeAutospacing="0" w:after="0" w:afterAutospacing="0"/>
        <w:rPr>
          <w:ins w:id="608" w:author="Sumeet" w:date="2026-05-24T20:51:00Z" w16du:dateUtc="2026-05-25T01:51:00Z"/>
          <w:rFonts w:ascii="Calibri" w:hAnsi="Calibri" w:cs="Calibri"/>
          <w:color w:val="000000"/>
          <w:sz w:val="20"/>
          <w:szCs w:val="20"/>
          <w:rPrChange w:id="609" w:author="Sumeet" w:date="2026-05-24T20:51:00Z" w16du:dateUtc="2026-05-25T01:51:00Z">
            <w:rPr>
              <w:ins w:id="610" w:author="Sumeet" w:date="2026-05-24T20:51:00Z" w16du:dateUtc="2026-05-25T01:51:00Z"/>
              <w:rFonts w:ascii="Calibri" w:hAnsi="Calibri" w:cs="Calibri"/>
              <w:color w:val="000000"/>
            </w:rPr>
          </w:rPrChange>
        </w:rPr>
      </w:pPr>
      <w:ins w:id="611" w:author="Sumeet" w:date="2026-05-24T20:51:00Z" w16du:dateUtc="2026-05-25T01:51:00Z">
        <w:r w:rsidRPr="00C03D99">
          <w:rPr>
            <w:rFonts w:ascii="Calibri" w:hAnsi="Calibri" w:cs="Calibri"/>
            <w:color w:val="000000"/>
            <w:sz w:val="20"/>
            <w:szCs w:val="20"/>
            <w:rPrChange w:id="612" w:author="Sumeet" w:date="2026-05-24T20:51:00Z" w16du:dateUtc="2026-05-25T01:51:00Z">
              <w:rPr>
                <w:rFonts w:ascii="Calibri" w:hAnsi="Calibri" w:cs="Calibri"/>
                <w:color w:val="000000"/>
              </w:rPr>
            </w:rPrChange>
          </w:rPr>
          <w:t> </w:t>
        </w:r>
      </w:ins>
    </w:p>
    <w:p w14:paraId="16267A0F" w14:textId="77777777" w:rsidR="00C03D99" w:rsidRPr="00C03D99" w:rsidRDefault="00C03D99" w:rsidP="00C03D99">
      <w:pPr>
        <w:pStyle w:val="NormalWeb"/>
        <w:shd w:val="clear" w:color="auto" w:fill="FFFFFF"/>
        <w:spacing w:before="0" w:beforeAutospacing="0" w:after="0" w:afterAutospacing="0"/>
        <w:rPr>
          <w:ins w:id="613" w:author="Sumeet" w:date="2026-05-24T20:51:00Z" w16du:dateUtc="2026-05-25T01:51:00Z"/>
          <w:rFonts w:ascii="Calibri" w:hAnsi="Calibri" w:cs="Calibri"/>
          <w:color w:val="000000"/>
          <w:sz w:val="20"/>
          <w:szCs w:val="20"/>
          <w:rPrChange w:id="614" w:author="Sumeet" w:date="2026-05-24T20:51:00Z" w16du:dateUtc="2026-05-25T01:51:00Z">
            <w:rPr>
              <w:ins w:id="615" w:author="Sumeet" w:date="2026-05-24T20:51:00Z" w16du:dateUtc="2026-05-25T01:51:00Z"/>
              <w:rFonts w:ascii="Calibri" w:hAnsi="Calibri" w:cs="Calibri"/>
              <w:color w:val="000000"/>
            </w:rPr>
          </w:rPrChange>
        </w:rPr>
      </w:pPr>
      <w:ins w:id="616" w:author="Sumeet" w:date="2026-05-24T20:51:00Z" w16du:dateUtc="2026-05-25T01:51:00Z">
        <w:r w:rsidRPr="00C03D99">
          <w:rPr>
            <w:rFonts w:ascii="Calibri" w:hAnsi="Calibri" w:cs="Calibri"/>
            <w:color w:val="000000"/>
            <w:sz w:val="20"/>
            <w:szCs w:val="20"/>
            <w:rPrChange w:id="617" w:author="Sumeet" w:date="2026-05-24T20:51:00Z" w16du:dateUtc="2026-05-25T01:51:00Z">
              <w:rPr>
                <w:rFonts w:ascii="Calibri" w:hAnsi="Calibri" w:cs="Calibri"/>
                <w:color w:val="000000"/>
              </w:rPr>
            </w:rPrChange>
          </w:rPr>
          <w:t>As an</w:t>
        </w:r>
        <w:r w:rsidRPr="00C03D99">
          <w:rPr>
            <w:rStyle w:val="apple-converted-space"/>
            <w:rFonts w:ascii="Calibri" w:eastAsiaTheme="majorEastAsia" w:hAnsi="Calibri" w:cs="Calibri"/>
            <w:color w:val="000000"/>
            <w:sz w:val="20"/>
            <w:szCs w:val="20"/>
            <w:rPrChange w:id="618" w:author="Sumeet" w:date="2026-05-24T20:51:00Z" w16du:dateUtc="2026-05-25T01:51:00Z">
              <w:rPr>
                <w:rStyle w:val="apple-converted-space"/>
                <w:rFonts w:ascii="Calibri" w:eastAsiaTheme="majorEastAsia" w:hAnsi="Calibri" w:cs="Calibri"/>
                <w:color w:val="000000"/>
              </w:rPr>
            </w:rPrChange>
          </w:rPr>
          <w:t> </w:t>
        </w:r>
        <w:r w:rsidRPr="00C03D99">
          <w:rPr>
            <w:rFonts w:ascii="Calibri" w:hAnsi="Calibri" w:cs="Calibri"/>
            <w:b/>
            <w:bCs/>
            <w:color w:val="000000"/>
            <w:sz w:val="20"/>
            <w:szCs w:val="20"/>
            <w:rPrChange w:id="619" w:author="Sumeet" w:date="2026-05-24T20:51:00Z" w16du:dateUtc="2026-05-25T01:51:00Z">
              <w:rPr>
                <w:rFonts w:ascii="Calibri" w:hAnsi="Calibri" w:cs="Calibri"/>
                <w:b/>
                <w:bCs/>
                <w:color w:val="000000"/>
              </w:rPr>
            </w:rPrChange>
          </w:rPr>
          <w:t>Org Admin</w:t>
        </w:r>
        <w:r w:rsidRPr="00C03D99">
          <w:rPr>
            <w:rFonts w:ascii="Calibri" w:hAnsi="Calibri" w:cs="Calibri"/>
            <w:color w:val="000000"/>
            <w:sz w:val="20"/>
            <w:szCs w:val="20"/>
            <w:rPrChange w:id="620" w:author="Sumeet" w:date="2026-05-24T20:51:00Z" w16du:dateUtc="2026-05-25T01:51:00Z">
              <w:rPr>
                <w:rFonts w:ascii="Calibri" w:hAnsi="Calibri" w:cs="Calibri"/>
                <w:color w:val="000000"/>
              </w:rPr>
            </w:rPrChange>
          </w:rPr>
          <w:t>, I want to see</w:t>
        </w:r>
        <w:r w:rsidRPr="00C03D99">
          <w:rPr>
            <w:rStyle w:val="apple-converted-space"/>
            <w:rFonts w:ascii="Calibri" w:eastAsiaTheme="majorEastAsia" w:hAnsi="Calibri" w:cs="Calibri"/>
            <w:color w:val="000000"/>
            <w:sz w:val="20"/>
            <w:szCs w:val="20"/>
            <w:rPrChange w:id="621" w:author="Sumeet" w:date="2026-05-24T20:51:00Z" w16du:dateUtc="2026-05-25T01:51:00Z">
              <w:rPr>
                <w:rStyle w:val="apple-converted-space"/>
                <w:rFonts w:ascii="Calibri" w:eastAsiaTheme="majorEastAsia" w:hAnsi="Calibri" w:cs="Calibri"/>
                <w:color w:val="000000"/>
              </w:rPr>
            </w:rPrChange>
          </w:rPr>
          <w:t> </w:t>
        </w:r>
        <w:r w:rsidRPr="00C03D99">
          <w:rPr>
            <w:rFonts w:ascii="Calibri" w:hAnsi="Calibri" w:cs="Calibri"/>
            <w:b/>
            <w:bCs/>
            <w:color w:val="000000"/>
            <w:sz w:val="20"/>
            <w:szCs w:val="20"/>
            <w:rPrChange w:id="622" w:author="Sumeet" w:date="2026-05-24T20:51:00Z" w16du:dateUtc="2026-05-25T01:51:00Z">
              <w:rPr>
                <w:rFonts w:ascii="Calibri" w:hAnsi="Calibri" w:cs="Calibri"/>
                <w:b/>
                <w:bCs/>
                <w:color w:val="000000"/>
              </w:rPr>
            </w:rPrChange>
          </w:rPr>
          <w:t>Org Master Templates</w:t>
        </w:r>
        <w:r w:rsidRPr="00C03D99">
          <w:rPr>
            <w:rFonts w:ascii="Calibri" w:hAnsi="Calibri" w:cs="Calibri"/>
            <w:color w:val="000000"/>
            <w:sz w:val="20"/>
            <w:szCs w:val="20"/>
            <w:rPrChange w:id="623" w:author="Sumeet" w:date="2026-05-24T20:51:00Z" w16du:dateUtc="2026-05-25T01:51:00Z">
              <w:rPr>
                <w:rFonts w:ascii="Calibri" w:hAnsi="Calibri" w:cs="Calibri"/>
                <w:color w:val="000000"/>
              </w:rPr>
            </w:rPrChange>
          </w:rPr>
          <w:t> made available to my organization, so that I can create my own org-owned templates and final care plans without directly modifying platform-controlled templates.</w:t>
        </w:r>
      </w:ins>
    </w:p>
    <w:p w14:paraId="5D253E1B" w14:textId="77777777" w:rsidR="00C03D99" w:rsidRPr="00C03D99" w:rsidRDefault="00C03D99" w:rsidP="00C03D99">
      <w:pPr>
        <w:pStyle w:val="NormalWeb"/>
        <w:shd w:val="clear" w:color="auto" w:fill="FFFFFF"/>
        <w:spacing w:before="0" w:beforeAutospacing="0" w:after="0" w:afterAutospacing="0"/>
        <w:rPr>
          <w:ins w:id="624" w:author="Sumeet" w:date="2026-05-24T20:51:00Z" w16du:dateUtc="2026-05-25T01:51:00Z"/>
          <w:rFonts w:ascii="Calibri" w:hAnsi="Calibri" w:cs="Calibri"/>
          <w:color w:val="000000"/>
          <w:sz w:val="20"/>
          <w:szCs w:val="20"/>
          <w:rPrChange w:id="625" w:author="Sumeet" w:date="2026-05-24T20:51:00Z" w16du:dateUtc="2026-05-25T01:51:00Z">
            <w:rPr>
              <w:ins w:id="626" w:author="Sumeet" w:date="2026-05-24T20:51:00Z" w16du:dateUtc="2026-05-25T01:51:00Z"/>
              <w:rFonts w:ascii="Calibri" w:hAnsi="Calibri" w:cs="Calibri"/>
              <w:color w:val="000000"/>
            </w:rPr>
          </w:rPrChange>
        </w:rPr>
      </w:pPr>
      <w:ins w:id="627" w:author="Sumeet" w:date="2026-05-24T20:51:00Z" w16du:dateUtc="2026-05-25T01:51:00Z">
        <w:r w:rsidRPr="00C03D99">
          <w:rPr>
            <w:rFonts w:ascii="Calibri" w:hAnsi="Calibri" w:cs="Calibri"/>
            <w:color w:val="000000"/>
            <w:sz w:val="20"/>
            <w:szCs w:val="20"/>
            <w:rPrChange w:id="628" w:author="Sumeet" w:date="2026-05-24T20:51:00Z" w16du:dateUtc="2026-05-25T01:51:00Z">
              <w:rPr>
                <w:rFonts w:ascii="Calibri" w:hAnsi="Calibri" w:cs="Calibri"/>
                <w:color w:val="000000"/>
              </w:rPr>
            </w:rPrChange>
          </w:rPr>
          <w:t>As an</w:t>
        </w:r>
        <w:r w:rsidRPr="00C03D99">
          <w:rPr>
            <w:rStyle w:val="apple-converted-space"/>
            <w:rFonts w:ascii="Calibri" w:eastAsiaTheme="majorEastAsia" w:hAnsi="Calibri" w:cs="Calibri"/>
            <w:color w:val="000000"/>
            <w:sz w:val="20"/>
            <w:szCs w:val="20"/>
            <w:rPrChange w:id="629" w:author="Sumeet" w:date="2026-05-24T20:51:00Z" w16du:dateUtc="2026-05-25T01:51:00Z">
              <w:rPr>
                <w:rStyle w:val="apple-converted-space"/>
                <w:rFonts w:ascii="Calibri" w:eastAsiaTheme="majorEastAsia" w:hAnsi="Calibri" w:cs="Calibri"/>
                <w:color w:val="000000"/>
              </w:rPr>
            </w:rPrChange>
          </w:rPr>
          <w:t> </w:t>
        </w:r>
        <w:r w:rsidRPr="00C03D99">
          <w:rPr>
            <w:rFonts w:ascii="Calibri" w:hAnsi="Calibri" w:cs="Calibri"/>
            <w:b/>
            <w:bCs/>
            <w:color w:val="000000"/>
            <w:sz w:val="20"/>
            <w:szCs w:val="20"/>
            <w:rPrChange w:id="630" w:author="Sumeet" w:date="2026-05-24T20:51:00Z" w16du:dateUtc="2026-05-25T01:51:00Z">
              <w:rPr>
                <w:rFonts w:ascii="Calibri" w:hAnsi="Calibri" w:cs="Calibri"/>
                <w:b/>
                <w:bCs/>
                <w:color w:val="000000"/>
              </w:rPr>
            </w:rPrChange>
          </w:rPr>
          <w:t>Org Admin</w:t>
        </w:r>
        <w:r w:rsidRPr="00C03D99">
          <w:rPr>
            <w:rFonts w:ascii="Calibri" w:hAnsi="Calibri" w:cs="Calibri"/>
            <w:color w:val="000000"/>
            <w:sz w:val="20"/>
            <w:szCs w:val="20"/>
            <w:rPrChange w:id="631" w:author="Sumeet" w:date="2026-05-24T20:51:00Z" w16du:dateUtc="2026-05-25T01:51:00Z">
              <w:rPr>
                <w:rFonts w:ascii="Calibri" w:hAnsi="Calibri" w:cs="Calibri"/>
                <w:color w:val="000000"/>
              </w:rPr>
            </w:rPrChange>
          </w:rPr>
          <w:t>, I want to create actual</w:t>
        </w:r>
        <w:r w:rsidRPr="00C03D99">
          <w:rPr>
            <w:rStyle w:val="apple-converted-space"/>
            <w:rFonts w:ascii="Calibri" w:eastAsiaTheme="majorEastAsia" w:hAnsi="Calibri" w:cs="Calibri"/>
            <w:color w:val="000000"/>
            <w:sz w:val="20"/>
            <w:szCs w:val="20"/>
            <w:rPrChange w:id="632" w:author="Sumeet" w:date="2026-05-24T20:51:00Z" w16du:dateUtc="2026-05-25T01:51:00Z">
              <w:rPr>
                <w:rStyle w:val="apple-converted-space"/>
                <w:rFonts w:ascii="Calibri" w:eastAsiaTheme="majorEastAsia" w:hAnsi="Calibri" w:cs="Calibri"/>
                <w:color w:val="000000"/>
              </w:rPr>
            </w:rPrChange>
          </w:rPr>
          <w:t> </w:t>
        </w:r>
        <w:r w:rsidRPr="00C03D99">
          <w:rPr>
            <w:rFonts w:ascii="Calibri" w:hAnsi="Calibri" w:cs="Calibri"/>
            <w:b/>
            <w:bCs/>
            <w:color w:val="000000"/>
            <w:sz w:val="20"/>
            <w:szCs w:val="20"/>
            <w:rPrChange w:id="633" w:author="Sumeet" w:date="2026-05-24T20:51:00Z" w16du:dateUtc="2026-05-25T01:51:00Z">
              <w:rPr>
                <w:rFonts w:ascii="Calibri" w:hAnsi="Calibri" w:cs="Calibri"/>
                <w:b/>
                <w:bCs/>
                <w:color w:val="000000"/>
              </w:rPr>
            </w:rPrChange>
          </w:rPr>
          <w:t>Org Care Plans</w:t>
        </w:r>
        <w:r w:rsidRPr="00C03D99">
          <w:rPr>
            <w:rFonts w:ascii="Calibri" w:hAnsi="Calibri" w:cs="Calibri"/>
            <w:color w:val="000000"/>
            <w:sz w:val="20"/>
            <w:szCs w:val="20"/>
            <w:rPrChange w:id="634" w:author="Sumeet" w:date="2026-05-24T20:51:00Z" w16du:dateUtc="2026-05-25T01:51:00Z">
              <w:rPr>
                <w:rFonts w:ascii="Calibri" w:hAnsi="Calibri" w:cs="Calibri"/>
                <w:color w:val="000000"/>
              </w:rPr>
            </w:rPrChange>
          </w:rPr>
          <w:t> from org templates, such as</w:t>
        </w:r>
        <w:r w:rsidRPr="00C03D99">
          <w:rPr>
            <w:rStyle w:val="apple-converted-space"/>
            <w:rFonts w:ascii="Calibri" w:eastAsiaTheme="majorEastAsia" w:hAnsi="Calibri" w:cs="Calibri"/>
            <w:color w:val="000000"/>
            <w:sz w:val="20"/>
            <w:szCs w:val="20"/>
            <w:rPrChange w:id="635" w:author="Sumeet" w:date="2026-05-24T20:51:00Z" w16du:dateUtc="2026-05-25T01:51:00Z">
              <w:rPr>
                <w:rStyle w:val="apple-converted-space"/>
                <w:rFonts w:ascii="Calibri" w:eastAsiaTheme="majorEastAsia" w:hAnsi="Calibri" w:cs="Calibri"/>
                <w:color w:val="000000"/>
              </w:rPr>
            </w:rPrChange>
          </w:rPr>
          <w:t> </w:t>
        </w:r>
        <w:r w:rsidRPr="00C03D99">
          <w:rPr>
            <w:rFonts w:ascii="Calibri" w:hAnsi="Calibri" w:cs="Calibri"/>
            <w:b/>
            <w:bCs/>
            <w:color w:val="000000"/>
            <w:sz w:val="20"/>
            <w:szCs w:val="20"/>
            <w:rPrChange w:id="636" w:author="Sumeet" w:date="2026-05-24T20:51:00Z" w16du:dateUtc="2026-05-25T01:51:00Z">
              <w:rPr>
                <w:rFonts w:ascii="Calibri" w:hAnsi="Calibri" w:cs="Calibri"/>
                <w:b/>
                <w:bCs/>
                <w:color w:val="000000"/>
              </w:rPr>
            </w:rPrChange>
          </w:rPr>
          <w:t>Hypertension 30 Days</w:t>
        </w:r>
        <w:r w:rsidRPr="00C03D99">
          <w:rPr>
            <w:rFonts w:ascii="Calibri" w:hAnsi="Calibri" w:cs="Calibri"/>
            <w:color w:val="000000"/>
            <w:sz w:val="20"/>
            <w:szCs w:val="20"/>
            <w:rPrChange w:id="637" w:author="Sumeet" w:date="2026-05-24T20:51:00Z" w16du:dateUtc="2026-05-25T01:51:00Z">
              <w:rPr>
                <w:rFonts w:ascii="Calibri" w:hAnsi="Calibri" w:cs="Calibri"/>
                <w:color w:val="000000"/>
              </w:rPr>
            </w:rPrChange>
          </w:rPr>
          <w:t> or</w:t>
        </w:r>
        <w:r w:rsidRPr="00C03D99">
          <w:rPr>
            <w:rStyle w:val="apple-converted-space"/>
            <w:rFonts w:ascii="Calibri" w:eastAsiaTheme="majorEastAsia" w:hAnsi="Calibri" w:cs="Calibri"/>
            <w:color w:val="000000"/>
            <w:sz w:val="20"/>
            <w:szCs w:val="20"/>
            <w:rPrChange w:id="638" w:author="Sumeet" w:date="2026-05-24T20:51:00Z" w16du:dateUtc="2026-05-25T01:51:00Z">
              <w:rPr>
                <w:rStyle w:val="apple-converted-space"/>
                <w:rFonts w:ascii="Calibri" w:eastAsiaTheme="majorEastAsia" w:hAnsi="Calibri" w:cs="Calibri"/>
                <w:color w:val="000000"/>
              </w:rPr>
            </w:rPrChange>
          </w:rPr>
          <w:t> </w:t>
        </w:r>
        <w:r w:rsidRPr="00C03D99">
          <w:rPr>
            <w:rFonts w:ascii="Calibri" w:hAnsi="Calibri" w:cs="Calibri"/>
            <w:b/>
            <w:bCs/>
            <w:color w:val="000000"/>
            <w:sz w:val="20"/>
            <w:szCs w:val="20"/>
            <w:rPrChange w:id="639" w:author="Sumeet" w:date="2026-05-24T20:51:00Z" w16du:dateUtc="2026-05-25T01:51:00Z">
              <w:rPr>
                <w:rFonts w:ascii="Calibri" w:hAnsi="Calibri" w:cs="Calibri"/>
                <w:b/>
                <w:bCs/>
                <w:color w:val="000000"/>
              </w:rPr>
            </w:rPrChange>
          </w:rPr>
          <w:t>Diabetes 90 Days</w:t>
        </w:r>
        <w:r w:rsidRPr="00C03D99">
          <w:rPr>
            <w:rFonts w:ascii="Calibri" w:hAnsi="Calibri" w:cs="Calibri"/>
            <w:color w:val="000000"/>
            <w:sz w:val="20"/>
            <w:szCs w:val="20"/>
            <w:rPrChange w:id="640" w:author="Sumeet" w:date="2026-05-24T20:51:00Z" w16du:dateUtc="2026-05-25T01:51:00Z">
              <w:rPr>
                <w:rFonts w:ascii="Calibri" w:hAnsi="Calibri" w:cs="Calibri"/>
                <w:color w:val="000000"/>
              </w:rPr>
            </w:rPrChange>
          </w:rPr>
          <w:t>, so that only ready-to-use published care plans can be linked to packages.</w:t>
        </w:r>
      </w:ins>
    </w:p>
    <w:p w14:paraId="78CC7589" w14:textId="77777777" w:rsidR="00C03D99" w:rsidRPr="00C03D99" w:rsidRDefault="00C03D99" w:rsidP="00C03D99">
      <w:pPr>
        <w:pStyle w:val="NormalWeb"/>
        <w:shd w:val="clear" w:color="auto" w:fill="FFFFFF"/>
        <w:spacing w:before="0" w:beforeAutospacing="0" w:after="0" w:afterAutospacing="0"/>
        <w:rPr>
          <w:ins w:id="641" w:author="Sumeet" w:date="2026-05-24T20:51:00Z" w16du:dateUtc="2026-05-25T01:51:00Z"/>
          <w:rFonts w:ascii="Calibri" w:hAnsi="Calibri" w:cs="Calibri"/>
          <w:color w:val="000000"/>
          <w:sz w:val="20"/>
          <w:szCs w:val="20"/>
          <w:rPrChange w:id="642" w:author="Sumeet" w:date="2026-05-24T20:51:00Z" w16du:dateUtc="2026-05-25T01:51:00Z">
            <w:rPr>
              <w:ins w:id="643" w:author="Sumeet" w:date="2026-05-24T20:51:00Z" w16du:dateUtc="2026-05-25T01:51:00Z"/>
              <w:rFonts w:ascii="Calibri" w:hAnsi="Calibri" w:cs="Calibri"/>
              <w:color w:val="000000"/>
            </w:rPr>
          </w:rPrChange>
        </w:rPr>
      </w:pPr>
      <w:ins w:id="644" w:author="Sumeet" w:date="2026-05-24T20:51:00Z" w16du:dateUtc="2026-05-25T01:51:00Z">
        <w:r w:rsidRPr="00C03D99">
          <w:rPr>
            <w:rFonts w:ascii="Calibri" w:hAnsi="Calibri" w:cs="Calibri"/>
            <w:color w:val="000000"/>
            <w:sz w:val="20"/>
            <w:szCs w:val="20"/>
            <w:rPrChange w:id="645" w:author="Sumeet" w:date="2026-05-24T20:51:00Z" w16du:dateUtc="2026-05-25T01:51:00Z">
              <w:rPr>
                <w:rFonts w:ascii="Calibri" w:hAnsi="Calibri" w:cs="Calibri"/>
                <w:color w:val="000000"/>
              </w:rPr>
            </w:rPrChange>
          </w:rPr>
          <w:t> </w:t>
        </w:r>
      </w:ins>
    </w:p>
    <w:p w14:paraId="56C5FFE8" w14:textId="77777777" w:rsidR="00C03D99" w:rsidRPr="00C03D99" w:rsidRDefault="00C03D99" w:rsidP="00C03D99">
      <w:pPr>
        <w:pStyle w:val="NormalWeb"/>
        <w:shd w:val="clear" w:color="auto" w:fill="FFFFFF"/>
        <w:spacing w:before="0" w:beforeAutospacing="0" w:after="0" w:afterAutospacing="0"/>
        <w:rPr>
          <w:ins w:id="646" w:author="Sumeet" w:date="2026-05-24T20:51:00Z" w16du:dateUtc="2026-05-25T01:51:00Z"/>
          <w:rFonts w:ascii="Calibri" w:hAnsi="Calibri" w:cs="Calibri"/>
          <w:color w:val="000000"/>
          <w:sz w:val="20"/>
          <w:szCs w:val="20"/>
          <w:rPrChange w:id="647" w:author="Sumeet" w:date="2026-05-24T20:51:00Z" w16du:dateUtc="2026-05-25T01:51:00Z">
            <w:rPr>
              <w:ins w:id="648" w:author="Sumeet" w:date="2026-05-24T20:51:00Z" w16du:dateUtc="2026-05-25T01:51:00Z"/>
              <w:rFonts w:ascii="Calibri" w:hAnsi="Calibri" w:cs="Calibri"/>
              <w:color w:val="000000"/>
            </w:rPr>
          </w:rPrChange>
        </w:rPr>
      </w:pPr>
      <w:ins w:id="649" w:author="Sumeet" w:date="2026-05-24T20:51:00Z" w16du:dateUtc="2026-05-25T01:51:00Z">
        <w:r w:rsidRPr="00C03D99">
          <w:rPr>
            <w:rFonts w:ascii="Calibri" w:hAnsi="Calibri" w:cs="Calibri"/>
            <w:b/>
            <w:bCs/>
            <w:color w:val="000000"/>
            <w:sz w:val="20"/>
            <w:szCs w:val="20"/>
            <w:rPrChange w:id="650" w:author="Sumeet" w:date="2026-05-24T20:51:00Z" w16du:dateUtc="2026-05-25T01:51:00Z">
              <w:rPr>
                <w:rFonts w:ascii="Calibri" w:hAnsi="Calibri" w:cs="Calibri"/>
                <w:b/>
                <w:bCs/>
                <w:color w:val="000000"/>
              </w:rPr>
            </w:rPrChange>
          </w:rPr>
          <w:t>Required Hierarchy</w:t>
        </w:r>
      </w:ins>
    </w:p>
    <w:p w14:paraId="04F739C8" w14:textId="77777777" w:rsidR="00C03D99" w:rsidRPr="00C03D99" w:rsidRDefault="00C03D99" w:rsidP="00C03D99">
      <w:pPr>
        <w:pStyle w:val="NormalWeb"/>
        <w:shd w:val="clear" w:color="auto" w:fill="FFFFFF"/>
        <w:spacing w:before="0" w:beforeAutospacing="0" w:after="0" w:afterAutospacing="0"/>
        <w:rPr>
          <w:ins w:id="651" w:author="Sumeet" w:date="2026-05-24T20:51:00Z" w16du:dateUtc="2026-05-25T01:51:00Z"/>
          <w:rFonts w:ascii="Calibri" w:hAnsi="Calibri" w:cs="Calibri"/>
          <w:color w:val="000000"/>
          <w:sz w:val="20"/>
          <w:szCs w:val="20"/>
          <w:rPrChange w:id="652" w:author="Sumeet" w:date="2026-05-24T20:51:00Z" w16du:dateUtc="2026-05-25T01:51:00Z">
            <w:rPr>
              <w:ins w:id="653" w:author="Sumeet" w:date="2026-05-24T20:51:00Z" w16du:dateUtc="2026-05-25T01:51:00Z"/>
              <w:rFonts w:ascii="Calibri" w:hAnsi="Calibri" w:cs="Calibri"/>
              <w:color w:val="000000"/>
            </w:rPr>
          </w:rPrChange>
        </w:rPr>
      </w:pPr>
      <w:ins w:id="654" w:author="Sumeet" w:date="2026-05-24T20:51:00Z" w16du:dateUtc="2026-05-25T01:51:00Z">
        <w:r w:rsidRPr="00C03D99">
          <w:rPr>
            <w:rFonts w:ascii="Calibri" w:hAnsi="Calibri" w:cs="Calibri"/>
            <w:color w:val="000000"/>
            <w:sz w:val="20"/>
            <w:szCs w:val="20"/>
            <w:rPrChange w:id="655" w:author="Sumeet" w:date="2026-05-24T20:51:00Z" w16du:dateUtc="2026-05-25T01:51:00Z">
              <w:rPr>
                <w:rFonts w:ascii="Calibri" w:hAnsi="Calibri" w:cs="Calibri"/>
                <w:color w:val="000000"/>
              </w:rPr>
            </w:rPrChange>
          </w:rPr>
          <w:t> </w:t>
        </w:r>
      </w:ins>
    </w:p>
    <w:p w14:paraId="1B70609C" w14:textId="77777777" w:rsidR="00C03D99" w:rsidRPr="00C03D99" w:rsidRDefault="00C03D99" w:rsidP="00C03D99">
      <w:pPr>
        <w:pStyle w:val="NormalWeb"/>
        <w:shd w:val="clear" w:color="auto" w:fill="FFFFFF"/>
        <w:spacing w:before="0" w:beforeAutospacing="0" w:after="0" w:afterAutospacing="0"/>
        <w:rPr>
          <w:ins w:id="656" w:author="Sumeet" w:date="2026-05-24T20:51:00Z" w16du:dateUtc="2026-05-25T01:51:00Z"/>
          <w:rFonts w:ascii="Calibri" w:hAnsi="Calibri" w:cs="Calibri"/>
          <w:color w:val="000000"/>
          <w:sz w:val="20"/>
          <w:szCs w:val="20"/>
          <w:rPrChange w:id="657" w:author="Sumeet" w:date="2026-05-24T20:51:00Z" w16du:dateUtc="2026-05-25T01:51:00Z">
            <w:rPr>
              <w:ins w:id="658" w:author="Sumeet" w:date="2026-05-24T20:51:00Z" w16du:dateUtc="2026-05-25T01:51:00Z"/>
              <w:rFonts w:ascii="Calibri" w:hAnsi="Calibri" w:cs="Calibri"/>
              <w:color w:val="000000"/>
            </w:rPr>
          </w:rPrChange>
        </w:rPr>
      </w:pPr>
      <w:ins w:id="659" w:author="Sumeet" w:date="2026-05-24T20:51:00Z" w16du:dateUtc="2026-05-25T01:51:00Z">
        <w:r w:rsidRPr="00C03D99">
          <w:rPr>
            <w:rFonts w:ascii="Calibri" w:hAnsi="Calibri" w:cs="Calibri"/>
            <w:color w:val="000000"/>
            <w:sz w:val="20"/>
            <w:szCs w:val="20"/>
            <w:rPrChange w:id="660" w:author="Sumeet" w:date="2026-05-24T20:51:00Z" w16du:dateUtc="2026-05-25T01:51:00Z">
              <w:rPr>
                <w:rFonts w:ascii="Calibri" w:hAnsi="Calibri" w:cs="Calibri"/>
                <w:color w:val="000000"/>
              </w:rPr>
            </w:rPrChange>
          </w:rPr>
          <w:t>1. Platform Master</w:t>
        </w:r>
      </w:ins>
    </w:p>
    <w:p w14:paraId="413707EE" w14:textId="77777777" w:rsidR="00C03D99" w:rsidRPr="00C03D99" w:rsidRDefault="00C03D99" w:rsidP="00C03D99">
      <w:pPr>
        <w:pStyle w:val="NormalWeb"/>
        <w:shd w:val="clear" w:color="auto" w:fill="FFFFFF"/>
        <w:spacing w:before="0" w:beforeAutospacing="0" w:after="0" w:afterAutospacing="0"/>
        <w:rPr>
          <w:ins w:id="661" w:author="Sumeet" w:date="2026-05-24T20:51:00Z" w16du:dateUtc="2026-05-25T01:51:00Z"/>
          <w:rFonts w:ascii="Calibri" w:hAnsi="Calibri" w:cs="Calibri"/>
          <w:color w:val="000000"/>
          <w:sz w:val="20"/>
          <w:szCs w:val="20"/>
          <w:rPrChange w:id="662" w:author="Sumeet" w:date="2026-05-24T20:51:00Z" w16du:dateUtc="2026-05-25T01:51:00Z">
            <w:rPr>
              <w:ins w:id="663" w:author="Sumeet" w:date="2026-05-24T20:51:00Z" w16du:dateUtc="2026-05-25T01:51:00Z"/>
              <w:rFonts w:ascii="Calibri" w:hAnsi="Calibri" w:cs="Calibri"/>
              <w:color w:val="000000"/>
            </w:rPr>
          </w:rPrChange>
        </w:rPr>
      </w:pPr>
      <w:ins w:id="664" w:author="Sumeet" w:date="2026-05-24T20:51:00Z" w16du:dateUtc="2026-05-25T01:51:00Z">
        <w:r w:rsidRPr="00C03D99">
          <w:rPr>
            <w:rFonts w:ascii="Calibri" w:hAnsi="Calibri" w:cs="Calibri"/>
            <w:color w:val="000000"/>
            <w:sz w:val="20"/>
            <w:szCs w:val="20"/>
            <w:rPrChange w:id="665" w:author="Sumeet" w:date="2026-05-24T20:51:00Z" w16du:dateUtc="2026-05-25T01:51:00Z">
              <w:rPr>
                <w:rFonts w:ascii="Calibri" w:hAnsi="Calibri" w:cs="Calibri"/>
                <w:color w:val="000000"/>
              </w:rPr>
            </w:rPrChange>
          </w:rPr>
          <w:t>   Created by Super Admin</w:t>
        </w:r>
      </w:ins>
    </w:p>
    <w:p w14:paraId="77380555" w14:textId="77777777" w:rsidR="00C03D99" w:rsidRPr="00C03D99" w:rsidRDefault="00C03D99" w:rsidP="00C03D99">
      <w:pPr>
        <w:pStyle w:val="NormalWeb"/>
        <w:shd w:val="clear" w:color="auto" w:fill="FFFFFF"/>
        <w:spacing w:before="0" w:beforeAutospacing="0" w:after="0" w:afterAutospacing="0"/>
        <w:rPr>
          <w:ins w:id="666" w:author="Sumeet" w:date="2026-05-24T20:51:00Z" w16du:dateUtc="2026-05-25T01:51:00Z"/>
          <w:rFonts w:ascii="Calibri" w:hAnsi="Calibri" w:cs="Calibri"/>
          <w:color w:val="000000"/>
          <w:sz w:val="20"/>
          <w:szCs w:val="20"/>
          <w:rPrChange w:id="667" w:author="Sumeet" w:date="2026-05-24T20:51:00Z" w16du:dateUtc="2026-05-25T01:51:00Z">
            <w:rPr>
              <w:ins w:id="668" w:author="Sumeet" w:date="2026-05-24T20:51:00Z" w16du:dateUtc="2026-05-25T01:51:00Z"/>
              <w:rFonts w:ascii="Calibri" w:hAnsi="Calibri" w:cs="Calibri"/>
              <w:color w:val="000000"/>
            </w:rPr>
          </w:rPrChange>
        </w:rPr>
      </w:pPr>
      <w:ins w:id="669" w:author="Sumeet" w:date="2026-05-24T20:51:00Z" w16du:dateUtc="2026-05-25T01:51:00Z">
        <w:r w:rsidRPr="00C03D99">
          <w:rPr>
            <w:rFonts w:ascii="Calibri" w:hAnsi="Calibri" w:cs="Calibri"/>
            <w:color w:val="000000"/>
            <w:sz w:val="20"/>
            <w:szCs w:val="20"/>
            <w:rPrChange w:id="670" w:author="Sumeet" w:date="2026-05-24T20:51:00Z" w16du:dateUtc="2026-05-25T01:51:00Z">
              <w:rPr>
                <w:rFonts w:ascii="Calibri" w:hAnsi="Calibri" w:cs="Calibri"/>
                <w:color w:val="000000"/>
              </w:rPr>
            </w:rPrChange>
          </w:rPr>
          <w:t> </w:t>
        </w:r>
      </w:ins>
    </w:p>
    <w:p w14:paraId="3B317FD8" w14:textId="77777777" w:rsidR="00C03D99" w:rsidRPr="00C03D99" w:rsidRDefault="00C03D99" w:rsidP="00C03D99">
      <w:pPr>
        <w:pStyle w:val="NormalWeb"/>
        <w:shd w:val="clear" w:color="auto" w:fill="FFFFFF"/>
        <w:spacing w:before="0" w:beforeAutospacing="0" w:after="0" w:afterAutospacing="0"/>
        <w:rPr>
          <w:ins w:id="671" w:author="Sumeet" w:date="2026-05-24T20:51:00Z" w16du:dateUtc="2026-05-25T01:51:00Z"/>
          <w:rFonts w:ascii="Calibri" w:hAnsi="Calibri" w:cs="Calibri"/>
          <w:color w:val="000000"/>
          <w:sz w:val="20"/>
          <w:szCs w:val="20"/>
          <w:rPrChange w:id="672" w:author="Sumeet" w:date="2026-05-24T20:51:00Z" w16du:dateUtc="2026-05-25T01:51:00Z">
            <w:rPr>
              <w:ins w:id="673" w:author="Sumeet" w:date="2026-05-24T20:51:00Z" w16du:dateUtc="2026-05-25T01:51:00Z"/>
              <w:rFonts w:ascii="Calibri" w:hAnsi="Calibri" w:cs="Calibri"/>
              <w:color w:val="000000"/>
            </w:rPr>
          </w:rPrChange>
        </w:rPr>
      </w:pPr>
      <w:ins w:id="674" w:author="Sumeet" w:date="2026-05-24T20:51:00Z" w16du:dateUtc="2026-05-25T01:51:00Z">
        <w:r w:rsidRPr="00C03D99">
          <w:rPr>
            <w:rFonts w:ascii="Calibri" w:hAnsi="Calibri" w:cs="Calibri"/>
            <w:color w:val="000000"/>
            <w:sz w:val="20"/>
            <w:szCs w:val="20"/>
            <w:rPrChange w:id="675" w:author="Sumeet" w:date="2026-05-24T20:51:00Z" w16du:dateUtc="2026-05-25T01:51:00Z">
              <w:rPr>
                <w:rFonts w:ascii="Calibri" w:hAnsi="Calibri" w:cs="Calibri"/>
                <w:color w:val="000000"/>
              </w:rPr>
            </w:rPrChange>
          </w:rPr>
          <w:t>2. Org Master</w:t>
        </w:r>
      </w:ins>
    </w:p>
    <w:p w14:paraId="750265F2" w14:textId="77777777" w:rsidR="00C03D99" w:rsidRPr="00C03D99" w:rsidRDefault="00C03D99" w:rsidP="00C03D99">
      <w:pPr>
        <w:pStyle w:val="NormalWeb"/>
        <w:shd w:val="clear" w:color="auto" w:fill="FFFFFF"/>
        <w:spacing w:before="0" w:beforeAutospacing="0" w:after="0" w:afterAutospacing="0"/>
        <w:rPr>
          <w:ins w:id="676" w:author="Sumeet" w:date="2026-05-24T20:51:00Z" w16du:dateUtc="2026-05-25T01:51:00Z"/>
          <w:rFonts w:ascii="Calibri" w:hAnsi="Calibri" w:cs="Calibri"/>
          <w:color w:val="000000"/>
          <w:sz w:val="20"/>
          <w:szCs w:val="20"/>
          <w:rPrChange w:id="677" w:author="Sumeet" w:date="2026-05-24T20:51:00Z" w16du:dateUtc="2026-05-25T01:51:00Z">
            <w:rPr>
              <w:ins w:id="678" w:author="Sumeet" w:date="2026-05-24T20:51:00Z" w16du:dateUtc="2026-05-25T01:51:00Z"/>
              <w:rFonts w:ascii="Calibri" w:hAnsi="Calibri" w:cs="Calibri"/>
              <w:color w:val="000000"/>
            </w:rPr>
          </w:rPrChange>
        </w:rPr>
      </w:pPr>
      <w:ins w:id="679" w:author="Sumeet" w:date="2026-05-24T20:51:00Z" w16du:dateUtc="2026-05-25T01:51:00Z">
        <w:r w:rsidRPr="00C03D99">
          <w:rPr>
            <w:rFonts w:ascii="Calibri" w:hAnsi="Calibri" w:cs="Calibri"/>
            <w:color w:val="000000"/>
            <w:sz w:val="20"/>
            <w:szCs w:val="20"/>
            <w:rPrChange w:id="680" w:author="Sumeet" w:date="2026-05-24T20:51:00Z" w16du:dateUtc="2026-05-25T01:51:00Z">
              <w:rPr>
                <w:rFonts w:ascii="Calibri" w:hAnsi="Calibri" w:cs="Calibri"/>
                <w:color w:val="000000"/>
              </w:rPr>
            </w:rPrChange>
          </w:rPr>
          <w:t>   Derived/enabled for one organization by Super Admin.</w:t>
        </w:r>
      </w:ins>
    </w:p>
    <w:p w14:paraId="780DE501" w14:textId="77777777" w:rsidR="00C03D99" w:rsidRPr="00C03D99" w:rsidRDefault="00C03D99" w:rsidP="00C03D99">
      <w:pPr>
        <w:pStyle w:val="NormalWeb"/>
        <w:shd w:val="clear" w:color="auto" w:fill="FFFFFF"/>
        <w:spacing w:before="0" w:beforeAutospacing="0" w:after="0" w:afterAutospacing="0"/>
        <w:rPr>
          <w:ins w:id="681" w:author="Sumeet" w:date="2026-05-24T20:51:00Z" w16du:dateUtc="2026-05-25T01:51:00Z"/>
          <w:rFonts w:ascii="Calibri" w:hAnsi="Calibri" w:cs="Calibri"/>
          <w:color w:val="000000"/>
          <w:sz w:val="20"/>
          <w:szCs w:val="20"/>
          <w:rPrChange w:id="682" w:author="Sumeet" w:date="2026-05-24T20:51:00Z" w16du:dateUtc="2026-05-25T01:51:00Z">
            <w:rPr>
              <w:ins w:id="683" w:author="Sumeet" w:date="2026-05-24T20:51:00Z" w16du:dateUtc="2026-05-25T01:51:00Z"/>
              <w:rFonts w:ascii="Calibri" w:hAnsi="Calibri" w:cs="Calibri"/>
              <w:color w:val="000000"/>
            </w:rPr>
          </w:rPrChange>
        </w:rPr>
      </w:pPr>
      <w:ins w:id="684" w:author="Sumeet" w:date="2026-05-24T20:51:00Z" w16du:dateUtc="2026-05-25T01:51:00Z">
        <w:r w:rsidRPr="00C03D99">
          <w:rPr>
            <w:rFonts w:ascii="Calibri" w:hAnsi="Calibri" w:cs="Calibri"/>
            <w:color w:val="000000"/>
            <w:sz w:val="20"/>
            <w:szCs w:val="20"/>
            <w:rPrChange w:id="685" w:author="Sumeet" w:date="2026-05-24T20:51:00Z" w16du:dateUtc="2026-05-25T01:51:00Z">
              <w:rPr>
                <w:rFonts w:ascii="Calibri" w:hAnsi="Calibri" w:cs="Calibri"/>
                <w:color w:val="000000"/>
              </w:rPr>
            </w:rPrChange>
          </w:rPr>
          <w:t> </w:t>
        </w:r>
      </w:ins>
    </w:p>
    <w:p w14:paraId="48174D60" w14:textId="77777777" w:rsidR="00C03D99" w:rsidRPr="00C03D99" w:rsidRDefault="00C03D99" w:rsidP="00C03D99">
      <w:pPr>
        <w:pStyle w:val="NormalWeb"/>
        <w:shd w:val="clear" w:color="auto" w:fill="FFFFFF"/>
        <w:spacing w:before="0" w:beforeAutospacing="0" w:after="0" w:afterAutospacing="0"/>
        <w:rPr>
          <w:ins w:id="686" w:author="Sumeet" w:date="2026-05-24T20:51:00Z" w16du:dateUtc="2026-05-25T01:51:00Z"/>
          <w:rFonts w:ascii="Calibri" w:hAnsi="Calibri" w:cs="Calibri"/>
          <w:color w:val="000000"/>
          <w:sz w:val="20"/>
          <w:szCs w:val="20"/>
          <w:rPrChange w:id="687" w:author="Sumeet" w:date="2026-05-24T20:51:00Z" w16du:dateUtc="2026-05-25T01:51:00Z">
            <w:rPr>
              <w:ins w:id="688" w:author="Sumeet" w:date="2026-05-24T20:51:00Z" w16du:dateUtc="2026-05-25T01:51:00Z"/>
              <w:rFonts w:ascii="Calibri" w:hAnsi="Calibri" w:cs="Calibri"/>
              <w:color w:val="000000"/>
            </w:rPr>
          </w:rPrChange>
        </w:rPr>
      </w:pPr>
      <w:ins w:id="689" w:author="Sumeet" w:date="2026-05-24T20:51:00Z" w16du:dateUtc="2026-05-25T01:51:00Z">
        <w:r w:rsidRPr="00C03D99">
          <w:rPr>
            <w:rFonts w:ascii="Calibri" w:hAnsi="Calibri" w:cs="Calibri"/>
            <w:color w:val="000000"/>
            <w:sz w:val="20"/>
            <w:szCs w:val="20"/>
            <w:rPrChange w:id="690" w:author="Sumeet" w:date="2026-05-24T20:51:00Z" w16du:dateUtc="2026-05-25T01:51:00Z">
              <w:rPr>
                <w:rFonts w:ascii="Calibri" w:hAnsi="Calibri" w:cs="Calibri"/>
                <w:color w:val="000000"/>
              </w:rPr>
            </w:rPrChange>
          </w:rPr>
          <w:t>3. Org Template</w:t>
        </w:r>
      </w:ins>
    </w:p>
    <w:p w14:paraId="41003903" w14:textId="77777777" w:rsidR="00C03D99" w:rsidRPr="00C03D99" w:rsidRDefault="00C03D99" w:rsidP="00C03D99">
      <w:pPr>
        <w:pStyle w:val="NormalWeb"/>
        <w:shd w:val="clear" w:color="auto" w:fill="FFFFFF"/>
        <w:spacing w:before="0" w:beforeAutospacing="0" w:after="0" w:afterAutospacing="0"/>
        <w:rPr>
          <w:ins w:id="691" w:author="Sumeet" w:date="2026-05-24T20:51:00Z" w16du:dateUtc="2026-05-25T01:51:00Z"/>
          <w:rFonts w:ascii="Calibri" w:hAnsi="Calibri" w:cs="Calibri"/>
          <w:color w:val="000000"/>
          <w:sz w:val="20"/>
          <w:szCs w:val="20"/>
          <w:rPrChange w:id="692" w:author="Sumeet" w:date="2026-05-24T20:51:00Z" w16du:dateUtc="2026-05-25T01:51:00Z">
            <w:rPr>
              <w:ins w:id="693" w:author="Sumeet" w:date="2026-05-24T20:51:00Z" w16du:dateUtc="2026-05-25T01:51:00Z"/>
              <w:rFonts w:ascii="Calibri" w:hAnsi="Calibri" w:cs="Calibri"/>
              <w:color w:val="000000"/>
            </w:rPr>
          </w:rPrChange>
        </w:rPr>
      </w:pPr>
      <w:ins w:id="694" w:author="Sumeet" w:date="2026-05-24T20:51:00Z" w16du:dateUtc="2026-05-25T01:51:00Z">
        <w:r w:rsidRPr="00C03D99">
          <w:rPr>
            <w:rFonts w:ascii="Calibri" w:hAnsi="Calibri" w:cs="Calibri"/>
            <w:color w:val="000000"/>
            <w:sz w:val="20"/>
            <w:szCs w:val="20"/>
            <w:rPrChange w:id="695" w:author="Sumeet" w:date="2026-05-24T20:51:00Z" w16du:dateUtc="2026-05-25T01:51:00Z">
              <w:rPr>
                <w:rFonts w:ascii="Calibri" w:hAnsi="Calibri" w:cs="Calibri"/>
                <w:color w:val="000000"/>
              </w:rPr>
            </w:rPrChange>
          </w:rPr>
          <w:t>   Org-owned template for condition/program created from Org Master.</w:t>
        </w:r>
      </w:ins>
    </w:p>
    <w:p w14:paraId="4097F976" w14:textId="77777777" w:rsidR="00C03D99" w:rsidRPr="00C03D99" w:rsidRDefault="00C03D99" w:rsidP="00C03D99">
      <w:pPr>
        <w:pStyle w:val="NormalWeb"/>
        <w:shd w:val="clear" w:color="auto" w:fill="FFFFFF"/>
        <w:spacing w:before="0" w:beforeAutospacing="0" w:after="0" w:afterAutospacing="0"/>
        <w:rPr>
          <w:ins w:id="696" w:author="Sumeet" w:date="2026-05-24T20:51:00Z" w16du:dateUtc="2026-05-25T01:51:00Z"/>
          <w:rFonts w:ascii="Calibri" w:hAnsi="Calibri" w:cs="Calibri"/>
          <w:color w:val="000000"/>
          <w:sz w:val="20"/>
          <w:szCs w:val="20"/>
          <w:rPrChange w:id="697" w:author="Sumeet" w:date="2026-05-24T20:51:00Z" w16du:dateUtc="2026-05-25T01:51:00Z">
            <w:rPr>
              <w:ins w:id="698" w:author="Sumeet" w:date="2026-05-24T20:51:00Z" w16du:dateUtc="2026-05-25T01:51:00Z"/>
              <w:rFonts w:ascii="Calibri" w:hAnsi="Calibri" w:cs="Calibri"/>
              <w:color w:val="000000"/>
            </w:rPr>
          </w:rPrChange>
        </w:rPr>
      </w:pPr>
      <w:ins w:id="699" w:author="Sumeet" w:date="2026-05-24T20:51:00Z" w16du:dateUtc="2026-05-25T01:51:00Z">
        <w:r w:rsidRPr="00C03D99">
          <w:rPr>
            <w:rFonts w:ascii="Calibri" w:hAnsi="Calibri" w:cs="Calibri"/>
            <w:color w:val="000000"/>
            <w:sz w:val="20"/>
            <w:szCs w:val="20"/>
            <w:rPrChange w:id="700" w:author="Sumeet" w:date="2026-05-24T20:51:00Z" w16du:dateUtc="2026-05-25T01:51:00Z">
              <w:rPr>
                <w:rFonts w:ascii="Calibri" w:hAnsi="Calibri" w:cs="Calibri"/>
                <w:color w:val="000000"/>
              </w:rPr>
            </w:rPrChange>
          </w:rPr>
          <w:t>   Example: Hypertension Template, Diabetes Template</w:t>
        </w:r>
      </w:ins>
    </w:p>
    <w:p w14:paraId="214A07C0" w14:textId="77777777" w:rsidR="00C03D99" w:rsidRPr="00C03D99" w:rsidRDefault="00C03D99" w:rsidP="00C03D99">
      <w:pPr>
        <w:pStyle w:val="NormalWeb"/>
        <w:shd w:val="clear" w:color="auto" w:fill="FFFFFF"/>
        <w:spacing w:before="0" w:beforeAutospacing="0" w:after="0" w:afterAutospacing="0"/>
        <w:rPr>
          <w:ins w:id="701" w:author="Sumeet" w:date="2026-05-24T20:51:00Z" w16du:dateUtc="2026-05-25T01:51:00Z"/>
          <w:rFonts w:ascii="Calibri" w:hAnsi="Calibri" w:cs="Calibri"/>
          <w:color w:val="000000"/>
          <w:sz w:val="20"/>
          <w:szCs w:val="20"/>
          <w:rPrChange w:id="702" w:author="Sumeet" w:date="2026-05-24T20:51:00Z" w16du:dateUtc="2026-05-25T01:51:00Z">
            <w:rPr>
              <w:ins w:id="703" w:author="Sumeet" w:date="2026-05-24T20:51:00Z" w16du:dateUtc="2026-05-25T01:51:00Z"/>
              <w:rFonts w:ascii="Calibri" w:hAnsi="Calibri" w:cs="Calibri"/>
              <w:color w:val="000000"/>
            </w:rPr>
          </w:rPrChange>
        </w:rPr>
      </w:pPr>
      <w:ins w:id="704" w:author="Sumeet" w:date="2026-05-24T20:51:00Z" w16du:dateUtc="2026-05-25T01:51:00Z">
        <w:r w:rsidRPr="00C03D99">
          <w:rPr>
            <w:rFonts w:ascii="Calibri" w:hAnsi="Calibri" w:cs="Calibri"/>
            <w:color w:val="000000"/>
            <w:sz w:val="20"/>
            <w:szCs w:val="20"/>
            <w:rPrChange w:id="705" w:author="Sumeet" w:date="2026-05-24T20:51:00Z" w16du:dateUtc="2026-05-25T01:51:00Z">
              <w:rPr>
                <w:rFonts w:ascii="Calibri" w:hAnsi="Calibri" w:cs="Calibri"/>
                <w:color w:val="000000"/>
              </w:rPr>
            </w:rPrChange>
          </w:rPr>
          <w:t> </w:t>
        </w:r>
      </w:ins>
    </w:p>
    <w:p w14:paraId="30180919" w14:textId="77777777" w:rsidR="00C03D99" w:rsidRPr="00C03D99" w:rsidRDefault="00C03D99" w:rsidP="00C03D99">
      <w:pPr>
        <w:pStyle w:val="NormalWeb"/>
        <w:shd w:val="clear" w:color="auto" w:fill="FFFFFF"/>
        <w:spacing w:before="0" w:beforeAutospacing="0" w:after="0" w:afterAutospacing="0"/>
        <w:rPr>
          <w:ins w:id="706" w:author="Sumeet" w:date="2026-05-24T20:51:00Z" w16du:dateUtc="2026-05-25T01:51:00Z"/>
          <w:rFonts w:ascii="Calibri" w:hAnsi="Calibri" w:cs="Calibri"/>
          <w:color w:val="000000"/>
          <w:sz w:val="20"/>
          <w:szCs w:val="20"/>
          <w:rPrChange w:id="707" w:author="Sumeet" w:date="2026-05-24T20:51:00Z" w16du:dateUtc="2026-05-25T01:51:00Z">
            <w:rPr>
              <w:ins w:id="708" w:author="Sumeet" w:date="2026-05-24T20:51:00Z" w16du:dateUtc="2026-05-25T01:51:00Z"/>
              <w:rFonts w:ascii="Calibri" w:hAnsi="Calibri" w:cs="Calibri"/>
              <w:color w:val="000000"/>
            </w:rPr>
          </w:rPrChange>
        </w:rPr>
      </w:pPr>
      <w:ins w:id="709" w:author="Sumeet" w:date="2026-05-24T20:51:00Z" w16du:dateUtc="2026-05-25T01:51:00Z">
        <w:r w:rsidRPr="00C03D99">
          <w:rPr>
            <w:rFonts w:ascii="Calibri" w:hAnsi="Calibri" w:cs="Calibri"/>
            <w:color w:val="000000"/>
            <w:sz w:val="20"/>
            <w:szCs w:val="20"/>
            <w:rPrChange w:id="710" w:author="Sumeet" w:date="2026-05-24T20:51:00Z" w16du:dateUtc="2026-05-25T01:51:00Z">
              <w:rPr>
                <w:rFonts w:ascii="Calibri" w:hAnsi="Calibri" w:cs="Calibri"/>
                <w:color w:val="000000"/>
              </w:rPr>
            </w:rPrChange>
          </w:rPr>
          <w:lastRenderedPageBreak/>
          <w:t>4. Org Care Plan created from Org templates</w:t>
        </w:r>
      </w:ins>
    </w:p>
    <w:p w14:paraId="2521CE57" w14:textId="77777777" w:rsidR="00C03D99" w:rsidRPr="00C03D99" w:rsidRDefault="00C03D99" w:rsidP="00C03D99">
      <w:pPr>
        <w:pStyle w:val="NormalWeb"/>
        <w:shd w:val="clear" w:color="auto" w:fill="FFFFFF"/>
        <w:spacing w:before="0" w:beforeAutospacing="0" w:after="0" w:afterAutospacing="0"/>
        <w:rPr>
          <w:ins w:id="711" w:author="Sumeet" w:date="2026-05-24T20:51:00Z" w16du:dateUtc="2026-05-25T01:51:00Z"/>
          <w:rFonts w:ascii="Calibri" w:hAnsi="Calibri" w:cs="Calibri"/>
          <w:color w:val="000000"/>
          <w:sz w:val="20"/>
          <w:szCs w:val="20"/>
          <w:rPrChange w:id="712" w:author="Sumeet" w:date="2026-05-24T20:51:00Z" w16du:dateUtc="2026-05-25T01:51:00Z">
            <w:rPr>
              <w:ins w:id="713" w:author="Sumeet" w:date="2026-05-24T20:51:00Z" w16du:dateUtc="2026-05-25T01:51:00Z"/>
              <w:rFonts w:ascii="Calibri" w:hAnsi="Calibri" w:cs="Calibri"/>
              <w:color w:val="000000"/>
            </w:rPr>
          </w:rPrChange>
        </w:rPr>
      </w:pPr>
      <w:ins w:id="714" w:author="Sumeet" w:date="2026-05-24T20:51:00Z" w16du:dateUtc="2026-05-25T01:51:00Z">
        <w:r w:rsidRPr="00C03D99">
          <w:rPr>
            <w:rFonts w:ascii="Calibri" w:hAnsi="Calibri" w:cs="Calibri"/>
            <w:color w:val="000000"/>
            <w:sz w:val="20"/>
            <w:szCs w:val="20"/>
            <w:rPrChange w:id="715" w:author="Sumeet" w:date="2026-05-24T20:51:00Z" w16du:dateUtc="2026-05-25T01:51:00Z">
              <w:rPr>
                <w:rFonts w:ascii="Calibri" w:hAnsi="Calibri" w:cs="Calibri"/>
                <w:color w:val="000000"/>
              </w:rPr>
            </w:rPrChange>
          </w:rPr>
          <w:t>   Actual ready-to-use plan by condition + duration/version</w:t>
        </w:r>
      </w:ins>
    </w:p>
    <w:p w14:paraId="1CF5934F" w14:textId="77777777" w:rsidR="00C03D99" w:rsidRPr="00C03D99" w:rsidRDefault="00C03D99" w:rsidP="00C03D99">
      <w:pPr>
        <w:pStyle w:val="NormalWeb"/>
        <w:shd w:val="clear" w:color="auto" w:fill="FFFFFF"/>
        <w:spacing w:before="0" w:beforeAutospacing="0" w:after="0" w:afterAutospacing="0"/>
        <w:rPr>
          <w:ins w:id="716" w:author="Sumeet" w:date="2026-05-24T20:51:00Z" w16du:dateUtc="2026-05-25T01:51:00Z"/>
          <w:rFonts w:ascii="Calibri" w:hAnsi="Calibri" w:cs="Calibri"/>
          <w:color w:val="000000"/>
          <w:sz w:val="20"/>
          <w:szCs w:val="20"/>
          <w:rPrChange w:id="717" w:author="Sumeet" w:date="2026-05-24T20:51:00Z" w16du:dateUtc="2026-05-25T01:51:00Z">
            <w:rPr>
              <w:ins w:id="718" w:author="Sumeet" w:date="2026-05-24T20:51:00Z" w16du:dateUtc="2026-05-25T01:51:00Z"/>
              <w:rFonts w:ascii="Calibri" w:hAnsi="Calibri" w:cs="Calibri"/>
              <w:color w:val="000000"/>
            </w:rPr>
          </w:rPrChange>
        </w:rPr>
      </w:pPr>
      <w:ins w:id="719" w:author="Sumeet" w:date="2026-05-24T20:51:00Z" w16du:dateUtc="2026-05-25T01:51:00Z">
        <w:r w:rsidRPr="00C03D99">
          <w:rPr>
            <w:rFonts w:ascii="Calibri" w:hAnsi="Calibri" w:cs="Calibri"/>
            <w:color w:val="000000"/>
            <w:sz w:val="20"/>
            <w:szCs w:val="20"/>
            <w:rPrChange w:id="720" w:author="Sumeet" w:date="2026-05-24T20:51:00Z" w16du:dateUtc="2026-05-25T01:51:00Z">
              <w:rPr>
                <w:rFonts w:ascii="Calibri" w:hAnsi="Calibri" w:cs="Calibri"/>
                <w:color w:val="000000"/>
              </w:rPr>
            </w:rPrChange>
          </w:rPr>
          <w:t>   Example: Hypertension 30 Days v1, Hypertension 60 Days v1</w:t>
        </w:r>
      </w:ins>
    </w:p>
    <w:p w14:paraId="1420FDEA" w14:textId="77777777" w:rsidR="00C03D99" w:rsidRPr="00C03D99" w:rsidRDefault="00C03D99" w:rsidP="00C03D99">
      <w:pPr>
        <w:pStyle w:val="NormalWeb"/>
        <w:shd w:val="clear" w:color="auto" w:fill="FFFFFF"/>
        <w:spacing w:before="0" w:beforeAutospacing="0" w:after="0" w:afterAutospacing="0"/>
        <w:rPr>
          <w:ins w:id="721" w:author="Sumeet" w:date="2026-05-24T20:51:00Z" w16du:dateUtc="2026-05-25T01:51:00Z"/>
          <w:rFonts w:ascii="Calibri" w:hAnsi="Calibri" w:cs="Calibri"/>
          <w:color w:val="000000"/>
          <w:sz w:val="20"/>
          <w:szCs w:val="20"/>
          <w:rPrChange w:id="722" w:author="Sumeet" w:date="2026-05-24T20:51:00Z" w16du:dateUtc="2026-05-25T01:51:00Z">
            <w:rPr>
              <w:ins w:id="723" w:author="Sumeet" w:date="2026-05-24T20:51:00Z" w16du:dateUtc="2026-05-25T01:51:00Z"/>
              <w:rFonts w:ascii="Calibri" w:hAnsi="Calibri" w:cs="Calibri"/>
              <w:color w:val="000000"/>
            </w:rPr>
          </w:rPrChange>
        </w:rPr>
      </w:pPr>
      <w:ins w:id="724" w:author="Sumeet" w:date="2026-05-24T20:51:00Z" w16du:dateUtc="2026-05-25T01:51:00Z">
        <w:r w:rsidRPr="00C03D99">
          <w:rPr>
            <w:rFonts w:ascii="Calibri" w:hAnsi="Calibri" w:cs="Calibri"/>
            <w:color w:val="000000"/>
            <w:sz w:val="20"/>
            <w:szCs w:val="20"/>
            <w:rPrChange w:id="725" w:author="Sumeet" w:date="2026-05-24T20:51:00Z" w16du:dateUtc="2026-05-25T01:51:00Z">
              <w:rPr>
                <w:rFonts w:ascii="Calibri" w:hAnsi="Calibri" w:cs="Calibri"/>
                <w:color w:val="000000"/>
              </w:rPr>
            </w:rPrChange>
          </w:rPr>
          <w:t> </w:t>
        </w:r>
      </w:ins>
    </w:p>
    <w:p w14:paraId="50B9C709" w14:textId="77777777" w:rsidR="00C03D99" w:rsidRPr="00C03D99" w:rsidRDefault="00C03D99" w:rsidP="00C03D99">
      <w:pPr>
        <w:pStyle w:val="NormalWeb"/>
        <w:shd w:val="clear" w:color="auto" w:fill="FFFFFF"/>
        <w:spacing w:before="0" w:beforeAutospacing="0" w:after="0" w:afterAutospacing="0"/>
        <w:rPr>
          <w:ins w:id="726" w:author="Sumeet" w:date="2026-05-24T20:51:00Z" w16du:dateUtc="2026-05-25T01:51:00Z"/>
          <w:rFonts w:ascii="Calibri" w:hAnsi="Calibri" w:cs="Calibri"/>
          <w:color w:val="000000"/>
          <w:sz w:val="20"/>
          <w:szCs w:val="20"/>
          <w:rPrChange w:id="727" w:author="Sumeet" w:date="2026-05-24T20:51:00Z" w16du:dateUtc="2026-05-25T01:51:00Z">
            <w:rPr>
              <w:ins w:id="728" w:author="Sumeet" w:date="2026-05-24T20:51:00Z" w16du:dateUtc="2026-05-25T01:51:00Z"/>
              <w:rFonts w:ascii="Calibri" w:hAnsi="Calibri" w:cs="Calibri"/>
              <w:color w:val="000000"/>
            </w:rPr>
          </w:rPrChange>
        </w:rPr>
      </w:pPr>
      <w:ins w:id="729" w:author="Sumeet" w:date="2026-05-24T20:51:00Z" w16du:dateUtc="2026-05-25T01:51:00Z">
        <w:r w:rsidRPr="00C03D99">
          <w:rPr>
            <w:rFonts w:ascii="Calibri" w:hAnsi="Calibri" w:cs="Calibri"/>
            <w:color w:val="000000"/>
            <w:sz w:val="20"/>
            <w:szCs w:val="20"/>
            <w:rPrChange w:id="730" w:author="Sumeet" w:date="2026-05-24T20:51:00Z" w16du:dateUtc="2026-05-25T01:51:00Z">
              <w:rPr>
                <w:rFonts w:ascii="Calibri" w:hAnsi="Calibri" w:cs="Calibri"/>
                <w:color w:val="000000"/>
              </w:rPr>
            </w:rPrChange>
          </w:rPr>
          <w:t>5. Package Linking</w:t>
        </w:r>
      </w:ins>
    </w:p>
    <w:p w14:paraId="0215739F" w14:textId="77777777" w:rsidR="00C03D99" w:rsidRPr="00C03D99" w:rsidRDefault="00C03D99" w:rsidP="00C03D99">
      <w:pPr>
        <w:pStyle w:val="NormalWeb"/>
        <w:shd w:val="clear" w:color="auto" w:fill="FFFFFF"/>
        <w:spacing w:before="0" w:beforeAutospacing="0" w:after="0" w:afterAutospacing="0"/>
        <w:rPr>
          <w:ins w:id="731" w:author="Sumeet" w:date="2026-05-24T20:51:00Z" w16du:dateUtc="2026-05-25T01:51:00Z"/>
          <w:rFonts w:ascii="Calibri" w:hAnsi="Calibri" w:cs="Calibri"/>
          <w:color w:val="000000"/>
          <w:sz w:val="20"/>
          <w:szCs w:val="20"/>
          <w:rPrChange w:id="732" w:author="Sumeet" w:date="2026-05-24T20:51:00Z" w16du:dateUtc="2026-05-25T01:51:00Z">
            <w:rPr>
              <w:ins w:id="733" w:author="Sumeet" w:date="2026-05-24T20:51:00Z" w16du:dateUtc="2026-05-25T01:51:00Z"/>
              <w:rFonts w:ascii="Calibri" w:hAnsi="Calibri" w:cs="Calibri"/>
              <w:color w:val="000000"/>
            </w:rPr>
          </w:rPrChange>
        </w:rPr>
      </w:pPr>
      <w:ins w:id="734" w:author="Sumeet" w:date="2026-05-24T20:51:00Z" w16du:dateUtc="2026-05-25T01:51:00Z">
        <w:r w:rsidRPr="00C03D99">
          <w:rPr>
            <w:rFonts w:ascii="Calibri" w:hAnsi="Calibri" w:cs="Calibri"/>
            <w:color w:val="000000"/>
            <w:sz w:val="20"/>
            <w:szCs w:val="20"/>
            <w:rPrChange w:id="735" w:author="Sumeet" w:date="2026-05-24T20:51:00Z" w16du:dateUtc="2026-05-25T01:51:00Z">
              <w:rPr>
                <w:rFonts w:ascii="Calibri" w:hAnsi="Calibri" w:cs="Calibri"/>
                <w:color w:val="000000"/>
              </w:rPr>
            </w:rPrChange>
          </w:rPr>
          <w:t>   Only published Org Care Plans can be linked</w:t>
        </w:r>
      </w:ins>
    </w:p>
    <w:p w14:paraId="0C015BF4" w14:textId="77777777" w:rsidR="00C03D99" w:rsidRPr="00C03D99" w:rsidRDefault="00C03D99" w:rsidP="00C03D99">
      <w:pPr>
        <w:pStyle w:val="NormalWeb"/>
        <w:shd w:val="clear" w:color="auto" w:fill="FFFFFF"/>
        <w:spacing w:before="0" w:beforeAutospacing="0" w:after="0" w:afterAutospacing="0"/>
        <w:rPr>
          <w:ins w:id="736" w:author="Sumeet" w:date="2026-05-24T20:51:00Z" w16du:dateUtc="2026-05-25T01:51:00Z"/>
          <w:rFonts w:ascii="Calibri" w:hAnsi="Calibri" w:cs="Calibri"/>
          <w:color w:val="000000"/>
          <w:sz w:val="20"/>
          <w:szCs w:val="20"/>
          <w:rPrChange w:id="737" w:author="Sumeet" w:date="2026-05-24T20:51:00Z" w16du:dateUtc="2026-05-25T01:51:00Z">
            <w:rPr>
              <w:ins w:id="738" w:author="Sumeet" w:date="2026-05-24T20:51:00Z" w16du:dateUtc="2026-05-25T01:51:00Z"/>
              <w:rFonts w:ascii="Calibri" w:hAnsi="Calibri" w:cs="Calibri"/>
              <w:color w:val="000000"/>
            </w:rPr>
          </w:rPrChange>
        </w:rPr>
      </w:pPr>
      <w:ins w:id="739" w:author="Sumeet" w:date="2026-05-24T20:51:00Z" w16du:dateUtc="2026-05-25T01:51:00Z">
        <w:r w:rsidRPr="00C03D99">
          <w:rPr>
            <w:rFonts w:ascii="Calibri" w:hAnsi="Calibri" w:cs="Calibri"/>
            <w:color w:val="000000"/>
            <w:sz w:val="20"/>
            <w:szCs w:val="20"/>
            <w:rPrChange w:id="740" w:author="Sumeet" w:date="2026-05-24T20:51:00Z" w16du:dateUtc="2026-05-25T01:51:00Z">
              <w:rPr>
                <w:rFonts w:ascii="Calibri" w:hAnsi="Calibri" w:cs="Calibri"/>
                <w:color w:val="000000"/>
              </w:rPr>
            </w:rPrChange>
          </w:rPr>
          <w:t> </w:t>
        </w:r>
      </w:ins>
    </w:p>
    <w:p w14:paraId="2B31542B" w14:textId="77777777" w:rsidR="00C03D99" w:rsidRPr="00C03D99" w:rsidRDefault="00C03D99" w:rsidP="00C03D99">
      <w:pPr>
        <w:pStyle w:val="NormalWeb"/>
        <w:shd w:val="clear" w:color="auto" w:fill="FFFFFF"/>
        <w:spacing w:before="0" w:beforeAutospacing="0" w:after="0" w:afterAutospacing="0"/>
        <w:rPr>
          <w:ins w:id="741" w:author="Sumeet" w:date="2026-05-24T20:51:00Z" w16du:dateUtc="2026-05-25T01:51:00Z"/>
          <w:rFonts w:ascii="Calibri" w:hAnsi="Calibri" w:cs="Calibri"/>
          <w:color w:val="000000"/>
          <w:sz w:val="20"/>
          <w:szCs w:val="20"/>
          <w:rPrChange w:id="742" w:author="Sumeet" w:date="2026-05-24T20:51:00Z" w16du:dateUtc="2026-05-25T01:51:00Z">
            <w:rPr>
              <w:ins w:id="743" w:author="Sumeet" w:date="2026-05-24T20:51:00Z" w16du:dateUtc="2026-05-25T01:51:00Z"/>
              <w:rFonts w:ascii="Calibri" w:hAnsi="Calibri" w:cs="Calibri"/>
              <w:color w:val="000000"/>
            </w:rPr>
          </w:rPrChange>
        </w:rPr>
      </w:pPr>
      <w:ins w:id="744" w:author="Sumeet" w:date="2026-05-24T20:51:00Z" w16du:dateUtc="2026-05-25T01:51:00Z">
        <w:r w:rsidRPr="00C03D99">
          <w:rPr>
            <w:rFonts w:ascii="Calibri" w:hAnsi="Calibri" w:cs="Calibri"/>
            <w:b/>
            <w:bCs/>
            <w:color w:val="000000"/>
            <w:sz w:val="20"/>
            <w:szCs w:val="20"/>
            <w:rPrChange w:id="745" w:author="Sumeet" w:date="2026-05-24T20:51:00Z" w16du:dateUtc="2026-05-25T01:51:00Z">
              <w:rPr>
                <w:rFonts w:ascii="Calibri" w:hAnsi="Calibri" w:cs="Calibri"/>
                <w:b/>
                <w:bCs/>
                <w:color w:val="000000"/>
              </w:rPr>
            </w:rPrChange>
          </w:rPr>
          <w:t>UX Labels</w:t>
        </w:r>
      </w:ins>
    </w:p>
    <w:tbl>
      <w:tblPr>
        <w:tblW w:w="0" w:type="auto"/>
        <w:tblBorders>
          <w:top w:val="single" w:sz="8" w:space="0" w:color="A3A3A3"/>
          <w:left w:val="single" w:sz="8" w:space="0" w:color="A3A3A3"/>
          <w:bottom w:val="single" w:sz="8" w:space="0" w:color="A3A3A3"/>
          <w:right w:val="single" w:sz="8" w:space="0" w:color="A3A3A3"/>
        </w:tblBorders>
        <w:tblCellMar>
          <w:top w:w="15" w:type="dxa"/>
          <w:left w:w="15" w:type="dxa"/>
          <w:bottom w:w="15" w:type="dxa"/>
          <w:right w:w="15" w:type="dxa"/>
        </w:tblCellMar>
        <w:tblLook w:val="04A0" w:firstRow="1" w:lastRow="0" w:firstColumn="1" w:lastColumn="0" w:noHBand="0" w:noVBand="1"/>
      </w:tblPr>
      <w:tblGrid>
        <w:gridCol w:w="960"/>
        <w:gridCol w:w="1924"/>
        <w:gridCol w:w="3629"/>
        <w:gridCol w:w="2015"/>
      </w:tblGrid>
      <w:tr w:rsidR="00C03D99" w:rsidRPr="00C03D99" w14:paraId="0784BDDE" w14:textId="77777777">
        <w:trPr>
          <w:ins w:id="746" w:author="Sumeet" w:date="2026-05-24T20:51:00Z"/>
        </w:trPr>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76CCC1" w14:textId="77777777" w:rsidR="00C03D99" w:rsidRPr="00C03D99" w:rsidRDefault="00C03D99">
            <w:pPr>
              <w:pStyle w:val="NormalWeb"/>
              <w:spacing w:before="0" w:beforeAutospacing="0" w:after="0" w:afterAutospacing="0"/>
              <w:rPr>
                <w:ins w:id="747" w:author="Sumeet" w:date="2026-05-24T20:51:00Z" w16du:dateUtc="2026-05-25T01:51:00Z"/>
                <w:rFonts w:ascii="Calibri" w:hAnsi="Calibri" w:cs="Calibri"/>
                <w:sz w:val="20"/>
                <w:szCs w:val="20"/>
                <w:rPrChange w:id="748" w:author="Sumeet" w:date="2026-05-24T20:51:00Z" w16du:dateUtc="2026-05-25T01:51:00Z">
                  <w:rPr>
                    <w:ins w:id="749" w:author="Sumeet" w:date="2026-05-24T20:51:00Z" w16du:dateUtc="2026-05-25T01:51:00Z"/>
                    <w:rFonts w:ascii="Calibri" w:hAnsi="Calibri" w:cs="Calibri"/>
                  </w:rPr>
                </w:rPrChange>
              </w:rPr>
            </w:pPr>
            <w:ins w:id="750" w:author="Sumeet" w:date="2026-05-24T20:51:00Z" w16du:dateUtc="2026-05-25T01:51:00Z">
              <w:r w:rsidRPr="00C03D99">
                <w:rPr>
                  <w:rFonts w:ascii="Calibri" w:hAnsi="Calibri" w:cs="Calibri"/>
                  <w:b/>
                  <w:bCs/>
                  <w:color w:val="000000"/>
                  <w:sz w:val="20"/>
                  <w:szCs w:val="20"/>
                  <w:rPrChange w:id="751" w:author="Sumeet" w:date="2026-05-24T20:51:00Z" w16du:dateUtc="2026-05-25T01:51:00Z">
                    <w:rPr>
                      <w:rFonts w:ascii="Calibri" w:hAnsi="Calibri" w:cs="Calibri"/>
                      <w:b/>
                      <w:bCs/>
                      <w:color w:val="000000"/>
                    </w:rPr>
                  </w:rPrChange>
                </w:rPr>
                <w:t>Level</w:t>
              </w:r>
            </w:ins>
          </w:p>
        </w:tc>
        <w:tc>
          <w:tcPr>
            <w:tcW w:w="18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99DC38" w14:textId="77777777" w:rsidR="00C03D99" w:rsidRPr="00C03D99" w:rsidRDefault="00C03D99">
            <w:pPr>
              <w:pStyle w:val="NormalWeb"/>
              <w:spacing w:before="0" w:beforeAutospacing="0" w:after="0" w:afterAutospacing="0"/>
              <w:rPr>
                <w:ins w:id="752" w:author="Sumeet" w:date="2026-05-24T20:51:00Z" w16du:dateUtc="2026-05-25T01:51:00Z"/>
                <w:rFonts w:ascii="Calibri" w:hAnsi="Calibri" w:cs="Calibri"/>
                <w:sz w:val="20"/>
                <w:szCs w:val="20"/>
                <w:rPrChange w:id="753" w:author="Sumeet" w:date="2026-05-24T20:51:00Z" w16du:dateUtc="2026-05-25T01:51:00Z">
                  <w:rPr>
                    <w:ins w:id="754" w:author="Sumeet" w:date="2026-05-24T20:51:00Z" w16du:dateUtc="2026-05-25T01:51:00Z"/>
                    <w:rFonts w:ascii="Calibri" w:hAnsi="Calibri" w:cs="Calibri"/>
                  </w:rPr>
                </w:rPrChange>
              </w:rPr>
            </w:pPr>
            <w:ins w:id="755" w:author="Sumeet" w:date="2026-05-24T20:51:00Z" w16du:dateUtc="2026-05-25T01:51:00Z">
              <w:r w:rsidRPr="00C03D99">
                <w:rPr>
                  <w:rFonts w:ascii="Calibri" w:hAnsi="Calibri" w:cs="Calibri"/>
                  <w:b/>
                  <w:bCs/>
                  <w:color w:val="000000"/>
                  <w:sz w:val="20"/>
                  <w:szCs w:val="20"/>
                  <w:rPrChange w:id="756" w:author="Sumeet" w:date="2026-05-24T20:51:00Z" w16du:dateUtc="2026-05-25T01:51:00Z">
                    <w:rPr>
                      <w:rFonts w:ascii="Calibri" w:hAnsi="Calibri" w:cs="Calibri"/>
                      <w:b/>
                      <w:bCs/>
                      <w:color w:val="000000"/>
                    </w:rPr>
                  </w:rPrChange>
                </w:rPr>
                <w:t>UX Label</w:t>
              </w:r>
            </w:ins>
          </w:p>
        </w:tc>
        <w:tc>
          <w:tcPr>
            <w:tcW w:w="36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A23934" w14:textId="77777777" w:rsidR="00C03D99" w:rsidRPr="00C03D99" w:rsidRDefault="00C03D99">
            <w:pPr>
              <w:pStyle w:val="NormalWeb"/>
              <w:spacing w:before="0" w:beforeAutospacing="0" w:after="0" w:afterAutospacing="0"/>
              <w:rPr>
                <w:ins w:id="757" w:author="Sumeet" w:date="2026-05-24T20:51:00Z" w16du:dateUtc="2026-05-25T01:51:00Z"/>
                <w:rFonts w:ascii="Calibri" w:hAnsi="Calibri" w:cs="Calibri"/>
                <w:sz w:val="20"/>
                <w:szCs w:val="20"/>
                <w:rPrChange w:id="758" w:author="Sumeet" w:date="2026-05-24T20:51:00Z" w16du:dateUtc="2026-05-25T01:51:00Z">
                  <w:rPr>
                    <w:ins w:id="759" w:author="Sumeet" w:date="2026-05-24T20:51:00Z" w16du:dateUtc="2026-05-25T01:51:00Z"/>
                    <w:rFonts w:ascii="Calibri" w:hAnsi="Calibri" w:cs="Calibri"/>
                  </w:rPr>
                </w:rPrChange>
              </w:rPr>
            </w:pPr>
            <w:ins w:id="760" w:author="Sumeet" w:date="2026-05-24T20:51:00Z" w16du:dateUtc="2026-05-25T01:51:00Z">
              <w:r w:rsidRPr="00C03D99">
                <w:rPr>
                  <w:rFonts w:ascii="Calibri" w:hAnsi="Calibri" w:cs="Calibri"/>
                  <w:b/>
                  <w:bCs/>
                  <w:color w:val="000000"/>
                  <w:sz w:val="20"/>
                  <w:szCs w:val="20"/>
                  <w:rPrChange w:id="761" w:author="Sumeet" w:date="2026-05-24T20:51:00Z" w16du:dateUtc="2026-05-25T01:51:00Z">
                    <w:rPr>
                      <w:rFonts w:ascii="Calibri" w:hAnsi="Calibri" w:cs="Calibri"/>
                      <w:b/>
                      <w:bCs/>
                      <w:color w:val="000000"/>
                    </w:rPr>
                  </w:rPrChange>
                </w:rPr>
                <w:t>Example</w:t>
              </w:r>
            </w:ins>
          </w:p>
        </w:tc>
        <w:tc>
          <w:tcPr>
            <w:tcW w:w="201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7974DB" w14:textId="77777777" w:rsidR="00C03D99" w:rsidRPr="00C03D99" w:rsidRDefault="00C03D99">
            <w:pPr>
              <w:pStyle w:val="NormalWeb"/>
              <w:spacing w:before="0" w:beforeAutospacing="0" w:after="0" w:afterAutospacing="0"/>
              <w:rPr>
                <w:ins w:id="762" w:author="Sumeet" w:date="2026-05-24T20:51:00Z" w16du:dateUtc="2026-05-25T01:51:00Z"/>
                <w:rFonts w:ascii="Calibri" w:hAnsi="Calibri" w:cs="Calibri"/>
                <w:sz w:val="20"/>
                <w:szCs w:val="20"/>
                <w:rPrChange w:id="763" w:author="Sumeet" w:date="2026-05-24T20:51:00Z" w16du:dateUtc="2026-05-25T01:51:00Z">
                  <w:rPr>
                    <w:ins w:id="764" w:author="Sumeet" w:date="2026-05-24T20:51:00Z" w16du:dateUtc="2026-05-25T01:51:00Z"/>
                    <w:rFonts w:ascii="Calibri" w:hAnsi="Calibri" w:cs="Calibri"/>
                  </w:rPr>
                </w:rPrChange>
              </w:rPr>
            </w:pPr>
            <w:ins w:id="765" w:author="Sumeet" w:date="2026-05-24T20:51:00Z" w16du:dateUtc="2026-05-25T01:51:00Z">
              <w:r w:rsidRPr="00C03D99">
                <w:rPr>
                  <w:rFonts w:ascii="Calibri" w:hAnsi="Calibri" w:cs="Calibri"/>
                  <w:b/>
                  <w:bCs/>
                  <w:color w:val="000000"/>
                  <w:sz w:val="20"/>
                  <w:szCs w:val="20"/>
                  <w:rPrChange w:id="766" w:author="Sumeet" w:date="2026-05-24T20:51:00Z" w16du:dateUtc="2026-05-25T01:51:00Z">
                    <w:rPr>
                      <w:rFonts w:ascii="Calibri" w:hAnsi="Calibri" w:cs="Calibri"/>
                      <w:b/>
                      <w:bCs/>
                      <w:color w:val="000000"/>
                    </w:rPr>
                  </w:rPrChange>
                </w:rPr>
                <w:t>Package Linkable?</w:t>
              </w:r>
            </w:ins>
          </w:p>
        </w:tc>
      </w:tr>
      <w:tr w:rsidR="00C03D99" w:rsidRPr="00C03D99" w14:paraId="0B79B668" w14:textId="77777777">
        <w:trPr>
          <w:ins w:id="767" w:author="Sumeet" w:date="2026-05-24T20:51:00Z"/>
        </w:trPr>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74ABFE" w14:textId="77777777" w:rsidR="00C03D99" w:rsidRPr="00C03D99" w:rsidRDefault="00C03D99">
            <w:pPr>
              <w:pStyle w:val="NormalWeb"/>
              <w:spacing w:before="0" w:beforeAutospacing="0" w:after="0" w:afterAutospacing="0"/>
              <w:rPr>
                <w:ins w:id="768" w:author="Sumeet" w:date="2026-05-24T20:51:00Z" w16du:dateUtc="2026-05-25T01:51:00Z"/>
                <w:rFonts w:ascii="Calibri" w:hAnsi="Calibri" w:cs="Calibri"/>
                <w:sz w:val="20"/>
                <w:szCs w:val="20"/>
                <w:rPrChange w:id="769" w:author="Sumeet" w:date="2026-05-24T20:51:00Z" w16du:dateUtc="2026-05-25T01:51:00Z">
                  <w:rPr>
                    <w:ins w:id="770" w:author="Sumeet" w:date="2026-05-24T20:51:00Z" w16du:dateUtc="2026-05-25T01:51:00Z"/>
                    <w:rFonts w:ascii="Calibri" w:hAnsi="Calibri" w:cs="Calibri"/>
                  </w:rPr>
                </w:rPrChange>
              </w:rPr>
            </w:pPr>
            <w:ins w:id="771" w:author="Sumeet" w:date="2026-05-24T20:51:00Z" w16du:dateUtc="2026-05-25T01:51:00Z">
              <w:r w:rsidRPr="00C03D99">
                <w:rPr>
                  <w:rFonts w:ascii="Calibri" w:hAnsi="Calibri" w:cs="Calibri"/>
                  <w:color w:val="000000"/>
                  <w:sz w:val="20"/>
                  <w:szCs w:val="20"/>
                  <w:rPrChange w:id="772" w:author="Sumeet" w:date="2026-05-24T20:51:00Z" w16du:dateUtc="2026-05-25T01:51:00Z">
                    <w:rPr>
                      <w:rFonts w:ascii="Calibri" w:hAnsi="Calibri" w:cs="Calibri"/>
                      <w:color w:val="000000"/>
                    </w:rPr>
                  </w:rPrChange>
                </w:rPr>
                <w:t>1</w:t>
              </w:r>
            </w:ins>
          </w:p>
        </w:tc>
        <w:tc>
          <w:tcPr>
            <w:tcW w:w="19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F6E78C" w14:textId="77777777" w:rsidR="00C03D99" w:rsidRPr="00C03D99" w:rsidRDefault="00C03D99">
            <w:pPr>
              <w:pStyle w:val="NormalWeb"/>
              <w:spacing w:before="0" w:beforeAutospacing="0" w:after="0" w:afterAutospacing="0"/>
              <w:rPr>
                <w:ins w:id="773" w:author="Sumeet" w:date="2026-05-24T20:51:00Z" w16du:dateUtc="2026-05-25T01:51:00Z"/>
                <w:rFonts w:ascii="Calibri" w:hAnsi="Calibri" w:cs="Calibri"/>
                <w:sz w:val="20"/>
                <w:szCs w:val="20"/>
                <w:rPrChange w:id="774" w:author="Sumeet" w:date="2026-05-24T20:51:00Z" w16du:dateUtc="2026-05-25T01:51:00Z">
                  <w:rPr>
                    <w:ins w:id="775" w:author="Sumeet" w:date="2026-05-24T20:51:00Z" w16du:dateUtc="2026-05-25T01:51:00Z"/>
                    <w:rFonts w:ascii="Calibri" w:hAnsi="Calibri" w:cs="Calibri"/>
                  </w:rPr>
                </w:rPrChange>
              </w:rPr>
            </w:pPr>
            <w:ins w:id="776" w:author="Sumeet" w:date="2026-05-24T20:51:00Z" w16du:dateUtc="2026-05-25T01:51:00Z">
              <w:r w:rsidRPr="00C03D99">
                <w:rPr>
                  <w:rFonts w:ascii="Calibri" w:hAnsi="Calibri" w:cs="Calibri"/>
                  <w:color w:val="000000"/>
                  <w:sz w:val="20"/>
                  <w:szCs w:val="20"/>
                  <w:rPrChange w:id="777" w:author="Sumeet" w:date="2026-05-24T20:51:00Z" w16du:dateUtc="2026-05-25T01:51:00Z">
                    <w:rPr>
                      <w:rFonts w:ascii="Calibri" w:hAnsi="Calibri" w:cs="Calibri"/>
                      <w:color w:val="000000"/>
                    </w:rPr>
                  </w:rPrChange>
                </w:rPr>
                <w:t>Platform Master</w:t>
              </w:r>
            </w:ins>
          </w:p>
        </w:tc>
        <w:tc>
          <w:tcPr>
            <w:tcW w:w="36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1DA924" w14:textId="77777777" w:rsidR="00C03D99" w:rsidRPr="00C03D99" w:rsidRDefault="00C03D99">
            <w:pPr>
              <w:pStyle w:val="NormalWeb"/>
              <w:spacing w:before="0" w:beforeAutospacing="0" w:after="0" w:afterAutospacing="0"/>
              <w:rPr>
                <w:ins w:id="778" w:author="Sumeet" w:date="2026-05-24T20:51:00Z" w16du:dateUtc="2026-05-25T01:51:00Z"/>
                <w:rFonts w:ascii="Calibri" w:hAnsi="Calibri" w:cs="Calibri"/>
                <w:sz w:val="20"/>
                <w:szCs w:val="20"/>
                <w:rPrChange w:id="779" w:author="Sumeet" w:date="2026-05-24T20:51:00Z" w16du:dateUtc="2026-05-25T01:51:00Z">
                  <w:rPr>
                    <w:ins w:id="780" w:author="Sumeet" w:date="2026-05-24T20:51:00Z" w16du:dateUtc="2026-05-25T01:51:00Z"/>
                    <w:rFonts w:ascii="Calibri" w:hAnsi="Calibri" w:cs="Calibri"/>
                  </w:rPr>
                </w:rPrChange>
              </w:rPr>
            </w:pPr>
            <w:ins w:id="781" w:author="Sumeet" w:date="2026-05-24T20:51:00Z" w16du:dateUtc="2026-05-25T01:51:00Z">
              <w:r w:rsidRPr="00C03D99">
                <w:rPr>
                  <w:rFonts w:ascii="Calibri" w:hAnsi="Calibri" w:cs="Calibri"/>
                  <w:color w:val="000000"/>
                  <w:sz w:val="20"/>
                  <w:szCs w:val="20"/>
                  <w:rPrChange w:id="782" w:author="Sumeet" w:date="2026-05-24T20:51:00Z" w16du:dateUtc="2026-05-25T01:51:00Z">
                    <w:rPr>
                      <w:rFonts w:ascii="Calibri" w:hAnsi="Calibri" w:cs="Calibri"/>
                      <w:color w:val="000000"/>
                    </w:rPr>
                  </w:rPrChange>
                </w:rPr>
                <w:t>Chronic Care Platform Master</w:t>
              </w:r>
            </w:ins>
          </w:p>
        </w:tc>
        <w:tc>
          <w:tcPr>
            <w:tcW w:w="16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3EECEA0" w14:textId="77777777" w:rsidR="00C03D99" w:rsidRPr="00C03D99" w:rsidRDefault="00C03D99">
            <w:pPr>
              <w:pStyle w:val="NormalWeb"/>
              <w:spacing w:before="0" w:beforeAutospacing="0" w:after="0" w:afterAutospacing="0"/>
              <w:rPr>
                <w:ins w:id="783" w:author="Sumeet" w:date="2026-05-24T20:51:00Z" w16du:dateUtc="2026-05-25T01:51:00Z"/>
                <w:rFonts w:ascii="Calibri" w:hAnsi="Calibri" w:cs="Calibri"/>
                <w:sz w:val="20"/>
                <w:szCs w:val="20"/>
                <w:rPrChange w:id="784" w:author="Sumeet" w:date="2026-05-24T20:51:00Z" w16du:dateUtc="2026-05-25T01:51:00Z">
                  <w:rPr>
                    <w:ins w:id="785" w:author="Sumeet" w:date="2026-05-24T20:51:00Z" w16du:dateUtc="2026-05-25T01:51:00Z"/>
                    <w:rFonts w:ascii="Calibri" w:hAnsi="Calibri" w:cs="Calibri"/>
                  </w:rPr>
                </w:rPrChange>
              </w:rPr>
            </w:pPr>
            <w:ins w:id="786" w:author="Sumeet" w:date="2026-05-24T20:51:00Z" w16du:dateUtc="2026-05-25T01:51:00Z">
              <w:r w:rsidRPr="00C03D99">
                <w:rPr>
                  <w:rFonts w:ascii="Calibri" w:hAnsi="Calibri" w:cs="Calibri"/>
                  <w:color w:val="000000"/>
                  <w:sz w:val="20"/>
                  <w:szCs w:val="20"/>
                  <w:rPrChange w:id="787" w:author="Sumeet" w:date="2026-05-24T20:51:00Z" w16du:dateUtc="2026-05-25T01:51:00Z">
                    <w:rPr>
                      <w:rFonts w:ascii="Calibri" w:hAnsi="Calibri" w:cs="Calibri"/>
                      <w:color w:val="000000"/>
                    </w:rPr>
                  </w:rPrChange>
                </w:rPr>
                <w:t>No</w:t>
              </w:r>
            </w:ins>
          </w:p>
        </w:tc>
      </w:tr>
      <w:tr w:rsidR="00C03D99" w:rsidRPr="00C03D99" w14:paraId="05011525" w14:textId="77777777">
        <w:trPr>
          <w:ins w:id="788" w:author="Sumeet" w:date="2026-05-24T20:51:00Z"/>
        </w:trPr>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5764EF" w14:textId="77777777" w:rsidR="00C03D99" w:rsidRPr="00C03D99" w:rsidRDefault="00C03D99">
            <w:pPr>
              <w:pStyle w:val="NormalWeb"/>
              <w:spacing w:before="0" w:beforeAutospacing="0" w:after="0" w:afterAutospacing="0"/>
              <w:rPr>
                <w:ins w:id="789" w:author="Sumeet" w:date="2026-05-24T20:51:00Z" w16du:dateUtc="2026-05-25T01:51:00Z"/>
                <w:rFonts w:ascii="Calibri" w:hAnsi="Calibri" w:cs="Calibri"/>
                <w:sz w:val="20"/>
                <w:szCs w:val="20"/>
                <w:rPrChange w:id="790" w:author="Sumeet" w:date="2026-05-24T20:51:00Z" w16du:dateUtc="2026-05-25T01:51:00Z">
                  <w:rPr>
                    <w:ins w:id="791" w:author="Sumeet" w:date="2026-05-24T20:51:00Z" w16du:dateUtc="2026-05-25T01:51:00Z"/>
                    <w:rFonts w:ascii="Calibri" w:hAnsi="Calibri" w:cs="Calibri"/>
                  </w:rPr>
                </w:rPrChange>
              </w:rPr>
            </w:pPr>
            <w:ins w:id="792" w:author="Sumeet" w:date="2026-05-24T20:51:00Z" w16du:dateUtc="2026-05-25T01:51:00Z">
              <w:r w:rsidRPr="00C03D99">
                <w:rPr>
                  <w:rFonts w:ascii="Calibri" w:hAnsi="Calibri" w:cs="Calibri"/>
                  <w:color w:val="000000"/>
                  <w:sz w:val="20"/>
                  <w:szCs w:val="20"/>
                  <w:rPrChange w:id="793" w:author="Sumeet" w:date="2026-05-24T20:51:00Z" w16du:dateUtc="2026-05-25T01:51:00Z">
                    <w:rPr>
                      <w:rFonts w:ascii="Calibri" w:hAnsi="Calibri" w:cs="Calibri"/>
                      <w:color w:val="000000"/>
                    </w:rPr>
                  </w:rPrChange>
                </w:rPr>
                <w:t>2</w:t>
              </w:r>
            </w:ins>
          </w:p>
        </w:tc>
        <w:tc>
          <w:tcPr>
            <w:tcW w:w="18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C804A8" w14:textId="77777777" w:rsidR="00C03D99" w:rsidRPr="00C03D99" w:rsidRDefault="00C03D99">
            <w:pPr>
              <w:pStyle w:val="NormalWeb"/>
              <w:spacing w:before="0" w:beforeAutospacing="0" w:after="0" w:afterAutospacing="0"/>
              <w:rPr>
                <w:ins w:id="794" w:author="Sumeet" w:date="2026-05-24T20:51:00Z" w16du:dateUtc="2026-05-25T01:51:00Z"/>
                <w:rFonts w:ascii="Calibri" w:hAnsi="Calibri" w:cs="Calibri"/>
                <w:sz w:val="20"/>
                <w:szCs w:val="20"/>
                <w:rPrChange w:id="795" w:author="Sumeet" w:date="2026-05-24T20:51:00Z" w16du:dateUtc="2026-05-25T01:51:00Z">
                  <w:rPr>
                    <w:ins w:id="796" w:author="Sumeet" w:date="2026-05-24T20:51:00Z" w16du:dateUtc="2026-05-25T01:51:00Z"/>
                    <w:rFonts w:ascii="Calibri" w:hAnsi="Calibri" w:cs="Calibri"/>
                  </w:rPr>
                </w:rPrChange>
              </w:rPr>
            </w:pPr>
            <w:ins w:id="797" w:author="Sumeet" w:date="2026-05-24T20:51:00Z" w16du:dateUtc="2026-05-25T01:51:00Z">
              <w:r w:rsidRPr="00C03D99">
                <w:rPr>
                  <w:rFonts w:ascii="Calibri" w:hAnsi="Calibri" w:cs="Calibri"/>
                  <w:color w:val="000000"/>
                  <w:sz w:val="20"/>
                  <w:szCs w:val="20"/>
                  <w:rPrChange w:id="798" w:author="Sumeet" w:date="2026-05-24T20:51:00Z" w16du:dateUtc="2026-05-25T01:51:00Z">
                    <w:rPr>
                      <w:rFonts w:ascii="Calibri" w:hAnsi="Calibri" w:cs="Calibri"/>
                      <w:color w:val="000000"/>
                    </w:rPr>
                  </w:rPrChange>
                </w:rPr>
                <w:t>Org Master</w:t>
              </w:r>
            </w:ins>
          </w:p>
        </w:tc>
        <w:tc>
          <w:tcPr>
            <w:tcW w:w="36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678715" w14:textId="77777777" w:rsidR="00C03D99" w:rsidRPr="00C03D99" w:rsidRDefault="00C03D99">
            <w:pPr>
              <w:pStyle w:val="NormalWeb"/>
              <w:spacing w:before="0" w:beforeAutospacing="0" w:after="0" w:afterAutospacing="0"/>
              <w:rPr>
                <w:ins w:id="799" w:author="Sumeet" w:date="2026-05-24T20:51:00Z" w16du:dateUtc="2026-05-25T01:51:00Z"/>
                <w:rFonts w:ascii="Calibri" w:hAnsi="Calibri" w:cs="Calibri"/>
                <w:sz w:val="20"/>
                <w:szCs w:val="20"/>
                <w:rPrChange w:id="800" w:author="Sumeet" w:date="2026-05-24T20:51:00Z" w16du:dateUtc="2026-05-25T01:51:00Z">
                  <w:rPr>
                    <w:ins w:id="801" w:author="Sumeet" w:date="2026-05-24T20:51:00Z" w16du:dateUtc="2026-05-25T01:51:00Z"/>
                    <w:rFonts w:ascii="Calibri" w:hAnsi="Calibri" w:cs="Calibri"/>
                  </w:rPr>
                </w:rPrChange>
              </w:rPr>
            </w:pPr>
            <w:ins w:id="802" w:author="Sumeet" w:date="2026-05-24T20:51:00Z" w16du:dateUtc="2026-05-25T01:51:00Z">
              <w:r w:rsidRPr="00C03D99">
                <w:rPr>
                  <w:rFonts w:ascii="Calibri" w:hAnsi="Calibri" w:cs="Calibri"/>
                  <w:color w:val="000000"/>
                  <w:sz w:val="20"/>
                  <w:szCs w:val="20"/>
                  <w:rPrChange w:id="803" w:author="Sumeet" w:date="2026-05-24T20:51:00Z" w16du:dateUtc="2026-05-25T01:51:00Z">
                    <w:rPr>
                      <w:rFonts w:ascii="Calibri" w:hAnsi="Calibri" w:cs="Calibri"/>
                      <w:color w:val="000000"/>
                    </w:rPr>
                  </w:rPrChange>
                </w:rPr>
                <w:t>ABC Hospital Chronic Care Master</w:t>
              </w:r>
            </w:ins>
          </w:p>
        </w:tc>
        <w:tc>
          <w:tcPr>
            <w:tcW w:w="16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B6199B" w14:textId="77777777" w:rsidR="00C03D99" w:rsidRPr="00C03D99" w:rsidRDefault="00C03D99">
            <w:pPr>
              <w:pStyle w:val="NormalWeb"/>
              <w:spacing w:before="0" w:beforeAutospacing="0" w:after="0" w:afterAutospacing="0"/>
              <w:rPr>
                <w:ins w:id="804" w:author="Sumeet" w:date="2026-05-24T20:51:00Z" w16du:dateUtc="2026-05-25T01:51:00Z"/>
                <w:rFonts w:ascii="Calibri" w:hAnsi="Calibri" w:cs="Calibri"/>
                <w:sz w:val="20"/>
                <w:szCs w:val="20"/>
                <w:rPrChange w:id="805" w:author="Sumeet" w:date="2026-05-24T20:51:00Z" w16du:dateUtc="2026-05-25T01:51:00Z">
                  <w:rPr>
                    <w:ins w:id="806" w:author="Sumeet" w:date="2026-05-24T20:51:00Z" w16du:dateUtc="2026-05-25T01:51:00Z"/>
                    <w:rFonts w:ascii="Calibri" w:hAnsi="Calibri" w:cs="Calibri"/>
                  </w:rPr>
                </w:rPrChange>
              </w:rPr>
            </w:pPr>
            <w:ins w:id="807" w:author="Sumeet" w:date="2026-05-24T20:51:00Z" w16du:dateUtc="2026-05-25T01:51:00Z">
              <w:r w:rsidRPr="00C03D99">
                <w:rPr>
                  <w:rFonts w:ascii="Calibri" w:hAnsi="Calibri" w:cs="Calibri"/>
                  <w:color w:val="000000"/>
                  <w:sz w:val="20"/>
                  <w:szCs w:val="20"/>
                  <w:rPrChange w:id="808" w:author="Sumeet" w:date="2026-05-24T20:51:00Z" w16du:dateUtc="2026-05-25T01:51:00Z">
                    <w:rPr>
                      <w:rFonts w:ascii="Calibri" w:hAnsi="Calibri" w:cs="Calibri"/>
                      <w:color w:val="000000"/>
                    </w:rPr>
                  </w:rPrChange>
                </w:rPr>
                <w:t>No</w:t>
              </w:r>
            </w:ins>
          </w:p>
        </w:tc>
      </w:tr>
      <w:tr w:rsidR="00C03D99" w:rsidRPr="00C03D99" w14:paraId="74D32D29" w14:textId="77777777">
        <w:trPr>
          <w:ins w:id="809" w:author="Sumeet" w:date="2026-05-24T20:51:00Z"/>
        </w:trPr>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94EB02" w14:textId="77777777" w:rsidR="00C03D99" w:rsidRPr="00C03D99" w:rsidRDefault="00C03D99">
            <w:pPr>
              <w:pStyle w:val="NormalWeb"/>
              <w:spacing w:before="0" w:beforeAutospacing="0" w:after="0" w:afterAutospacing="0"/>
              <w:rPr>
                <w:ins w:id="810" w:author="Sumeet" w:date="2026-05-24T20:51:00Z" w16du:dateUtc="2026-05-25T01:51:00Z"/>
                <w:rFonts w:ascii="Calibri" w:hAnsi="Calibri" w:cs="Calibri"/>
                <w:sz w:val="20"/>
                <w:szCs w:val="20"/>
                <w:rPrChange w:id="811" w:author="Sumeet" w:date="2026-05-24T20:51:00Z" w16du:dateUtc="2026-05-25T01:51:00Z">
                  <w:rPr>
                    <w:ins w:id="812" w:author="Sumeet" w:date="2026-05-24T20:51:00Z" w16du:dateUtc="2026-05-25T01:51:00Z"/>
                    <w:rFonts w:ascii="Calibri" w:hAnsi="Calibri" w:cs="Calibri"/>
                  </w:rPr>
                </w:rPrChange>
              </w:rPr>
            </w:pPr>
            <w:ins w:id="813" w:author="Sumeet" w:date="2026-05-24T20:51:00Z" w16du:dateUtc="2026-05-25T01:51:00Z">
              <w:r w:rsidRPr="00C03D99">
                <w:rPr>
                  <w:rFonts w:ascii="Calibri" w:hAnsi="Calibri" w:cs="Calibri"/>
                  <w:color w:val="000000"/>
                  <w:sz w:val="20"/>
                  <w:szCs w:val="20"/>
                  <w:rPrChange w:id="814" w:author="Sumeet" w:date="2026-05-24T20:51:00Z" w16du:dateUtc="2026-05-25T01:51:00Z">
                    <w:rPr>
                      <w:rFonts w:ascii="Calibri" w:hAnsi="Calibri" w:cs="Calibri"/>
                      <w:color w:val="000000"/>
                    </w:rPr>
                  </w:rPrChange>
                </w:rPr>
                <w:t>3</w:t>
              </w:r>
            </w:ins>
          </w:p>
        </w:tc>
        <w:tc>
          <w:tcPr>
            <w:tcW w:w="18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0878E8" w14:textId="77777777" w:rsidR="00C03D99" w:rsidRPr="00C03D99" w:rsidRDefault="00C03D99">
            <w:pPr>
              <w:pStyle w:val="NormalWeb"/>
              <w:spacing w:before="0" w:beforeAutospacing="0" w:after="0" w:afterAutospacing="0"/>
              <w:rPr>
                <w:ins w:id="815" w:author="Sumeet" w:date="2026-05-24T20:51:00Z" w16du:dateUtc="2026-05-25T01:51:00Z"/>
                <w:rFonts w:ascii="Calibri" w:hAnsi="Calibri" w:cs="Calibri"/>
                <w:sz w:val="20"/>
                <w:szCs w:val="20"/>
                <w:rPrChange w:id="816" w:author="Sumeet" w:date="2026-05-24T20:51:00Z" w16du:dateUtc="2026-05-25T01:51:00Z">
                  <w:rPr>
                    <w:ins w:id="817" w:author="Sumeet" w:date="2026-05-24T20:51:00Z" w16du:dateUtc="2026-05-25T01:51:00Z"/>
                    <w:rFonts w:ascii="Calibri" w:hAnsi="Calibri" w:cs="Calibri"/>
                  </w:rPr>
                </w:rPrChange>
              </w:rPr>
            </w:pPr>
            <w:ins w:id="818" w:author="Sumeet" w:date="2026-05-24T20:51:00Z" w16du:dateUtc="2026-05-25T01:51:00Z">
              <w:r w:rsidRPr="00C03D99">
                <w:rPr>
                  <w:rFonts w:ascii="Calibri" w:hAnsi="Calibri" w:cs="Calibri"/>
                  <w:color w:val="000000"/>
                  <w:sz w:val="20"/>
                  <w:szCs w:val="20"/>
                  <w:rPrChange w:id="819" w:author="Sumeet" w:date="2026-05-24T20:51:00Z" w16du:dateUtc="2026-05-25T01:51:00Z">
                    <w:rPr>
                      <w:rFonts w:ascii="Calibri" w:hAnsi="Calibri" w:cs="Calibri"/>
                      <w:color w:val="000000"/>
                    </w:rPr>
                  </w:rPrChange>
                </w:rPr>
                <w:t>Org Template</w:t>
              </w:r>
            </w:ins>
          </w:p>
        </w:tc>
        <w:tc>
          <w:tcPr>
            <w:tcW w:w="36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131335" w14:textId="77777777" w:rsidR="00C03D99" w:rsidRPr="00C03D99" w:rsidRDefault="00C03D99">
            <w:pPr>
              <w:pStyle w:val="NormalWeb"/>
              <w:spacing w:before="0" w:beforeAutospacing="0" w:after="0" w:afterAutospacing="0"/>
              <w:rPr>
                <w:ins w:id="820" w:author="Sumeet" w:date="2026-05-24T20:51:00Z" w16du:dateUtc="2026-05-25T01:51:00Z"/>
                <w:rFonts w:ascii="Calibri" w:hAnsi="Calibri" w:cs="Calibri"/>
                <w:sz w:val="20"/>
                <w:szCs w:val="20"/>
                <w:rPrChange w:id="821" w:author="Sumeet" w:date="2026-05-24T20:51:00Z" w16du:dateUtc="2026-05-25T01:51:00Z">
                  <w:rPr>
                    <w:ins w:id="822" w:author="Sumeet" w:date="2026-05-24T20:51:00Z" w16du:dateUtc="2026-05-25T01:51:00Z"/>
                    <w:rFonts w:ascii="Calibri" w:hAnsi="Calibri" w:cs="Calibri"/>
                  </w:rPr>
                </w:rPrChange>
              </w:rPr>
            </w:pPr>
            <w:ins w:id="823" w:author="Sumeet" w:date="2026-05-24T20:51:00Z" w16du:dateUtc="2026-05-25T01:51:00Z">
              <w:r w:rsidRPr="00C03D99">
                <w:rPr>
                  <w:rFonts w:ascii="Calibri" w:hAnsi="Calibri" w:cs="Calibri"/>
                  <w:color w:val="000000"/>
                  <w:sz w:val="20"/>
                  <w:szCs w:val="20"/>
                  <w:rPrChange w:id="824" w:author="Sumeet" w:date="2026-05-24T20:51:00Z" w16du:dateUtc="2026-05-25T01:51:00Z">
                    <w:rPr>
                      <w:rFonts w:ascii="Calibri" w:hAnsi="Calibri" w:cs="Calibri"/>
                      <w:color w:val="000000"/>
                    </w:rPr>
                  </w:rPrChange>
                </w:rPr>
                <w:t>Hypertension Template</w:t>
              </w:r>
            </w:ins>
          </w:p>
        </w:tc>
        <w:tc>
          <w:tcPr>
            <w:tcW w:w="17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D49134" w14:textId="77777777" w:rsidR="00C03D99" w:rsidRPr="00C03D99" w:rsidRDefault="00C03D99">
            <w:pPr>
              <w:pStyle w:val="NormalWeb"/>
              <w:spacing w:before="0" w:beforeAutospacing="0" w:after="0" w:afterAutospacing="0"/>
              <w:rPr>
                <w:ins w:id="825" w:author="Sumeet" w:date="2026-05-24T20:51:00Z" w16du:dateUtc="2026-05-25T01:51:00Z"/>
                <w:rFonts w:ascii="Calibri" w:hAnsi="Calibri" w:cs="Calibri"/>
                <w:sz w:val="20"/>
                <w:szCs w:val="20"/>
                <w:rPrChange w:id="826" w:author="Sumeet" w:date="2026-05-24T20:51:00Z" w16du:dateUtc="2026-05-25T01:51:00Z">
                  <w:rPr>
                    <w:ins w:id="827" w:author="Sumeet" w:date="2026-05-24T20:51:00Z" w16du:dateUtc="2026-05-25T01:51:00Z"/>
                    <w:rFonts w:ascii="Calibri" w:hAnsi="Calibri" w:cs="Calibri"/>
                  </w:rPr>
                </w:rPrChange>
              </w:rPr>
            </w:pPr>
            <w:ins w:id="828" w:author="Sumeet" w:date="2026-05-24T20:51:00Z" w16du:dateUtc="2026-05-25T01:51:00Z">
              <w:r w:rsidRPr="00C03D99">
                <w:rPr>
                  <w:rFonts w:ascii="Calibri" w:hAnsi="Calibri" w:cs="Calibri"/>
                  <w:color w:val="000000"/>
                  <w:sz w:val="20"/>
                  <w:szCs w:val="20"/>
                  <w:rPrChange w:id="829" w:author="Sumeet" w:date="2026-05-24T20:51:00Z" w16du:dateUtc="2026-05-25T01:51:00Z">
                    <w:rPr>
                      <w:rFonts w:ascii="Calibri" w:hAnsi="Calibri" w:cs="Calibri"/>
                      <w:color w:val="000000"/>
                    </w:rPr>
                  </w:rPrChange>
                </w:rPr>
                <w:t>No</w:t>
              </w:r>
            </w:ins>
          </w:p>
        </w:tc>
      </w:tr>
      <w:tr w:rsidR="00C03D99" w:rsidRPr="00C03D99" w14:paraId="3A2E68C9" w14:textId="77777777">
        <w:trPr>
          <w:ins w:id="830" w:author="Sumeet" w:date="2026-05-24T20:51:00Z"/>
        </w:trPr>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7883B7" w14:textId="77777777" w:rsidR="00C03D99" w:rsidRPr="00C03D99" w:rsidRDefault="00C03D99">
            <w:pPr>
              <w:pStyle w:val="NormalWeb"/>
              <w:spacing w:before="0" w:beforeAutospacing="0" w:after="0" w:afterAutospacing="0"/>
              <w:rPr>
                <w:ins w:id="831" w:author="Sumeet" w:date="2026-05-24T20:51:00Z" w16du:dateUtc="2026-05-25T01:51:00Z"/>
                <w:rFonts w:ascii="Calibri" w:hAnsi="Calibri" w:cs="Calibri"/>
                <w:sz w:val="20"/>
                <w:szCs w:val="20"/>
                <w:rPrChange w:id="832" w:author="Sumeet" w:date="2026-05-24T20:51:00Z" w16du:dateUtc="2026-05-25T01:51:00Z">
                  <w:rPr>
                    <w:ins w:id="833" w:author="Sumeet" w:date="2026-05-24T20:51:00Z" w16du:dateUtc="2026-05-25T01:51:00Z"/>
                    <w:rFonts w:ascii="Calibri" w:hAnsi="Calibri" w:cs="Calibri"/>
                  </w:rPr>
                </w:rPrChange>
              </w:rPr>
            </w:pPr>
            <w:ins w:id="834" w:author="Sumeet" w:date="2026-05-24T20:51:00Z" w16du:dateUtc="2026-05-25T01:51:00Z">
              <w:r w:rsidRPr="00C03D99">
                <w:rPr>
                  <w:rFonts w:ascii="Calibri" w:hAnsi="Calibri" w:cs="Calibri"/>
                  <w:color w:val="000000"/>
                  <w:sz w:val="20"/>
                  <w:szCs w:val="20"/>
                  <w:rPrChange w:id="835" w:author="Sumeet" w:date="2026-05-24T20:51:00Z" w16du:dateUtc="2026-05-25T01:51:00Z">
                    <w:rPr>
                      <w:rFonts w:ascii="Calibri" w:hAnsi="Calibri" w:cs="Calibri"/>
                      <w:color w:val="000000"/>
                    </w:rPr>
                  </w:rPrChange>
                </w:rPr>
                <w:t>4</w:t>
              </w:r>
            </w:ins>
          </w:p>
        </w:tc>
        <w:tc>
          <w:tcPr>
            <w:tcW w:w="18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61ED0D" w14:textId="77777777" w:rsidR="00C03D99" w:rsidRPr="00C03D99" w:rsidRDefault="00C03D99">
            <w:pPr>
              <w:pStyle w:val="NormalWeb"/>
              <w:spacing w:before="0" w:beforeAutospacing="0" w:after="0" w:afterAutospacing="0"/>
              <w:rPr>
                <w:ins w:id="836" w:author="Sumeet" w:date="2026-05-24T20:51:00Z" w16du:dateUtc="2026-05-25T01:51:00Z"/>
                <w:rFonts w:ascii="Calibri" w:hAnsi="Calibri" w:cs="Calibri"/>
                <w:sz w:val="20"/>
                <w:szCs w:val="20"/>
                <w:rPrChange w:id="837" w:author="Sumeet" w:date="2026-05-24T20:51:00Z" w16du:dateUtc="2026-05-25T01:51:00Z">
                  <w:rPr>
                    <w:ins w:id="838" w:author="Sumeet" w:date="2026-05-24T20:51:00Z" w16du:dateUtc="2026-05-25T01:51:00Z"/>
                    <w:rFonts w:ascii="Calibri" w:hAnsi="Calibri" w:cs="Calibri"/>
                  </w:rPr>
                </w:rPrChange>
              </w:rPr>
            </w:pPr>
            <w:ins w:id="839" w:author="Sumeet" w:date="2026-05-24T20:51:00Z" w16du:dateUtc="2026-05-25T01:51:00Z">
              <w:r w:rsidRPr="00C03D99">
                <w:rPr>
                  <w:rFonts w:ascii="Calibri" w:hAnsi="Calibri" w:cs="Calibri"/>
                  <w:color w:val="000000"/>
                  <w:sz w:val="20"/>
                  <w:szCs w:val="20"/>
                  <w:rPrChange w:id="840" w:author="Sumeet" w:date="2026-05-24T20:51:00Z" w16du:dateUtc="2026-05-25T01:51:00Z">
                    <w:rPr>
                      <w:rFonts w:ascii="Calibri" w:hAnsi="Calibri" w:cs="Calibri"/>
                      <w:color w:val="000000"/>
                    </w:rPr>
                  </w:rPrChange>
                </w:rPr>
                <w:t>Org Care Plan</w:t>
              </w:r>
            </w:ins>
          </w:p>
        </w:tc>
        <w:tc>
          <w:tcPr>
            <w:tcW w:w="36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D0094E" w14:textId="77777777" w:rsidR="00C03D99" w:rsidRPr="00C03D99" w:rsidRDefault="00C03D99">
            <w:pPr>
              <w:pStyle w:val="NormalWeb"/>
              <w:spacing w:before="0" w:beforeAutospacing="0" w:after="0" w:afterAutospacing="0"/>
              <w:rPr>
                <w:ins w:id="841" w:author="Sumeet" w:date="2026-05-24T20:51:00Z" w16du:dateUtc="2026-05-25T01:51:00Z"/>
                <w:rFonts w:ascii="Calibri" w:hAnsi="Calibri" w:cs="Calibri"/>
                <w:sz w:val="20"/>
                <w:szCs w:val="20"/>
                <w:rPrChange w:id="842" w:author="Sumeet" w:date="2026-05-24T20:51:00Z" w16du:dateUtc="2026-05-25T01:51:00Z">
                  <w:rPr>
                    <w:ins w:id="843" w:author="Sumeet" w:date="2026-05-24T20:51:00Z" w16du:dateUtc="2026-05-25T01:51:00Z"/>
                    <w:rFonts w:ascii="Calibri" w:hAnsi="Calibri" w:cs="Calibri"/>
                  </w:rPr>
                </w:rPrChange>
              </w:rPr>
            </w:pPr>
            <w:ins w:id="844" w:author="Sumeet" w:date="2026-05-24T20:51:00Z" w16du:dateUtc="2026-05-25T01:51:00Z">
              <w:r w:rsidRPr="00C03D99">
                <w:rPr>
                  <w:rFonts w:ascii="Calibri" w:hAnsi="Calibri" w:cs="Calibri"/>
                  <w:color w:val="000000"/>
                  <w:sz w:val="20"/>
                  <w:szCs w:val="20"/>
                  <w:rPrChange w:id="845" w:author="Sumeet" w:date="2026-05-24T20:51:00Z" w16du:dateUtc="2026-05-25T01:51:00Z">
                    <w:rPr>
                      <w:rFonts w:ascii="Calibri" w:hAnsi="Calibri" w:cs="Calibri"/>
                      <w:color w:val="000000"/>
                    </w:rPr>
                  </w:rPrChange>
                </w:rPr>
                <w:t>Hypertension 30 Days v1</w:t>
              </w:r>
            </w:ins>
          </w:p>
        </w:tc>
        <w:tc>
          <w:tcPr>
            <w:tcW w:w="17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01B94D" w14:textId="77777777" w:rsidR="00C03D99" w:rsidRPr="00C03D99" w:rsidRDefault="00C03D99">
            <w:pPr>
              <w:pStyle w:val="NormalWeb"/>
              <w:spacing w:before="0" w:beforeAutospacing="0" w:after="0" w:afterAutospacing="0"/>
              <w:rPr>
                <w:ins w:id="846" w:author="Sumeet" w:date="2026-05-24T20:51:00Z" w16du:dateUtc="2026-05-25T01:51:00Z"/>
                <w:rFonts w:ascii="Calibri" w:hAnsi="Calibri" w:cs="Calibri"/>
                <w:sz w:val="20"/>
                <w:szCs w:val="20"/>
                <w:rPrChange w:id="847" w:author="Sumeet" w:date="2026-05-24T20:51:00Z" w16du:dateUtc="2026-05-25T01:51:00Z">
                  <w:rPr>
                    <w:ins w:id="848" w:author="Sumeet" w:date="2026-05-24T20:51:00Z" w16du:dateUtc="2026-05-25T01:51:00Z"/>
                    <w:rFonts w:ascii="Calibri" w:hAnsi="Calibri" w:cs="Calibri"/>
                  </w:rPr>
                </w:rPrChange>
              </w:rPr>
            </w:pPr>
            <w:ins w:id="849" w:author="Sumeet" w:date="2026-05-24T20:51:00Z" w16du:dateUtc="2026-05-25T01:51:00Z">
              <w:r w:rsidRPr="00C03D99">
                <w:rPr>
                  <w:rFonts w:ascii="Calibri" w:hAnsi="Calibri" w:cs="Calibri"/>
                  <w:color w:val="000000"/>
                  <w:sz w:val="20"/>
                  <w:szCs w:val="20"/>
                  <w:rPrChange w:id="850" w:author="Sumeet" w:date="2026-05-24T20:51:00Z" w16du:dateUtc="2026-05-25T01:51:00Z">
                    <w:rPr>
                      <w:rFonts w:ascii="Calibri" w:hAnsi="Calibri" w:cs="Calibri"/>
                      <w:color w:val="000000"/>
                    </w:rPr>
                  </w:rPrChange>
                </w:rPr>
                <w:t>Yes</w:t>
              </w:r>
            </w:ins>
          </w:p>
        </w:tc>
      </w:tr>
    </w:tbl>
    <w:p w14:paraId="2176A823" w14:textId="77777777" w:rsidR="00C03D99" w:rsidRPr="00C03D99" w:rsidRDefault="00C03D99" w:rsidP="00C03D99">
      <w:pPr>
        <w:pStyle w:val="NormalWeb"/>
        <w:shd w:val="clear" w:color="auto" w:fill="FFFFFF"/>
        <w:spacing w:before="0" w:beforeAutospacing="0" w:after="0" w:afterAutospacing="0"/>
        <w:rPr>
          <w:ins w:id="851" w:author="Sumeet" w:date="2026-05-24T20:51:00Z" w16du:dateUtc="2026-05-25T01:51:00Z"/>
          <w:rFonts w:ascii="Calibri" w:hAnsi="Calibri" w:cs="Calibri"/>
          <w:color w:val="000000"/>
          <w:sz w:val="20"/>
          <w:szCs w:val="20"/>
          <w:rPrChange w:id="852" w:author="Sumeet" w:date="2026-05-24T20:51:00Z" w16du:dateUtc="2026-05-25T01:51:00Z">
            <w:rPr>
              <w:ins w:id="853" w:author="Sumeet" w:date="2026-05-24T20:51:00Z" w16du:dateUtc="2026-05-25T01:51:00Z"/>
              <w:rFonts w:ascii="Calibri" w:hAnsi="Calibri" w:cs="Calibri"/>
              <w:color w:val="000000"/>
            </w:rPr>
          </w:rPrChange>
        </w:rPr>
      </w:pPr>
      <w:ins w:id="854" w:author="Sumeet" w:date="2026-05-24T20:51:00Z" w16du:dateUtc="2026-05-25T01:51:00Z">
        <w:r w:rsidRPr="00C03D99">
          <w:rPr>
            <w:rFonts w:ascii="Calibri" w:hAnsi="Calibri" w:cs="Calibri"/>
            <w:color w:val="000000"/>
            <w:sz w:val="20"/>
            <w:szCs w:val="20"/>
            <w:rPrChange w:id="855" w:author="Sumeet" w:date="2026-05-24T20:51:00Z" w16du:dateUtc="2026-05-25T01:51:00Z">
              <w:rPr>
                <w:rFonts w:ascii="Calibri" w:hAnsi="Calibri" w:cs="Calibri"/>
                <w:color w:val="000000"/>
              </w:rPr>
            </w:rPrChange>
          </w:rPr>
          <w:t> </w:t>
        </w:r>
      </w:ins>
    </w:p>
    <w:p w14:paraId="601CFFBC" w14:textId="77777777" w:rsidR="00C03D99" w:rsidRPr="00C03D99" w:rsidRDefault="00C03D99" w:rsidP="00C03D99">
      <w:pPr>
        <w:pStyle w:val="NormalWeb"/>
        <w:shd w:val="clear" w:color="auto" w:fill="FFFFFF"/>
        <w:spacing w:before="0" w:beforeAutospacing="0" w:after="0" w:afterAutospacing="0"/>
        <w:rPr>
          <w:ins w:id="856" w:author="Sumeet" w:date="2026-05-24T20:51:00Z" w16du:dateUtc="2026-05-25T01:51:00Z"/>
          <w:rFonts w:ascii="Calibri" w:hAnsi="Calibri" w:cs="Calibri"/>
          <w:color w:val="000000"/>
          <w:sz w:val="20"/>
          <w:szCs w:val="20"/>
          <w:rPrChange w:id="857" w:author="Sumeet" w:date="2026-05-24T20:51:00Z" w16du:dateUtc="2026-05-25T01:51:00Z">
            <w:rPr>
              <w:ins w:id="858" w:author="Sumeet" w:date="2026-05-24T20:51:00Z" w16du:dateUtc="2026-05-25T01:51:00Z"/>
              <w:rFonts w:ascii="Calibri" w:hAnsi="Calibri" w:cs="Calibri"/>
              <w:color w:val="000000"/>
            </w:rPr>
          </w:rPrChange>
        </w:rPr>
      </w:pPr>
      <w:ins w:id="859" w:author="Sumeet" w:date="2026-05-24T20:51:00Z" w16du:dateUtc="2026-05-25T01:51:00Z">
        <w:r w:rsidRPr="00C03D99">
          <w:rPr>
            <w:rFonts w:ascii="Calibri" w:hAnsi="Calibri" w:cs="Calibri"/>
            <w:b/>
            <w:bCs/>
            <w:color w:val="000000"/>
            <w:sz w:val="20"/>
            <w:szCs w:val="20"/>
            <w:rPrChange w:id="860" w:author="Sumeet" w:date="2026-05-24T20:51:00Z" w16du:dateUtc="2026-05-25T01:51:00Z">
              <w:rPr>
                <w:rFonts w:ascii="Calibri" w:hAnsi="Calibri" w:cs="Calibri"/>
                <w:b/>
                <w:bCs/>
                <w:color w:val="000000"/>
              </w:rPr>
            </w:rPrChange>
          </w:rPr>
          <w:t>Core Rules</w:t>
        </w:r>
      </w:ins>
    </w:p>
    <w:tbl>
      <w:tblPr>
        <w:tblW w:w="0" w:type="auto"/>
        <w:tblBorders>
          <w:top w:val="single" w:sz="8" w:space="0" w:color="A3A3A3"/>
          <w:left w:val="single" w:sz="8" w:space="0" w:color="A3A3A3"/>
          <w:bottom w:val="single" w:sz="8" w:space="0" w:color="A3A3A3"/>
          <w:right w:val="single" w:sz="8" w:space="0" w:color="A3A3A3"/>
        </w:tblBorders>
        <w:tblCellMar>
          <w:top w:w="15" w:type="dxa"/>
          <w:left w:w="15" w:type="dxa"/>
          <w:bottom w:w="15" w:type="dxa"/>
          <w:right w:w="15" w:type="dxa"/>
        </w:tblCellMar>
        <w:tblLook w:val="04A0" w:firstRow="1" w:lastRow="0" w:firstColumn="1" w:lastColumn="0" w:noHBand="0" w:noVBand="1"/>
      </w:tblPr>
      <w:tblGrid>
        <w:gridCol w:w="4614"/>
        <w:gridCol w:w="4726"/>
      </w:tblGrid>
      <w:tr w:rsidR="00C03D99" w:rsidRPr="00C03D99" w14:paraId="50A69590" w14:textId="77777777">
        <w:trPr>
          <w:ins w:id="861" w:author="Sumeet" w:date="2026-05-24T20:51:00Z"/>
        </w:trPr>
        <w:tc>
          <w:tcPr>
            <w:tcW w:w="5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38BB1E7" w14:textId="77777777" w:rsidR="00C03D99" w:rsidRPr="00C03D99" w:rsidRDefault="00C03D99">
            <w:pPr>
              <w:pStyle w:val="NormalWeb"/>
              <w:spacing w:before="0" w:beforeAutospacing="0" w:after="0" w:afterAutospacing="0"/>
              <w:rPr>
                <w:ins w:id="862" w:author="Sumeet" w:date="2026-05-24T20:51:00Z" w16du:dateUtc="2026-05-25T01:51:00Z"/>
                <w:rFonts w:ascii="Calibri" w:hAnsi="Calibri" w:cs="Calibri"/>
                <w:sz w:val="20"/>
                <w:szCs w:val="20"/>
                <w:rPrChange w:id="863" w:author="Sumeet" w:date="2026-05-24T20:51:00Z" w16du:dateUtc="2026-05-25T01:51:00Z">
                  <w:rPr>
                    <w:ins w:id="864" w:author="Sumeet" w:date="2026-05-24T20:51:00Z" w16du:dateUtc="2026-05-25T01:51:00Z"/>
                    <w:rFonts w:ascii="Calibri" w:hAnsi="Calibri" w:cs="Calibri"/>
                  </w:rPr>
                </w:rPrChange>
              </w:rPr>
            </w:pPr>
            <w:ins w:id="865" w:author="Sumeet" w:date="2026-05-24T20:51:00Z" w16du:dateUtc="2026-05-25T01:51:00Z">
              <w:r w:rsidRPr="00C03D99">
                <w:rPr>
                  <w:rFonts w:ascii="Calibri" w:hAnsi="Calibri" w:cs="Calibri"/>
                  <w:b/>
                  <w:bCs/>
                  <w:color w:val="000000"/>
                  <w:sz w:val="20"/>
                  <w:szCs w:val="20"/>
                  <w:rPrChange w:id="866" w:author="Sumeet" w:date="2026-05-24T20:51:00Z" w16du:dateUtc="2026-05-25T01:51:00Z">
                    <w:rPr>
                      <w:rFonts w:ascii="Calibri" w:hAnsi="Calibri" w:cs="Calibri"/>
                      <w:b/>
                      <w:bCs/>
                      <w:color w:val="000000"/>
                    </w:rPr>
                  </w:rPrChange>
                </w:rPr>
                <w:t>Rule</w:t>
              </w:r>
            </w:ins>
          </w:p>
        </w:tc>
        <w:tc>
          <w:tcPr>
            <w:tcW w:w="56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34C642" w14:textId="77777777" w:rsidR="00C03D99" w:rsidRPr="00C03D99" w:rsidRDefault="00C03D99">
            <w:pPr>
              <w:pStyle w:val="NormalWeb"/>
              <w:spacing w:before="0" w:beforeAutospacing="0" w:after="0" w:afterAutospacing="0"/>
              <w:rPr>
                <w:ins w:id="867" w:author="Sumeet" w:date="2026-05-24T20:51:00Z" w16du:dateUtc="2026-05-25T01:51:00Z"/>
                <w:rFonts w:ascii="Calibri" w:hAnsi="Calibri" w:cs="Calibri"/>
                <w:sz w:val="20"/>
                <w:szCs w:val="20"/>
                <w:rPrChange w:id="868" w:author="Sumeet" w:date="2026-05-24T20:51:00Z" w16du:dateUtc="2026-05-25T01:51:00Z">
                  <w:rPr>
                    <w:ins w:id="869" w:author="Sumeet" w:date="2026-05-24T20:51:00Z" w16du:dateUtc="2026-05-25T01:51:00Z"/>
                    <w:rFonts w:ascii="Calibri" w:hAnsi="Calibri" w:cs="Calibri"/>
                  </w:rPr>
                </w:rPrChange>
              </w:rPr>
            </w:pPr>
            <w:ins w:id="870" w:author="Sumeet" w:date="2026-05-24T20:51:00Z" w16du:dateUtc="2026-05-25T01:51:00Z">
              <w:r w:rsidRPr="00C03D99">
                <w:rPr>
                  <w:rFonts w:ascii="Calibri" w:hAnsi="Calibri" w:cs="Calibri"/>
                  <w:b/>
                  <w:bCs/>
                  <w:color w:val="000000"/>
                  <w:sz w:val="20"/>
                  <w:szCs w:val="20"/>
                  <w:rPrChange w:id="871" w:author="Sumeet" w:date="2026-05-24T20:51:00Z" w16du:dateUtc="2026-05-25T01:51:00Z">
                    <w:rPr>
                      <w:rFonts w:ascii="Calibri" w:hAnsi="Calibri" w:cs="Calibri"/>
                      <w:b/>
                      <w:bCs/>
                      <w:color w:val="000000"/>
                    </w:rPr>
                  </w:rPrChange>
                </w:rPr>
                <w:t>Requirement</w:t>
              </w:r>
            </w:ins>
          </w:p>
        </w:tc>
      </w:tr>
      <w:tr w:rsidR="00C03D99" w:rsidRPr="00C03D99" w14:paraId="3563D276" w14:textId="77777777">
        <w:trPr>
          <w:ins w:id="872" w:author="Sumeet" w:date="2026-05-24T20:51:00Z"/>
        </w:trPr>
        <w:tc>
          <w:tcPr>
            <w:tcW w:w="5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C48902" w14:textId="77777777" w:rsidR="00C03D99" w:rsidRPr="00C03D99" w:rsidRDefault="00C03D99">
            <w:pPr>
              <w:pStyle w:val="NormalWeb"/>
              <w:spacing w:before="0" w:beforeAutospacing="0" w:after="0" w:afterAutospacing="0"/>
              <w:rPr>
                <w:ins w:id="873" w:author="Sumeet" w:date="2026-05-24T20:51:00Z" w16du:dateUtc="2026-05-25T01:51:00Z"/>
                <w:rFonts w:ascii="Calibri" w:hAnsi="Calibri" w:cs="Calibri"/>
                <w:sz w:val="20"/>
                <w:szCs w:val="20"/>
                <w:rPrChange w:id="874" w:author="Sumeet" w:date="2026-05-24T20:51:00Z" w16du:dateUtc="2026-05-25T01:51:00Z">
                  <w:rPr>
                    <w:ins w:id="875" w:author="Sumeet" w:date="2026-05-24T20:51:00Z" w16du:dateUtc="2026-05-25T01:51:00Z"/>
                    <w:rFonts w:ascii="Calibri" w:hAnsi="Calibri" w:cs="Calibri"/>
                  </w:rPr>
                </w:rPrChange>
              </w:rPr>
            </w:pPr>
            <w:ins w:id="876" w:author="Sumeet" w:date="2026-05-24T20:51:00Z" w16du:dateUtc="2026-05-25T01:51:00Z">
              <w:r w:rsidRPr="00C03D99">
                <w:rPr>
                  <w:rFonts w:ascii="Calibri" w:hAnsi="Calibri" w:cs="Calibri"/>
                  <w:color w:val="000000"/>
                  <w:sz w:val="20"/>
                  <w:szCs w:val="20"/>
                  <w:rPrChange w:id="877" w:author="Sumeet" w:date="2026-05-24T20:51:00Z" w16du:dateUtc="2026-05-25T01:51:00Z">
                    <w:rPr>
                      <w:rFonts w:ascii="Calibri" w:hAnsi="Calibri" w:cs="Calibri"/>
                      <w:color w:val="000000"/>
                    </w:rPr>
                  </w:rPrChange>
                </w:rPr>
                <w:t>Platform Master is visible only to Super Admin</w:t>
              </w:r>
            </w:ins>
          </w:p>
        </w:tc>
        <w:tc>
          <w:tcPr>
            <w:tcW w:w="57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C8E773" w14:textId="77777777" w:rsidR="00C03D99" w:rsidRPr="00C03D99" w:rsidRDefault="00C03D99">
            <w:pPr>
              <w:pStyle w:val="NormalWeb"/>
              <w:spacing w:before="0" w:beforeAutospacing="0" w:after="0" w:afterAutospacing="0"/>
              <w:rPr>
                <w:ins w:id="878" w:author="Sumeet" w:date="2026-05-24T20:51:00Z" w16du:dateUtc="2026-05-25T01:51:00Z"/>
                <w:rFonts w:ascii="Calibri" w:hAnsi="Calibri" w:cs="Calibri"/>
                <w:sz w:val="20"/>
                <w:szCs w:val="20"/>
                <w:rPrChange w:id="879" w:author="Sumeet" w:date="2026-05-24T20:51:00Z" w16du:dateUtc="2026-05-25T01:51:00Z">
                  <w:rPr>
                    <w:ins w:id="880" w:author="Sumeet" w:date="2026-05-24T20:51:00Z" w16du:dateUtc="2026-05-25T01:51:00Z"/>
                    <w:rFonts w:ascii="Calibri" w:hAnsi="Calibri" w:cs="Calibri"/>
                  </w:rPr>
                </w:rPrChange>
              </w:rPr>
            </w:pPr>
            <w:ins w:id="881" w:author="Sumeet" w:date="2026-05-24T20:51:00Z" w16du:dateUtc="2026-05-25T01:51:00Z">
              <w:r w:rsidRPr="00C03D99">
                <w:rPr>
                  <w:rFonts w:ascii="Calibri" w:hAnsi="Calibri" w:cs="Calibri"/>
                  <w:color w:val="000000"/>
                  <w:sz w:val="20"/>
                  <w:szCs w:val="20"/>
                  <w:rPrChange w:id="882" w:author="Sumeet" w:date="2026-05-24T20:51:00Z" w16du:dateUtc="2026-05-25T01:51:00Z">
                    <w:rPr>
                      <w:rFonts w:ascii="Calibri" w:hAnsi="Calibri" w:cs="Calibri"/>
                      <w:color w:val="000000"/>
                    </w:rPr>
                  </w:rPrChange>
                </w:rPr>
                <w:t>Org users cannot not directly work from Platform Master</w:t>
              </w:r>
            </w:ins>
          </w:p>
        </w:tc>
      </w:tr>
      <w:tr w:rsidR="00C03D99" w:rsidRPr="00C03D99" w14:paraId="7C35B1C7" w14:textId="77777777">
        <w:trPr>
          <w:ins w:id="883" w:author="Sumeet" w:date="2026-05-24T20:51:00Z"/>
        </w:trPr>
        <w:tc>
          <w:tcPr>
            <w:tcW w:w="5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8DCEBC" w14:textId="77777777" w:rsidR="00C03D99" w:rsidRPr="00C03D99" w:rsidRDefault="00C03D99">
            <w:pPr>
              <w:pStyle w:val="NormalWeb"/>
              <w:spacing w:before="0" w:beforeAutospacing="0" w:after="0" w:afterAutospacing="0"/>
              <w:rPr>
                <w:ins w:id="884" w:author="Sumeet" w:date="2026-05-24T20:51:00Z" w16du:dateUtc="2026-05-25T01:51:00Z"/>
                <w:rFonts w:ascii="Calibri" w:hAnsi="Calibri" w:cs="Calibri"/>
                <w:sz w:val="20"/>
                <w:szCs w:val="20"/>
                <w:rPrChange w:id="885" w:author="Sumeet" w:date="2026-05-24T20:51:00Z" w16du:dateUtc="2026-05-25T01:51:00Z">
                  <w:rPr>
                    <w:ins w:id="886" w:author="Sumeet" w:date="2026-05-24T20:51:00Z" w16du:dateUtc="2026-05-25T01:51:00Z"/>
                    <w:rFonts w:ascii="Calibri" w:hAnsi="Calibri" w:cs="Calibri"/>
                  </w:rPr>
                </w:rPrChange>
              </w:rPr>
            </w:pPr>
            <w:ins w:id="887" w:author="Sumeet" w:date="2026-05-24T20:51:00Z" w16du:dateUtc="2026-05-25T01:51:00Z">
              <w:r w:rsidRPr="00C03D99">
                <w:rPr>
                  <w:rFonts w:ascii="Calibri" w:hAnsi="Calibri" w:cs="Calibri"/>
                  <w:color w:val="000000"/>
                  <w:sz w:val="20"/>
                  <w:szCs w:val="20"/>
                  <w:rPrChange w:id="888" w:author="Sumeet" w:date="2026-05-24T20:51:00Z" w16du:dateUtc="2026-05-25T01:51:00Z">
                    <w:rPr>
                      <w:rFonts w:ascii="Calibri" w:hAnsi="Calibri" w:cs="Calibri"/>
                      <w:color w:val="000000"/>
                    </w:rPr>
                  </w:rPrChange>
                </w:rPr>
                <w:t>Org Master is created/derived for a specific org</w:t>
              </w:r>
            </w:ins>
          </w:p>
        </w:tc>
        <w:tc>
          <w:tcPr>
            <w:tcW w:w="56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40E248" w14:textId="77777777" w:rsidR="00C03D99" w:rsidRPr="00C03D99" w:rsidRDefault="00C03D99">
            <w:pPr>
              <w:pStyle w:val="NormalWeb"/>
              <w:spacing w:before="0" w:beforeAutospacing="0" w:after="0" w:afterAutospacing="0"/>
              <w:rPr>
                <w:ins w:id="889" w:author="Sumeet" w:date="2026-05-24T20:51:00Z" w16du:dateUtc="2026-05-25T01:51:00Z"/>
                <w:rFonts w:ascii="Calibri" w:hAnsi="Calibri" w:cs="Calibri"/>
                <w:sz w:val="20"/>
                <w:szCs w:val="20"/>
                <w:rPrChange w:id="890" w:author="Sumeet" w:date="2026-05-24T20:51:00Z" w16du:dateUtc="2026-05-25T01:51:00Z">
                  <w:rPr>
                    <w:ins w:id="891" w:author="Sumeet" w:date="2026-05-24T20:51:00Z" w16du:dateUtc="2026-05-25T01:51:00Z"/>
                    <w:rFonts w:ascii="Calibri" w:hAnsi="Calibri" w:cs="Calibri"/>
                  </w:rPr>
                </w:rPrChange>
              </w:rPr>
            </w:pPr>
            <w:ins w:id="892" w:author="Sumeet" w:date="2026-05-24T20:51:00Z" w16du:dateUtc="2026-05-25T01:51:00Z">
              <w:r w:rsidRPr="00C03D99">
                <w:rPr>
                  <w:rFonts w:ascii="Calibri" w:hAnsi="Calibri" w:cs="Calibri"/>
                  <w:color w:val="000000"/>
                  <w:sz w:val="20"/>
                  <w:szCs w:val="20"/>
                  <w:rPrChange w:id="893" w:author="Sumeet" w:date="2026-05-24T20:51:00Z" w16du:dateUtc="2026-05-25T01:51:00Z">
                    <w:rPr>
                      <w:rFonts w:ascii="Calibri" w:hAnsi="Calibri" w:cs="Calibri"/>
                      <w:color w:val="000000"/>
                    </w:rPr>
                  </w:rPrChange>
                </w:rPr>
                <w:t>It is org-visible and can be copied.</w:t>
              </w:r>
            </w:ins>
          </w:p>
        </w:tc>
      </w:tr>
      <w:tr w:rsidR="00C03D99" w:rsidRPr="00C03D99" w14:paraId="3341F867" w14:textId="77777777">
        <w:trPr>
          <w:ins w:id="894" w:author="Sumeet" w:date="2026-05-24T20:51:00Z"/>
        </w:trPr>
        <w:tc>
          <w:tcPr>
            <w:tcW w:w="5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F22664" w14:textId="77777777" w:rsidR="00C03D99" w:rsidRPr="00C03D99" w:rsidRDefault="00C03D99">
            <w:pPr>
              <w:pStyle w:val="NormalWeb"/>
              <w:spacing w:before="0" w:beforeAutospacing="0" w:after="0" w:afterAutospacing="0"/>
              <w:rPr>
                <w:ins w:id="895" w:author="Sumeet" w:date="2026-05-24T20:51:00Z" w16du:dateUtc="2026-05-25T01:51:00Z"/>
                <w:rFonts w:ascii="Calibri" w:hAnsi="Calibri" w:cs="Calibri"/>
                <w:sz w:val="20"/>
                <w:szCs w:val="20"/>
                <w:rPrChange w:id="896" w:author="Sumeet" w:date="2026-05-24T20:51:00Z" w16du:dateUtc="2026-05-25T01:51:00Z">
                  <w:rPr>
                    <w:ins w:id="897" w:author="Sumeet" w:date="2026-05-24T20:51:00Z" w16du:dateUtc="2026-05-25T01:51:00Z"/>
                    <w:rFonts w:ascii="Calibri" w:hAnsi="Calibri" w:cs="Calibri"/>
                  </w:rPr>
                </w:rPrChange>
              </w:rPr>
            </w:pPr>
            <w:ins w:id="898" w:author="Sumeet" w:date="2026-05-24T20:51:00Z" w16du:dateUtc="2026-05-25T01:51:00Z">
              <w:r w:rsidRPr="00C03D99">
                <w:rPr>
                  <w:rFonts w:ascii="Calibri" w:hAnsi="Calibri" w:cs="Calibri"/>
                  <w:color w:val="000000"/>
                  <w:sz w:val="20"/>
                  <w:szCs w:val="20"/>
                  <w:rPrChange w:id="899" w:author="Sumeet" w:date="2026-05-24T20:51:00Z" w16du:dateUtc="2026-05-25T01:51:00Z">
                    <w:rPr>
                      <w:rFonts w:ascii="Calibri" w:hAnsi="Calibri" w:cs="Calibri"/>
                      <w:color w:val="000000"/>
                    </w:rPr>
                  </w:rPrChange>
                </w:rPr>
                <w:t>Org Master is not shared across orgs</w:t>
              </w:r>
            </w:ins>
          </w:p>
        </w:tc>
        <w:tc>
          <w:tcPr>
            <w:tcW w:w="56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B790FD" w14:textId="77777777" w:rsidR="00C03D99" w:rsidRPr="00C03D99" w:rsidRDefault="00C03D99">
            <w:pPr>
              <w:pStyle w:val="NormalWeb"/>
              <w:spacing w:before="0" w:beforeAutospacing="0" w:after="0" w:afterAutospacing="0"/>
              <w:rPr>
                <w:ins w:id="900" w:author="Sumeet" w:date="2026-05-24T20:51:00Z" w16du:dateUtc="2026-05-25T01:51:00Z"/>
                <w:rFonts w:ascii="Calibri" w:hAnsi="Calibri" w:cs="Calibri"/>
                <w:sz w:val="20"/>
                <w:szCs w:val="20"/>
                <w:rPrChange w:id="901" w:author="Sumeet" w:date="2026-05-24T20:51:00Z" w16du:dateUtc="2026-05-25T01:51:00Z">
                  <w:rPr>
                    <w:ins w:id="902" w:author="Sumeet" w:date="2026-05-24T20:51:00Z" w16du:dateUtc="2026-05-25T01:51:00Z"/>
                    <w:rFonts w:ascii="Calibri" w:hAnsi="Calibri" w:cs="Calibri"/>
                  </w:rPr>
                </w:rPrChange>
              </w:rPr>
            </w:pPr>
            <w:ins w:id="903" w:author="Sumeet" w:date="2026-05-24T20:51:00Z" w16du:dateUtc="2026-05-25T01:51:00Z">
              <w:r w:rsidRPr="00C03D99">
                <w:rPr>
                  <w:rFonts w:ascii="Calibri" w:hAnsi="Calibri" w:cs="Calibri"/>
                  <w:color w:val="000000"/>
                  <w:sz w:val="20"/>
                  <w:szCs w:val="20"/>
                  <w:rPrChange w:id="904" w:author="Sumeet" w:date="2026-05-24T20:51:00Z" w16du:dateUtc="2026-05-25T01:51:00Z">
                    <w:rPr>
                      <w:rFonts w:ascii="Calibri" w:hAnsi="Calibri" w:cs="Calibri"/>
                      <w:color w:val="000000"/>
                    </w:rPr>
                  </w:rPrChange>
                </w:rPr>
                <w:t>It belongs to one org scope</w:t>
              </w:r>
            </w:ins>
          </w:p>
        </w:tc>
      </w:tr>
      <w:tr w:rsidR="00C03D99" w:rsidRPr="00C03D99" w14:paraId="09574458" w14:textId="77777777">
        <w:trPr>
          <w:ins w:id="905" w:author="Sumeet" w:date="2026-05-24T20:51:00Z"/>
        </w:trPr>
        <w:tc>
          <w:tcPr>
            <w:tcW w:w="5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4E34DA1" w14:textId="77777777" w:rsidR="00C03D99" w:rsidRPr="00C03D99" w:rsidRDefault="00C03D99">
            <w:pPr>
              <w:pStyle w:val="NormalWeb"/>
              <w:spacing w:before="0" w:beforeAutospacing="0" w:after="0" w:afterAutospacing="0"/>
              <w:rPr>
                <w:ins w:id="906" w:author="Sumeet" w:date="2026-05-24T20:51:00Z" w16du:dateUtc="2026-05-25T01:51:00Z"/>
                <w:rFonts w:ascii="Calibri" w:hAnsi="Calibri" w:cs="Calibri"/>
                <w:sz w:val="20"/>
                <w:szCs w:val="20"/>
                <w:rPrChange w:id="907" w:author="Sumeet" w:date="2026-05-24T20:51:00Z" w16du:dateUtc="2026-05-25T01:51:00Z">
                  <w:rPr>
                    <w:ins w:id="908" w:author="Sumeet" w:date="2026-05-24T20:51:00Z" w16du:dateUtc="2026-05-25T01:51:00Z"/>
                    <w:rFonts w:ascii="Calibri" w:hAnsi="Calibri" w:cs="Calibri"/>
                  </w:rPr>
                </w:rPrChange>
              </w:rPr>
            </w:pPr>
            <w:ins w:id="909" w:author="Sumeet" w:date="2026-05-24T20:51:00Z" w16du:dateUtc="2026-05-25T01:51:00Z">
              <w:r w:rsidRPr="00C03D99">
                <w:rPr>
                  <w:rFonts w:ascii="Calibri" w:hAnsi="Calibri" w:cs="Calibri"/>
                  <w:color w:val="000000"/>
                  <w:sz w:val="20"/>
                  <w:szCs w:val="20"/>
                  <w:rPrChange w:id="910" w:author="Sumeet" w:date="2026-05-24T20:51:00Z" w16du:dateUtc="2026-05-25T01:51:00Z">
                    <w:rPr>
                      <w:rFonts w:ascii="Calibri" w:hAnsi="Calibri" w:cs="Calibri"/>
                      <w:color w:val="000000"/>
                    </w:rPr>
                  </w:rPrChange>
                </w:rPr>
                <w:t>Org Template is created by org from Org Master</w:t>
              </w:r>
            </w:ins>
          </w:p>
        </w:tc>
        <w:tc>
          <w:tcPr>
            <w:tcW w:w="56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25D489" w14:textId="77777777" w:rsidR="00C03D99" w:rsidRPr="00C03D99" w:rsidRDefault="00C03D99">
            <w:pPr>
              <w:pStyle w:val="NormalWeb"/>
              <w:spacing w:before="0" w:beforeAutospacing="0" w:after="0" w:afterAutospacing="0"/>
              <w:rPr>
                <w:ins w:id="911" w:author="Sumeet" w:date="2026-05-24T20:51:00Z" w16du:dateUtc="2026-05-25T01:51:00Z"/>
                <w:rFonts w:ascii="Calibri" w:hAnsi="Calibri" w:cs="Calibri"/>
                <w:sz w:val="20"/>
                <w:szCs w:val="20"/>
                <w:rPrChange w:id="912" w:author="Sumeet" w:date="2026-05-24T20:51:00Z" w16du:dateUtc="2026-05-25T01:51:00Z">
                  <w:rPr>
                    <w:ins w:id="913" w:author="Sumeet" w:date="2026-05-24T20:51:00Z" w16du:dateUtc="2026-05-25T01:51:00Z"/>
                    <w:rFonts w:ascii="Calibri" w:hAnsi="Calibri" w:cs="Calibri"/>
                  </w:rPr>
                </w:rPrChange>
              </w:rPr>
            </w:pPr>
            <w:ins w:id="914" w:author="Sumeet" w:date="2026-05-24T20:51:00Z" w16du:dateUtc="2026-05-25T01:51:00Z">
              <w:r w:rsidRPr="00C03D99">
                <w:rPr>
                  <w:rFonts w:ascii="Calibri" w:hAnsi="Calibri" w:cs="Calibri"/>
                  <w:color w:val="000000"/>
                  <w:sz w:val="20"/>
                  <w:szCs w:val="20"/>
                  <w:rPrChange w:id="915" w:author="Sumeet" w:date="2026-05-24T20:51:00Z" w16du:dateUtc="2026-05-25T01:51:00Z">
                    <w:rPr>
                      <w:rFonts w:ascii="Calibri" w:hAnsi="Calibri" w:cs="Calibri"/>
                      <w:color w:val="000000"/>
                    </w:rPr>
                  </w:rPrChange>
                </w:rPr>
                <w:t>Example: Hypertension Template</w:t>
              </w:r>
            </w:ins>
          </w:p>
        </w:tc>
      </w:tr>
      <w:tr w:rsidR="00C03D99" w:rsidRPr="00C03D99" w14:paraId="237CFDB2" w14:textId="77777777">
        <w:trPr>
          <w:ins w:id="916" w:author="Sumeet" w:date="2026-05-24T20:51:00Z"/>
        </w:trPr>
        <w:tc>
          <w:tcPr>
            <w:tcW w:w="5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E59CC3" w14:textId="77777777" w:rsidR="00C03D99" w:rsidRPr="00C03D99" w:rsidRDefault="00C03D99">
            <w:pPr>
              <w:pStyle w:val="NormalWeb"/>
              <w:spacing w:before="0" w:beforeAutospacing="0" w:after="0" w:afterAutospacing="0"/>
              <w:rPr>
                <w:ins w:id="917" w:author="Sumeet" w:date="2026-05-24T20:51:00Z" w16du:dateUtc="2026-05-25T01:51:00Z"/>
                <w:rFonts w:ascii="Calibri" w:hAnsi="Calibri" w:cs="Calibri"/>
                <w:sz w:val="20"/>
                <w:szCs w:val="20"/>
                <w:rPrChange w:id="918" w:author="Sumeet" w:date="2026-05-24T20:51:00Z" w16du:dateUtc="2026-05-25T01:51:00Z">
                  <w:rPr>
                    <w:ins w:id="919" w:author="Sumeet" w:date="2026-05-24T20:51:00Z" w16du:dateUtc="2026-05-25T01:51:00Z"/>
                    <w:rFonts w:ascii="Calibri" w:hAnsi="Calibri" w:cs="Calibri"/>
                  </w:rPr>
                </w:rPrChange>
              </w:rPr>
            </w:pPr>
            <w:ins w:id="920" w:author="Sumeet" w:date="2026-05-24T20:51:00Z" w16du:dateUtc="2026-05-25T01:51:00Z">
              <w:r w:rsidRPr="00C03D99">
                <w:rPr>
                  <w:rFonts w:ascii="Calibri" w:hAnsi="Calibri" w:cs="Calibri"/>
                  <w:color w:val="000000"/>
                  <w:sz w:val="20"/>
                  <w:szCs w:val="20"/>
                  <w:rPrChange w:id="921" w:author="Sumeet" w:date="2026-05-24T20:51:00Z" w16du:dateUtc="2026-05-25T01:51:00Z">
                    <w:rPr>
                      <w:rFonts w:ascii="Calibri" w:hAnsi="Calibri" w:cs="Calibri"/>
                      <w:color w:val="000000"/>
                    </w:rPr>
                  </w:rPrChange>
                </w:rPr>
                <w:t>Org Care Plan is created from Org Template</w:t>
              </w:r>
            </w:ins>
          </w:p>
        </w:tc>
        <w:tc>
          <w:tcPr>
            <w:tcW w:w="56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BBD8E7" w14:textId="77777777" w:rsidR="00C03D99" w:rsidRPr="00C03D99" w:rsidRDefault="00C03D99">
            <w:pPr>
              <w:pStyle w:val="NormalWeb"/>
              <w:spacing w:before="0" w:beforeAutospacing="0" w:after="0" w:afterAutospacing="0"/>
              <w:rPr>
                <w:ins w:id="922" w:author="Sumeet" w:date="2026-05-24T20:51:00Z" w16du:dateUtc="2026-05-25T01:51:00Z"/>
                <w:rFonts w:ascii="Calibri" w:hAnsi="Calibri" w:cs="Calibri"/>
                <w:sz w:val="20"/>
                <w:szCs w:val="20"/>
                <w:rPrChange w:id="923" w:author="Sumeet" w:date="2026-05-24T20:51:00Z" w16du:dateUtc="2026-05-25T01:51:00Z">
                  <w:rPr>
                    <w:ins w:id="924" w:author="Sumeet" w:date="2026-05-24T20:51:00Z" w16du:dateUtc="2026-05-25T01:51:00Z"/>
                    <w:rFonts w:ascii="Calibri" w:hAnsi="Calibri" w:cs="Calibri"/>
                  </w:rPr>
                </w:rPrChange>
              </w:rPr>
            </w:pPr>
            <w:ins w:id="925" w:author="Sumeet" w:date="2026-05-24T20:51:00Z" w16du:dateUtc="2026-05-25T01:51:00Z">
              <w:r w:rsidRPr="00C03D99">
                <w:rPr>
                  <w:rFonts w:ascii="Calibri" w:hAnsi="Calibri" w:cs="Calibri"/>
                  <w:color w:val="000000"/>
                  <w:sz w:val="20"/>
                  <w:szCs w:val="20"/>
                  <w:rPrChange w:id="926" w:author="Sumeet" w:date="2026-05-24T20:51:00Z" w16du:dateUtc="2026-05-25T01:51:00Z">
                    <w:rPr>
                      <w:rFonts w:ascii="Calibri" w:hAnsi="Calibri" w:cs="Calibri"/>
                      <w:color w:val="000000"/>
                    </w:rPr>
                  </w:rPrChange>
                </w:rPr>
                <w:t>Example: Hypertension 30 Days</w:t>
              </w:r>
            </w:ins>
          </w:p>
        </w:tc>
      </w:tr>
      <w:tr w:rsidR="00C03D99" w:rsidRPr="00C03D99" w14:paraId="3D45C01B" w14:textId="77777777">
        <w:trPr>
          <w:ins w:id="927" w:author="Sumeet" w:date="2026-05-24T20:51:00Z"/>
        </w:trPr>
        <w:tc>
          <w:tcPr>
            <w:tcW w:w="5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1D5F19" w14:textId="77777777" w:rsidR="00C03D99" w:rsidRPr="00C03D99" w:rsidRDefault="00C03D99">
            <w:pPr>
              <w:pStyle w:val="NormalWeb"/>
              <w:spacing w:before="0" w:beforeAutospacing="0" w:after="0" w:afterAutospacing="0"/>
              <w:rPr>
                <w:ins w:id="928" w:author="Sumeet" w:date="2026-05-24T20:51:00Z" w16du:dateUtc="2026-05-25T01:51:00Z"/>
                <w:rFonts w:ascii="Calibri" w:hAnsi="Calibri" w:cs="Calibri"/>
                <w:sz w:val="20"/>
                <w:szCs w:val="20"/>
                <w:rPrChange w:id="929" w:author="Sumeet" w:date="2026-05-24T20:51:00Z" w16du:dateUtc="2026-05-25T01:51:00Z">
                  <w:rPr>
                    <w:ins w:id="930" w:author="Sumeet" w:date="2026-05-24T20:51:00Z" w16du:dateUtc="2026-05-25T01:51:00Z"/>
                    <w:rFonts w:ascii="Calibri" w:hAnsi="Calibri" w:cs="Calibri"/>
                  </w:rPr>
                </w:rPrChange>
              </w:rPr>
            </w:pPr>
            <w:ins w:id="931" w:author="Sumeet" w:date="2026-05-24T20:51:00Z" w16du:dateUtc="2026-05-25T01:51:00Z">
              <w:r w:rsidRPr="00C03D99">
                <w:rPr>
                  <w:rFonts w:ascii="Calibri" w:hAnsi="Calibri" w:cs="Calibri"/>
                  <w:color w:val="000000"/>
                  <w:sz w:val="20"/>
                  <w:szCs w:val="20"/>
                  <w:rPrChange w:id="932" w:author="Sumeet" w:date="2026-05-24T20:51:00Z" w16du:dateUtc="2026-05-25T01:51:00Z">
                    <w:rPr>
                      <w:rFonts w:ascii="Calibri" w:hAnsi="Calibri" w:cs="Calibri"/>
                      <w:color w:val="000000"/>
                    </w:rPr>
                  </w:rPrChange>
                </w:rPr>
                <w:t>Org Care Plan contains actual goals, tasks, monitoring, symptoms, follow-up rules</w:t>
              </w:r>
            </w:ins>
          </w:p>
        </w:tc>
        <w:tc>
          <w:tcPr>
            <w:tcW w:w="56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D5F5DC" w14:textId="77777777" w:rsidR="00C03D99" w:rsidRPr="00C03D99" w:rsidRDefault="00C03D99">
            <w:pPr>
              <w:pStyle w:val="NormalWeb"/>
              <w:spacing w:before="0" w:beforeAutospacing="0" w:after="0" w:afterAutospacing="0"/>
              <w:rPr>
                <w:ins w:id="933" w:author="Sumeet" w:date="2026-05-24T20:51:00Z" w16du:dateUtc="2026-05-25T01:51:00Z"/>
                <w:rFonts w:ascii="Calibri" w:hAnsi="Calibri" w:cs="Calibri"/>
                <w:sz w:val="20"/>
                <w:szCs w:val="20"/>
                <w:rPrChange w:id="934" w:author="Sumeet" w:date="2026-05-24T20:51:00Z" w16du:dateUtc="2026-05-25T01:51:00Z">
                  <w:rPr>
                    <w:ins w:id="935" w:author="Sumeet" w:date="2026-05-24T20:51:00Z" w16du:dateUtc="2026-05-25T01:51:00Z"/>
                    <w:rFonts w:ascii="Calibri" w:hAnsi="Calibri" w:cs="Calibri"/>
                  </w:rPr>
                </w:rPrChange>
              </w:rPr>
            </w:pPr>
            <w:ins w:id="936" w:author="Sumeet" w:date="2026-05-24T20:51:00Z" w16du:dateUtc="2026-05-25T01:51:00Z">
              <w:r w:rsidRPr="00C03D99">
                <w:rPr>
                  <w:rFonts w:ascii="Calibri" w:hAnsi="Calibri" w:cs="Calibri"/>
                  <w:color w:val="000000"/>
                  <w:sz w:val="20"/>
                  <w:szCs w:val="20"/>
                  <w:rPrChange w:id="937" w:author="Sumeet" w:date="2026-05-24T20:51:00Z" w16du:dateUtc="2026-05-25T01:51:00Z">
                    <w:rPr>
                      <w:rFonts w:ascii="Calibri" w:hAnsi="Calibri" w:cs="Calibri"/>
                      <w:color w:val="000000"/>
                    </w:rPr>
                  </w:rPrChange>
                </w:rPr>
                <w:t>It is ready to use</w:t>
              </w:r>
            </w:ins>
          </w:p>
        </w:tc>
      </w:tr>
      <w:tr w:rsidR="00C03D99" w:rsidRPr="00C03D99" w14:paraId="3AB1AEEC" w14:textId="77777777">
        <w:trPr>
          <w:ins w:id="938" w:author="Sumeet" w:date="2026-05-24T20:51:00Z"/>
        </w:trPr>
        <w:tc>
          <w:tcPr>
            <w:tcW w:w="5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E794B7" w14:textId="77777777" w:rsidR="00C03D99" w:rsidRPr="00C03D99" w:rsidRDefault="00C03D99">
            <w:pPr>
              <w:pStyle w:val="NormalWeb"/>
              <w:spacing w:before="0" w:beforeAutospacing="0" w:after="0" w:afterAutospacing="0"/>
              <w:rPr>
                <w:ins w:id="939" w:author="Sumeet" w:date="2026-05-24T20:51:00Z" w16du:dateUtc="2026-05-25T01:51:00Z"/>
                <w:rFonts w:ascii="Calibri" w:hAnsi="Calibri" w:cs="Calibri"/>
                <w:sz w:val="20"/>
                <w:szCs w:val="20"/>
                <w:rPrChange w:id="940" w:author="Sumeet" w:date="2026-05-24T20:51:00Z" w16du:dateUtc="2026-05-25T01:51:00Z">
                  <w:rPr>
                    <w:ins w:id="941" w:author="Sumeet" w:date="2026-05-24T20:51:00Z" w16du:dateUtc="2026-05-25T01:51:00Z"/>
                    <w:rFonts w:ascii="Calibri" w:hAnsi="Calibri" w:cs="Calibri"/>
                  </w:rPr>
                </w:rPrChange>
              </w:rPr>
            </w:pPr>
            <w:ins w:id="942" w:author="Sumeet" w:date="2026-05-24T20:51:00Z" w16du:dateUtc="2026-05-25T01:51:00Z">
              <w:r w:rsidRPr="00C03D99">
                <w:rPr>
                  <w:rFonts w:ascii="Calibri" w:hAnsi="Calibri" w:cs="Calibri"/>
                  <w:color w:val="000000"/>
                  <w:sz w:val="20"/>
                  <w:szCs w:val="20"/>
                  <w:rPrChange w:id="943" w:author="Sumeet" w:date="2026-05-24T20:51:00Z" w16du:dateUtc="2026-05-25T01:51:00Z">
                    <w:rPr>
                      <w:rFonts w:ascii="Calibri" w:hAnsi="Calibri" w:cs="Calibri"/>
                      <w:color w:val="000000"/>
                    </w:rPr>
                  </w:rPrChange>
                </w:rPr>
                <w:t>Only published Org Care Plans are package-linkable</w:t>
              </w:r>
            </w:ins>
          </w:p>
        </w:tc>
        <w:tc>
          <w:tcPr>
            <w:tcW w:w="56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410034" w14:textId="77777777" w:rsidR="00C03D99" w:rsidRPr="00C03D99" w:rsidRDefault="00C03D99">
            <w:pPr>
              <w:pStyle w:val="NormalWeb"/>
              <w:spacing w:before="0" w:beforeAutospacing="0" w:after="0" w:afterAutospacing="0"/>
              <w:rPr>
                <w:ins w:id="944" w:author="Sumeet" w:date="2026-05-24T20:51:00Z" w16du:dateUtc="2026-05-25T01:51:00Z"/>
                <w:rFonts w:ascii="Calibri" w:hAnsi="Calibri" w:cs="Calibri"/>
                <w:sz w:val="20"/>
                <w:szCs w:val="20"/>
                <w:rPrChange w:id="945" w:author="Sumeet" w:date="2026-05-24T20:51:00Z" w16du:dateUtc="2026-05-25T01:51:00Z">
                  <w:rPr>
                    <w:ins w:id="946" w:author="Sumeet" w:date="2026-05-24T20:51:00Z" w16du:dateUtc="2026-05-25T01:51:00Z"/>
                    <w:rFonts w:ascii="Calibri" w:hAnsi="Calibri" w:cs="Calibri"/>
                  </w:rPr>
                </w:rPrChange>
              </w:rPr>
            </w:pPr>
            <w:ins w:id="947" w:author="Sumeet" w:date="2026-05-24T20:51:00Z" w16du:dateUtc="2026-05-25T01:51:00Z">
              <w:r w:rsidRPr="00C03D99">
                <w:rPr>
                  <w:rFonts w:ascii="Calibri" w:hAnsi="Calibri" w:cs="Calibri"/>
                  <w:color w:val="000000"/>
                  <w:sz w:val="20"/>
                  <w:szCs w:val="20"/>
                  <w:rPrChange w:id="948" w:author="Sumeet" w:date="2026-05-24T20:51:00Z" w16du:dateUtc="2026-05-25T01:51:00Z">
                    <w:rPr>
                      <w:rFonts w:ascii="Calibri" w:hAnsi="Calibri" w:cs="Calibri"/>
                      <w:color w:val="000000"/>
                    </w:rPr>
                  </w:rPrChange>
                </w:rPr>
                <w:t>Not Platform Master, Org Master, or Org Template</w:t>
              </w:r>
            </w:ins>
          </w:p>
        </w:tc>
      </w:tr>
      <w:tr w:rsidR="00C03D99" w:rsidRPr="00C03D99" w14:paraId="0F0326D5" w14:textId="77777777">
        <w:trPr>
          <w:ins w:id="949" w:author="Sumeet" w:date="2026-05-24T20:51:00Z"/>
        </w:trPr>
        <w:tc>
          <w:tcPr>
            <w:tcW w:w="5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905A04" w14:textId="77777777" w:rsidR="00C03D99" w:rsidRPr="00C03D99" w:rsidRDefault="00C03D99">
            <w:pPr>
              <w:pStyle w:val="NormalWeb"/>
              <w:spacing w:before="0" w:beforeAutospacing="0" w:after="0" w:afterAutospacing="0"/>
              <w:rPr>
                <w:ins w:id="950" w:author="Sumeet" w:date="2026-05-24T20:51:00Z" w16du:dateUtc="2026-05-25T01:51:00Z"/>
                <w:rFonts w:ascii="Calibri" w:hAnsi="Calibri" w:cs="Calibri"/>
                <w:sz w:val="20"/>
                <w:szCs w:val="20"/>
                <w:rPrChange w:id="951" w:author="Sumeet" w:date="2026-05-24T20:51:00Z" w16du:dateUtc="2026-05-25T01:51:00Z">
                  <w:rPr>
                    <w:ins w:id="952" w:author="Sumeet" w:date="2026-05-24T20:51:00Z" w16du:dateUtc="2026-05-25T01:51:00Z"/>
                    <w:rFonts w:ascii="Calibri" w:hAnsi="Calibri" w:cs="Calibri"/>
                  </w:rPr>
                </w:rPrChange>
              </w:rPr>
            </w:pPr>
            <w:ins w:id="953" w:author="Sumeet" w:date="2026-05-24T20:51:00Z" w16du:dateUtc="2026-05-25T01:51:00Z">
              <w:r w:rsidRPr="00C03D99">
                <w:rPr>
                  <w:rFonts w:ascii="Calibri" w:hAnsi="Calibri" w:cs="Calibri"/>
                  <w:color w:val="000000"/>
                  <w:sz w:val="20"/>
                  <w:szCs w:val="20"/>
                  <w:rPrChange w:id="954" w:author="Sumeet" w:date="2026-05-24T20:51:00Z" w16du:dateUtc="2026-05-25T01:51:00Z">
                    <w:rPr>
                      <w:rFonts w:ascii="Calibri" w:hAnsi="Calibri" w:cs="Calibri"/>
                      <w:color w:val="000000"/>
                    </w:rPr>
                  </w:rPrChange>
                </w:rPr>
                <w:t>Published templates/care plans are immutable</w:t>
              </w:r>
            </w:ins>
          </w:p>
        </w:tc>
        <w:tc>
          <w:tcPr>
            <w:tcW w:w="56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DA33D4" w14:textId="77777777" w:rsidR="00C03D99" w:rsidRPr="00C03D99" w:rsidRDefault="00C03D99">
            <w:pPr>
              <w:pStyle w:val="NormalWeb"/>
              <w:spacing w:before="0" w:beforeAutospacing="0" w:after="0" w:afterAutospacing="0"/>
              <w:rPr>
                <w:ins w:id="955" w:author="Sumeet" w:date="2026-05-24T20:51:00Z" w16du:dateUtc="2026-05-25T01:51:00Z"/>
                <w:rFonts w:ascii="Calibri" w:hAnsi="Calibri" w:cs="Calibri"/>
                <w:sz w:val="20"/>
                <w:szCs w:val="20"/>
                <w:rPrChange w:id="956" w:author="Sumeet" w:date="2026-05-24T20:51:00Z" w16du:dateUtc="2026-05-25T01:51:00Z">
                  <w:rPr>
                    <w:ins w:id="957" w:author="Sumeet" w:date="2026-05-24T20:51:00Z" w16du:dateUtc="2026-05-25T01:51:00Z"/>
                    <w:rFonts w:ascii="Calibri" w:hAnsi="Calibri" w:cs="Calibri"/>
                  </w:rPr>
                </w:rPrChange>
              </w:rPr>
            </w:pPr>
            <w:ins w:id="958" w:author="Sumeet" w:date="2026-05-24T20:51:00Z" w16du:dateUtc="2026-05-25T01:51:00Z">
              <w:r w:rsidRPr="00C03D99">
                <w:rPr>
                  <w:rFonts w:ascii="Calibri" w:hAnsi="Calibri" w:cs="Calibri"/>
                  <w:color w:val="000000"/>
                  <w:sz w:val="20"/>
                  <w:szCs w:val="20"/>
                  <w:rPrChange w:id="959" w:author="Sumeet" w:date="2026-05-24T20:51:00Z" w16du:dateUtc="2026-05-25T01:51:00Z">
                    <w:rPr>
                      <w:rFonts w:ascii="Calibri" w:hAnsi="Calibri" w:cs="Calibri"/>
                      <w:color w:val="000000"/>
                    </w:rPr>
                  </w:rPrChange>
                </w:rPr>
                <w:t>Changes require a new version</w:t>
              </w:r>
            </w:ins>
          </w:p>
        </w:tc>
      </w:tr>
      <w:tr w:rsidR="00C03D99" w:rsidRPr="00C03D99" w14:paraId="39312384" w14:textId="77777777">
        <w:trPr>
          <w:ins w:id="960" w:author="Sumeet" w:date="2026-05-24T20:51:00Z"/>
        </w:trPr>
        <w:tc>
          <w:tcPr>
            <w:tcW w:w="56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F5728E" w14:textId="77777777" w:rsidR="00C03D99" w:rsidRPr="00C03D99" w:rsidRDefault="00C03D99">
            <w:pPr>
              <w:pStyle w:val="NormalWeb"/>
              <w:spacing w:before="0" w:beforeAutospacing="0" w:after="0" w:afterAutospacing="0"/>
              <w:rPr>
                <w:ins w:id="961" w:author="Sumeet" w:date="2026-05-24T20:51:00Z" w16du:dateUtc="2026-05-25T01:51:00Z"/>
                <w:rFonts w:ascii="Calibri" w:hAnsi="Calibri" w:cs="Calibri"/>
                <w:sz w:val="20"/>
                <w:szCs w:val="20"/>
                <w:rPrChange w:id="962" w:author="Sumeet" w:date="2026-05-24T20:51:00Z" w16du:dateUtc="2026-05-25T01:51:00Z">
                  <w:rPr>
                    <w:ins w:id="963" w:author="Sumeet" w:date="2026-05-24T20:51:00Z" w16du:dateUtc="2026-05-25T01:51:00Z"/>
                    <w:rFonts w:ascii="Calibri" w:hAnsi="Calibri" w:cs="Calibri"/>
                  </w:rPr>
                </w:rPrChange>
              </w:rPr>
            </w:pPr>
            <w:ins w:id="964" w:author="Sumeet" w:date="2026-05-24T20:51:00Z" w16du:dateUtc="2026-05-25T01:51:00Z">
              <w:r w:rsidRPr="00C03D99">
                <w:rPr>
                  <w:rFonts w:ascii="Calibri" w:hAnsi="Calibri" w:cs="Calibri"/>
                  <w:color w:val="000000"/>
                  <w:sz w:val="20"/>
                  <w:szCs w:val="20"/>
                  <w:rPrChange w:id="965" w:author="Sumeet" w:date="2026-05-24T20:51:00Z" w16du:dateUtc="2026-05-25T01:51:00Z">
                    <w:rPr>
                      <w:rFonts w:ascii="Calibri" w:hAnsi="Calibri" w:cs="Calibri"/>
                      <w:color w:val="000000"/>
                    </w:rPr>
                  </w:rPrChange>
                </w:rPr>
                <w:t>Package stores exact published Org Care Plan Version</w:t>
              </w:r>
            </w:ins>
          </w:p>
        </w:tc>
        <w:tc>
          <w:tcPr>
            <w:tcW w:w="56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385568" w14:textId="77777777" w:rsidR="00C03D99" w:rsidRPr="00C03D99" w:rsidRDefault="00C03D99">
            <w:pPr>
              <w:pStyle w:val="NormalWeb"/>
              <w:spacing w:before="0" w:beforeAutospacing="0" w:after="0" w:afterAutospacing="0"/>
              <w:rPr>
                <w:ins w:id="966" w:author="Sumeet" w:date="2026-05-24T20:51:00Z" w16du:dateUtc="2026-05-25T01:51:00Z"/>
                <w:rFonts w:ascii="Calibri" w:hAnsi="Calibri" w:cs="Calibri"/>
                <w:sz w:val="20"/>
                <w:szCs w:val="20"/>
                <w:rPrChange w:id="967" w:author="Sumeet" w:date="2026-05-24T20:51:00Z" w16du:dateUtc="2026-05-25T01:51:00Z">
                  <w:rPr>
                    <w:ins w:id="968" w:author="Sumeet" w:date="2026-05-24T20:51:00Z" w16du:dateUtc="2026-05-25T01:51:00Z"/>
                    <w:rFonts w:ascii="Calibri" w:hAnsi="Calibri" w:cs="Calibri"/>
                  </w:rPr>
                </w:rPrChange>
              </w:rPr>
            </w:pPr>
            <w:ins w:id="969" w:author="Sumeet" w:date="2026-05-24T20:51:00Z" w16du:dateUtc="2026-05-25T01:51:00Z">
              <w:r w:rsidRPr="00C03D99">
                <w:rPr>
                  <w:rFonts w:ascii="Calibri" w:hAnsi="Calibri" w:cs="Calibri"/>
                  <w:color w:val="000000"/>
                  <w:sz w:val="20"/>
                  <w:szCs w:val="20"/>
                  <w:rPrChange w:id="970" w:author="Sumeet" w:date="2026-05-24T20:51:00Z" w16du:dateUtc="2026-05-25T01:51:00Z">
                    <w:rPr>
                      <w:rFonts w:ascii="Calibri" w:hAnsi="Calibri" w:cs="Calibri"/>
                      <w:color w:val="000000"/>
                    </w:rPr>
                  </w:rPrChange>
                </w:rPr>
                <w:t>Existing package/runtime behavior should continue</w:t>
              </w:r>
            </w:ins>
          </w:p>
        </w:tc>
      </w:tr>
    </w:tbl>
    <w:p w14:paraId="2D2C434A" w14:textId="77777777" w:rsidR="00C03D99" w:rsidRPr="00C03D99" w:rsidRDefault="00C03D99" w:rsidP="00C03D99">
      <w:pPr>
        <w:pStyle w:val="NormalWeb"/>
        <w:shd w:val="clear" w:color="auto" w:fill="FFFFFF"/>
        <w:spacing w:before="0" w:beforeAutospacing="0" w:after="0" w:afterAutospacing="0"/>
        <w:rPr>
          <w:ins w:id="971" w:author="Sumeet" w:date="2026-05-24T20:51:00Z" w16du:dateUtc="2026-05-25T01:51:00Z"/>
          <w:rFonts w:ascii="Calibri" w:hAnsi="Calibri" w:cs="Calibri"/>
          <w:color w:val="000000"/>
          <w:sz w:val="20"/>
          <w:szCs w:val="20"/>
          <w:rPrChange w:id="972" w:author="Sumeet" w:date="2026-05-24T20:51:00Z" w16du:dateUtc="2026-05-25T01:51:00Z">
            <w:rPr>
              <w:ins w:id="973" w:author="Sumeet" w:date="2026-05-24T20:51:00Z" w16du:dateUtc="2026-05-25T01:51:00Z"/>
              <w:rFonts w:ascii="Calibri" w:hAnsi="Calibri" w:cs="Calibri"/>
              <w:color w:val="000000"/>
            </w:rPr>
          </w:rPrChange>
        </w:rPr>
      </w:pPr>
      <w:ins w:id="974" w:author="Sumeet" w:date="2026-05-24T20:51:00Z" w16du:dateUtc="2026-05-25T01:51:00Z">
        <w:r w:rsidRPr="00C03D99">
          <w:rPr>
            <w:rFonts w:ascii="Calibri" w:hAnsi="Calibri" w:cs="Calibri"/>
            <w:color w:val="000000"/>
            <w:sz w:val="20"/>
            <w:szCs w:val="20"/>
            <w:rPrChange w:id="975" w:author="Sumeet" w:date="2026-05-24T20:51:00Z" w16du:dateUtc="2026-05-25T01:51:00Z">
              <w:rPr>
                <w:rFonts w:ascii="Calibri" w:hAnsi="Calibri" w:cs="Calibri"/>
                <w:color w:val="000000"/>
              </w:rPr>
            </w:rPrChange>
          </w:rPr>
          <w:t>Package linking already requires one published Org Care Plan Version and excludes master templates, drafts, in-review, inactive, or cross-org care plans. </w:t>
        </w:r>
      </w:ins>
    </w:p>
    <w:p w14:paraId="161E3A8A" w14:textId="77777777" w:rsidR="00C03D99" w:rsidRPr="00C03D99" w:rsidRDefault="00C03D99" w:rsidP="00C03D99">
      <w:pPr>
        <w:pStyle w:val="NormalWeb"/>
        <w:shd w:val="clear" w:color="auto" w:fill="FFFFFF"/>
        <w:spacing w:before="0" w:beforeAutospacing="0" w:after="0" w:afterAutospacing="0"/>
        <w:rPr>
          <w:ins w:id="976" w:author="Sumeet" w:date="2026-05-24T20:51:00Z" w16du:dateUtc="2026-05-25T01:51:00Z"/>
          <w:rFonts w:ascii="Calibri" w:hAnsi="Calibri" w:cs="Calibri"/>
          <w:color w:val="000000"/>
          <w:sz w:val="20"/>
          <w:szCs w:val="20"/>
          <w:rPrChange w:id="977" w:author="Sumeet" w:date="2026-05-24T20:51:00Z" w16du:dateUtc="2026-05-25T01:51:00Z">
            <w:rPr>
              <w:ins w:id="978" w:author="Sumeet" w:date="2026-05-24T20:51:00Z" w16du:dateUtc="2026-05-25T01:51:00Z"/>
              <w:rFonts w:ascii="Calibri" w:hAnsi="Calibri" w:cs="Calibri"/>
              <w:color w:val="000000"/>
            </w:rPr>
          </w:rPrChange>
        </w:rPr>
      </w:pPr>
      <w:ins w:id="979" w:author="Sumeet" w:date="2026-05-24T20:51:00Z" w16du:dateUtc="2026-05-25T01:51:00Z">
        <w:r w:rsidRPr="00C03D99">
          <w:rPr>
            <w:rFonts w:ascii="Calibri" w:hAnsi="Calibri" w:cs="Calibri"/>
            <w:color w:val="000000"/>
            <w:sz w:val="20"/>
            <w:szCs w:val="20"/>
            <w:rPrChange w:id="980" w:author="Sumeet" w:date="2026-05-24T20:51:00Z" w16du:dateUtc="2026-05-25T01:51:00Z">
              <w:rPr>
                <w:rFonts w:ascii="Calibri" w:hAnsi="Calibri" w:cs="Calibri"/>
                <w:color w:val="000000"/>
              </w:rPr>
            </w:rPrChange>
          </w:rPr>
          <w:t> </w:t>
        </w:r>
      </w:ins>
    </w:p>
    <w:p w14:paraId="20B86CA4" w14:textId="77777777" w:rsidR="00C03D99" w:rsidRPr="00C03D99" w:rsidRDefault="00C03D99" w:rsidP="00C03D99">
      <w:pPr>
        <w:pStyle w:val="NormalWeb"/>
        <w:shd w:val="clear" w:color="auto" w:fill="FFFFFF"/>
        <w:spacing w:before="0" w:beforeAutospacing="0" w:after="0" w:afterAutospacing="0"/>
        <w:rPr>
          <w:ins w:id="981" w:author="Sumeet" w:date="2026-05-24T20:51:00Z" w16du:dateUtc="2026-05-25T01:51:00Z"/>
          <w:rFonts w:ascii="Calibri" w:hAnsi="Calibri" w:cs="Calibri"/>
          <w:color w:val="000000"/>
          <w:sz w:val="20"/>
          <w:szCs w:val="20"/>
          <w:rPrChange w:id="982" w:author="Sumeet" w:date="2026-05-24T20:51:00Z" w16du:dateUtc="2026-05-25T01:51:00Z">
            <w:rPr>
              <w:ins w:id="983" w:author="Sumeet" w:date="2026-05-24T20:51:00Z" w16du:dateUtc="2026-05-25T01:51:00Z"/>
              <w:rFonts w:ascii="Calibri" w:hAnsi="Calibri" w:cs="Calibri"/>
              <w:color w:val="000000"/>
            </w:rPr>
          </w:rPrChange>
        </w:rPr>
      </w:pPr>
      <w:ins w:id="984" w:author="Sumeet" w:date="2026-05-24T20:51:00Z" w16du:dateUtc="2026-05-25T01:51:00Z">
        <w:r w:rsidRPr="00C03D99">
          <w:rPr>
            <w:rFonts w:ascii="Calibri" w:hAnsi="Calibri" w:cs="Calibri"/>
            <w:b/>
            <w:bCs/>
            <w:color w:val="000000"/>
            <w:sz w:val="20"/>
            <w:szCs w:val="20"/>
            <w:rPrChange w:id="985" w:author="Sumeet" w:date="2026-05-24T20:51:00Z" w16du:dateUtc="2026-05-25T01:51:00Z">
              <w:rPr>
                <w:rFonts w:ascii="Calibri" w:hAnsi="Calibri" w:cs="Calibri"/>
                <w:b/>
                <w:bCs/>
                <w:color w:val="000000"/>
              </w:rPr>
            </w:rPrChange>
          </w:rPr>
          <w:t>Example Flow</w:t>
        </w:r>
      </w:ins>
    </w:p>
    <w:p w14:paraId="5E2CA55F" w14:textId="77777777" w:rsidR="00C03D99" w:rsidRPr="00C03D99" w:rsidRDefault="00C03D99" w:rsidP="00C03D99">
      <w:pPr>
        <w:pStyle w:val="NormalWeb"/>
        <w:shd w:val="clear" w:color="auto" w:fill="FFFFFF"/>
        <w:spacing w:before="0" w:beforeAutospacing="0" w:after="0" w:afterAutospacing="0"/>
        <w:rPr>
          <w:ins w:id="986" w:author="Sumeet" w:date="2026-05-24T20:51:00Z" w16du:dateUtc="2026-05-25T01:51:00Z"/>
          <w:rFonts w:ascii="Calibri" w:hAnsi="Calibri" w:cs="Calibri"/>
          <w:color w:val="000000"/>
          <w:sz w:val="20"/>
          <w:szCs w:val="20"/>
          <w:rPrChange w:id="987" w:author="Sumeet" w:date="2026-05-24T20:51:00Z" w16du:dateUtc="2026-05-25T01:51:00Z">
            <w:rPr>
              <w:ins w:id="988" w:author="Sumeet" w:date="2026-05-24T20:51:00Z" w16du:dateUtc="2026-05-25T01:51:00Z"/>
              <w:rFonts w:ascii="Calibri" w:hAnsi="Calibri" w:cs="Calibri"/>
              <w:color w:val="000000"/>
            </w:rPr>
          </w:rPrChange>
        </w:rPr>
      </w:pPr>
      <w:ins w:id="989" w:author="Sumeet" w:date="2026-05-24T20:51:00Z" w16du:dateUtc="2026-05-25T01:51:00Z">
        <w:r w:rsidRPr="00C03D99">
          <w:rPr>
            <w:rFonts w:ascii="Calibri" w:hAnsi="Calibri" w:cs="Calibri"/>
            <w:color w:val="000000"/>
            <w:sz w:val="20"/>
            <w:szCs w:val="20"/>
            <w:rPrChange w:id="990" w:author="Sumeet" w:date="2026-05-24T20:51:00Z" w16du:dateUtc="2026-05-25T01:51:00Z">
              <w:rPr>
                <w:rFonts w:ascii="Calibri" w:hAnsi="Calibri" w:cs="Calibri"/>
                <w:color w:val="000000"/>
              </w:rPr>
            </w:rPrChange>
          </w:rPr>
          <w:t> </w:t>
        </w:r>
      </w:ins>
    </w:p>
    <w:p w14:paraId="71D10686" w14:textId="77777777" w:rsidR="00C03D99" w:rsidRPr="00C03D99" w:rsidRDefault="00C03D99" w:rsidP="00C03D99">
      <w:pPr>
        <w:pStyle w:val="NormalWeb"/>
        <w:shd w:val="clear" w:color="auto" w:fill="FFFFFF"/>
        <w:spacing w:before="0" w:beforeAutospacing="0" w:after="0" w:afterAutospacing="0"/>
        <w:rPr>
          <w:ins w:id="991" w:author="Sumeet" w:date="2026-05-24T20:51:00Z" w16du:dateUtc="2026-05-25T01:51:00Z"/>
          <w:rFonts w:ascii="Calibri" w:hAnsi="Calibri" w:cs="Calibri"/>
          <w:color w:val="000000"/>
          <w:sz w:val="20"/>
          <w:szCs w:val="20"/>
          <w:rPrChange w:id="992" w:author="Sumeet" w:date="2026-05-24T20:51:00Z" w16du:dateUtc="2026-05-25T01:51:00Z">
            <w:rPr>
              <w:ins w:id="993" w:author="Sumeet" w:date="2026-05-24T20:51:00Z" w16du:dateUtc="2026-05-25T01:51:00Z"/>
              <w:rFonts w:ascii="Calibri" w:hAnsi="Calibri" w:cs="Calibri"/>
              <w:color w:val="000000"/>
            </w:rPr>
          </w:rPrChange>
        </w:rPr>
      </w:pPr>
      <w:ins w:id="994" w:author="Sumeet" w:date="2026-05-24T20:51:00Z" w16du:dateUtc="2026-05-25T01:51:00Z">
        <w:r w:rsidRPr="00C03D99">
          <w:rPr>
            <w:rFonts w:ascii="Calibri" w:hAnsi="Calibri" w:cs="Calibri"/>
            <w:color w:val="000000"/>
            <w:sz w:val="20"/>
            <w:szCs w:val="20"/>
            <w:rPrChange w:id="995" w:author="Sumeet" w:date="2026-05-24T20:51:00Z" w16du:dateUtc="2026-05-25T01:51:00Z">
              <w:rPr>
                <w:rFonts w:ascii="Calibri" w:hAnsi="Calibri" w:cs="Calibri"/>
                <w:color w:val="000000"/>
              </w:rPr>
            </w:rPrChange>
          </w:rPr>
          <w:t>Platform Master:</w:t>
        </w:r>
      </w:ins>
    </w:p>
    <w:p w14:paraId="7AF43AC9" w14:textId="77777777" w:rsidR="00C03D99" w:rsidRPr="00C03D99" w:rsidRDefault="00C03D99" w:rsidP="00C03D99">
      <w:pPr>
        <w:pStyle w:val="NormalWeb"/>
        <w:shd w:val="clear" w:color="auto" w:fill="FFFFFF"/>
        <w:spacing w:before="0" w:beforeAutospacing="0" w:after="0" w:afterAutospacing="0"/>
        <w:rPr>
          <w:ins w:id="996" w:author="Sumeet" w:date="2026-05-24T20:51:00Z" w16du:dateUtc="2026-05-25T01:51:00Z"/>
          <w:rFonts w:ascii="Calibri" w:hAnsi="Calibri" w:cs="Calibri"/>
          <w:color w:val="000000"/>
          <w:sz w:val="20"/>
          <w:szCs w:val="20"/>
          <w:rPrChange w:id="997" w:author="Sumeet" w:date="2026-05-24T20:51:00Z" w16du:dateUtc="2026-05-25T01:51:00Z">
            <w:rPr>
              <w:ins w:id="998" w:author="Sumeet" w:date="2026-05-24T20:51:00Z" w16du:dateUtc="2026-05-25T01:51:00Z"/>
              <w:rFonts w:ascii="Calibri" w:hAnsi="Calibri" w:cs="Calibri"/>
              <w:color w:val="000000"/>
            </w:rPr>
          </w:rPrChange>
        </w:rPr>
      </w:pPr>
      <w:ins w:id="999" w:author="Sumeet" w:date="2026-05-24T20:51:00Z" w16du:dateUtc="2026-05-25T01:51:00Z">
        <w:r w:rsidRPr="00C03D99">
          <w:rPr>
            <w:rFonts w:ascii="Calibri" w:hAnsi="Calibri" w:cs="Calibri"/>
            <w:color w:val="000000"/>
            <w:sz w:val="20"/>
            <w:szCs w:val="20"/>
            <w:rPrChange w:id="1000" w:author="Sumeet" w:date="2026-05-24T20:51:00Z" w16du:dateUtc="2026-05-25T01:51:00Z">
              <w:rPr>
                <w:rFonts w:ascii="Calibri" w:hAnsi="Calibri" w:cs="Calibri"/>
                <w:color w:val="000000"/>
              </w:rPr>
            </w:rPrChange>
          </w:rPr>
          <w:t>Chronic Care Platform Master</w:t>
        </w:r>
      </w:ins>
    </w:p>
    <w:p w14:paraId="068037D2" w14:textId="77777777" w:rsidR="00C03D99" w:rsidRPr="00C03D99" w:rsidRDefault="00C03D99" w:rsidP="00C03D99">
      <w:pPr>
        <w:pStyle w:val="NormalWeb"/>
        <w:shd w:val="clear" w:color="auto" w:fill="FFFFFF"/>
        <w:spacing w:before="0" w:beforeAutospacing="0" w:after="0" w:afterAutospacing="0"/>
        <w:rPr>
          <w:ins w:id="1001" w:author="Sumeet" w:date="2026-05-24T20:51:00Z" w16du:dateUtc="2026-05-25T01:51:00Z"/>
          <w:rFonts w:ascii="Calibri" w:hAnsi="Calibri" w:cs="Calibri"/>
          <w:color w:val="000000"/>
          <w:sz w:val="20"/>
          <w:szCs w:val="20"/>
          <w:rPrChange w:id="1002" w:author="Sumeet" w:date="2026-05-24T20:51:00Z" w16du:dateUtc="2026-05-25T01:51:00Z">
            <w:rPr>
              <w:ins w:id="1003" w:author="Sumeet" w:date="2026-05-24T20:51:00Z" w16du:dateUtc="2026-05-25T01:51:00Z"/>
              <w:rFonts w:ascii="Calibri" w:hAnsi="Calibri" w:cs="Calibri"/>
              <w:color w:val="000000"/>
            </w:rPr>
          </w:rPrChange>
        </w:rPr>
      </w:pPr>
      <w:ins w:id="1004" w:author="Sumeet" w:date="2026-05-24T20:51:00Z" w16du:dateUtc="2026-05-25T01:51:00Z">
        <w:r w:rsidRPr="00C03D99">
          <w:rPr>
            <w:rFonts w:ascii="Calibri" w:hAnsi="Calibri" w:cs="Calibri"/>
            <w:color w:val="000000"/>
            <w:sz w:val="20"/>
            <w:szCs w:val="20"/>
            <w:rPrChange w:id="1005" w:author="Sumeet" w:date="2026-05-24T20:51:00Z" w16du:dateUtc="2026-05-25T01:51:00Z">
              <w:rPr>
                <w:rFonts w:ascii="Calibri" w:hAnsi="Calibri" w:cs="Calibri"/>
                <w:color w:val="000000"/>
              </w:rPr>
            </w:rPrChange>
          </w:rPr>
          <w:t> </w:t>
        </w:r>
      </w:ins>
    </w:p>
    <w:p w14:paraId="7FEA1E12" w14:textId="77777777" w:rsidR="00C03D99" w:rsidRPr="00C03D99" w:rsidRDefault="00C03D99" w:rsidP="00C03D99">
      <w:pPr>
        <w:pStyle w:val="NormalWeb"/>
        <w:shd w:val="clear" w:color="auto" w:fill="FFFFFF"/>
        <w:spacing w:before="0" w:beforeAutospacing="0" w:after="0" w:afterAutospacing="0"/>
        <w:rPr>
          <w:ins w:id="1006" w:author="Sumeet" w:date="2026-05-24T20:51:00Z" w16du:dateUtc="2026-05-25T01:51:00Z"/>
          <w:rFonts w:ascii="Calibri" w:hAnsi="Calibri" w:cs="Calibri"/>
          <w:color w:val="000000"/>
          <w:sz w:val="20"/>
          <w:szCs w:val="20"/>
          <w:rPrChange w:id="1007" w:author="Sumeet" w:date="2026-05-24T20:51:00Z" w16du:dateUtc="2026-05-25T01:51:00Z">
            <w:rPr>
              <w:ins w:id="1008" w:author="Sumeet" w:date="2026-05-24T20:51:00Z" w16du:dateUtc="2026-05-25T01:51:00Z"/>
              <w:rFonts w:ascii="Calibri" w:hAnsi="Calibri" w:cs="Calibri"/>
              <w:color w:val="000000"/>
            </w:rPr>
          </w:rPrChange>
        </w:rPr>
      </w:pPr>
      <w:ins w:id="1009" w:author="Sumeet" w:date="2026-05-24T20:51:00Z" w16du:dateUtc="2026-05-25T01:51:00Z">
        <w:r w:rsidRPr="00C03D99">
          <w:rPr>
            <w:rFonts w:ascii="Calibri" w:hAnsi="Calibri" w:cs="Calibri"/>
            <w:color w:val="000000"/>
            <w:sz w:val="20"/>
            <w:szCs w:val="20"/>
            <w:rPrChange w:id="1010" w:author="Sumeet" w:date="2026-05-24T20:51:00Z" w16du:dateUtc="2026-05-25T01:51:00Z">
              <w:rPr>
                <w:rFonts w:ascii="Calibri" w:hAnsi="Calibri" w:cs="Calibri"/>
                <w:color w:val="000000"/>
              </w:rPr>
            </w:rPrChange>
          </w:rPr>
          <w:t>↓ enabled for org</w:t>
        </w:r>
      </w:ins>
    </w:p>
    <w:p w14:paraId="53908DE0" w14:textId="77777777" w:rsidR="00C03D99" w:rsidRPr="00C03D99" w:rsidRDefault="00C03D99" w:rsidP="00C03D99">
      <w:pPr>
        <w:pStyle w:val="NormalWeb"/>
        <w:shd w:val="clear" w:color="auto" w:fill="FFFFFF"/>
        <w:spacing w:before="0" w:beforeAutospacing="0" w:after="0" w:afterAutospacing="0"/>
        <w:rPr>
          <w:ins w:id="1011" w:author="Sumeet" w:date="2026-05-24T20:51:00Z" w16du:dateUtc="2026-05-25T01:51:00Z"/>
          <w:rFonts w:ascii="Calibri" w:hAnsi="Calibri" w:cs="Calibri"/>
          <w:color w:val="000000"/>
          <w:sz w:val="20"/>
          <w:szCs w:val="20"/>
          <w:rPrChange w:id="1012" w:author="Sumeet" w:date="2026-05-24T20:51:00Z" w16du:dateUtc="2026-05-25T01:51:00Z">
            <w:rPr>
              <w:ins w:id="1013" w:author="Sumeet" w:date="2026-05-24T20:51:00Z" w16du:dateUtc="2026-05-25T01:51:00Z"/>
              <w:rFonts w:ascii="Calibri" w:hAnsi="Calibri" w:cs="Calibri"/>
              <w:color w:val="000000"/>
            </w:rPr>
          </w:rPrChange>
        </w:rPr>
      </w:pPr>
      <w:ins w:id="1014" w:author="Sumeet" w:date="2026-05-24T20:51:00Z" w16du:dateUtc="2026-05-25T01:51:00Z">
        <w:r w:rsidRPr="00C03D99">
          <w:rPr>
            <w:rFonts w:ascii="Calibri" w:hAnsi="Calibri" w:cs="Calibri"/>
            <w:color w:val="000000"/>
            <w:sz w:val="20"/>
            <w:szCs w:val="20"/>
            <w:rPrChange w:id="1015" w:author="Sumeet" w:date="2026-05-24T20:51:00Z" w16du:dateUtc="2026-05-25T01:51:00Z">
              <w:rPr>
                <w:rFonts w:ascii="Calibri" w:hAnsi="Calibri" w:cs="Calibri"/>
                <w:color w:val="000000"/>
              </w:rPr>
            </w:rPrChange>
          </w:rPr>
          <w:t> </w:t>
        </w:r>
      </w:ins>
    </w:p>
    <w:p w14:paraId="6B9FB572" w14:textId="77777777" w:rsidR="00C03D99" w:rsidRPr="00C03D99" w:rsidRDefault="00C03D99" w:rsidP="00C03D99">
      <w:pPr>
        <w:pStyle w:val="NormalWeb"/>
        <w:shd w:val="clear" w:color="auto" w:fill="FFFFFF"/>
        <w:spacing w:before="0" w:beforeAutospacing="0" w:after="0" w:afterAutospacing="0"/>
        <w:rPr>
          <w:ins w:id="1016" w:author="Sumeet" w:date="2026-05-24T20:51:00Z" w16du:dateUtc="2026-05-25T01:51:00Z"/>
          <w:rFonts w:ascii="Calibri" w:hAnsi="Calibri" w:cs="Calibri"/>
          <w:color w:val="000000"/>
          <w:sz w:val="20"/>
          <w:szCs w:val="20"/>
          <w:rPrChange w:id="1017" w:author="Sumeet" w:date="2026-05-24T20:51:00Z" w16du:dateUtc="2026-05-25T01:51:00Z">
            <w:rPr>
              <w:ins w:id="1018" w:author="Sumeet" w:date="2026-05-24T20:51:00Z" w16du:dateUtc="2026-05-25T01:51:00Z"/>
              <w:rFonts w:ascii="Calibri" w:hAnsi="Calibri" w:cs="Calibri"/>
              <w:color w:val="000000"/>
            </w:rPr>
          </w:rPrChange>
        </w:rPr>
      </w:pPr>
      <w:ins w:id="1019" w:author="Sumeet" w:date="2026-05-24T20:51:00Z" w16du:dateUtc="2026-05-25T01:51:00Z">
        <w:r w:rsidRPr="00C03D99">
          <w:rPr>
            <w:rFonts w:ascii="Calibri" w:hAnsi="Calibri" w:cs="Calibri"/>
            <w:color w:val="000000"/>
            <w:sz w:val="20"/>
            <w:szCs w:val="20"/>
            <w:rPrChange w:id="1020" w:author="Sumeet" w:date="2026-05-24T20:51:00Z" w16du:dateUtc="2026-05-25T01:51:00Z">
              <w:rPr>
                <w:rFonts w:ascii="Calibri" w:hAnsi="Calibri" w:cs="Calibri"/>
                <w:color w:val="000000"/>
              </w:rPr>
            </w:rPrChange>
          </w:rPr>
          <w:t>Org Master:</w:t>
        </w:r>
      </w:ins>
    </w:p>
    <w:p w14:paraId="6900C5E8" w14:textId="77777777" w:rsidR="00C03D99" w:rsidRPr="00C03D99" w:rsidRDefault="00C03D99" w:rsidP="00C03D99">
      <w:pPr>
        <w:pStyle w:val="NormalWeb"/>
        <w:shd w:val="clear" w:color="auto" w:fill="FFFFFF"/>
        <w:spacing w:before="0" w:beforeAutospacing="0" w:after="0" w:afterAutospacing="0"/>
        <w:rPr>
          <w:ins w:id="1021" w:author="Sumeet" w:date="2026-05-24T20:51:00Z" w16du:dateUtc="2026-05-25T01:51:00Z"/>
          <w:rFonts w:ascii="Calibri" w:hAnsi="Calibri" w:cs="Calibri"/>
          <w:color w:val="000000"/>
          <w:sz w:val="20"/>
          <w:szCs w:val="20"/>
          <w:rPrChange w:id="1022" w:author="Sumeet" w:date="2026-05-24T20:51:00Z" w16du:dateUtc="2026-05-25T01:51:00Z">
            <w:rPr>
              <w:ins w:id="1023" w:author="Sumeet" w:date="2026-05-24T20:51:00Z" w16du:dateUtc="2026-05-25T01:51:00Z"/>
              <w:rFonts w:ascii="Calibri" w:hAnsi="Calibri" w:cs="Calibri"/>
              <w:color w:val="000000"/>
            </w:rPr>
          </w:rPrChange>
        </w:rPr>
      </w:pPr>
      <w:ins w:id="1024" w:author="Sumeet" w:date="2026-05-24T20:51:00Z" w16du:dateUtc="2026-05-25T01:51:00Z">
        <w:r w:rsidRPr="00C03D99">
          <w:rPr>
            <w:rFonts w:ascii="Calibri" w:hAnsi="Calibri" w:cs="Calibri"/>
            <w:color w:val="000000"/>
            <w:sz w:val="20"/>
            <w:szCs w:val="20"/>
            <w:rPrChange w:id="1025" w:author="Sumeet" w:date="2026-05-24T20:51:00Z" w16du:dateUtc="2026-05-25T01:51:00Z">
              <w:rPr>
                <w:rFonts w:ascii="Calibri" w:hAnsi="Calibri" w:cs="Calibri"/>
                <w:color w:val="000000"/>
              </w:rPr>
            </w:rPrChange>
          </w:rPr>
          <w:t>ABC Hospital Chronic Care Master</w:t>
        </w:r>
      </w:ins>
    </w:p>
    <w:p w14:paraId="5DB539E9" w14:textId="77777777" w:rsidR="00C03D99" w:rsidRPr="00C03D99" w:rsidRDefault="00C03D99" w:rsidP="00C03D99">
      <w:pPr>
        <w:pStyle w:val="NormalWeb"/>
        <w:shd w:val="clear" w:color="auto" w:fill="FFFFFF"/>
        <w:spacing w:before="0" w:beforeAutospacing="0" w:after="0" w:afterAutospacing="0"/>
        <w:rPr>
          <w:ins w:id="1026" w:author="Sumeet" w:date="2026-05-24T20:51:00Z" w16du:dateUtc="2026-05-25T01:51:00Z"/>
          <w:rFonts w:ascii="Calibri" w:hAnsi="Calibri" w:cs="Calibri"/>
          <w:color w:val="000000"/>
          <w:sz w:val="20"/>
          <w:szCs w:val="20"/>
          <w:rPrChange w:id="1027" w:author="Sumeet" w:date="2026-05-24T20:51:00Z" w16du:dateUtc="2026-05-25T01:51:00Z">
            <w:rPr>
              <w:ins w:id="1028" w:author="Sumeet" w:date="2026-05-24T20:51:00Z" w16du:dateUtc="2026-05-25T01:51:00Z"/>
              <w:rFonts w:ascii="Calibri" w:hAnsi="Calibri" w:cs="Calibri"/>
              <w:color w:val="000000"/>
            </w:rPr>
          </w:rPrChange>
        </w:rPr>
      </w:pPr>
      <w:ins w:id="1029" w:author="Sumeet" w:date="2026-05-24T20:51:00Z" w16du:dateUtc="2026-05-25T01:51:00Z">
        <w:r w:rsidRPr="00C03D99">
          <w:rPr>
            <w:rFonts w:ascii="Calibri" w:hAnsi="Calibri" w:cs="Calibri"/>
            <w:color w:val="000000"/>
            <w:sz w:val="20"/>
            <w:szCs w:val="20"/>
            <w:rPrChange w:id="1030" w:author="Sumeet" w:date="2026-05-24T20:51:00Z" w16du:dateUtc="2026-05-25T01:51:00Z">
              <w:rPr>
                <w:rFonts w:ascii="Calibri" w:hAnsi="Calibri" w:cs="Calibri"/>
                <w:color w:val="000000"/>
              </w:rPr>
            </w:rPrChange>
          </w:rPr>
          <w:t> </w:t>
        </w:r>
      </w:ins>
    </w:p>
    <w:p w14:paraId="0C7B7750" w14:textId="77777777" w:rsidR="00C03D99" w:rsidRPr="00C03D99" w:rsidRDefault="00C03D99" w:rsidP="00C03D99">
      <w:pPr>
        <w:pStyle w:val="NormalWeb"/>
        <w:shd w:val="clear" w:color="auto" w:fill="FFFFFF"/>
        <w:spacing w:before="0" w:beforeAutospacing="0" w:after="0" w:afterAutospacing="0"/>
        <w:rPr>
          <w:ins w:id="1031" w:author="Sumeet" w:date="2026-05-24T20:51:00Z" w16du:dateUtc="2026-05-25T01:51:00Z"/>
          <w:rFonts w:ascii="Calibri" w:hAnsi="Calibri" w:cs="Calibri"/>
          <w:color w:val="000000"/>
          <w:sz w:val="20"/>
          <w:szCs w:val="20"/>
          <w:rPrChange w:id="1032" w:author="Sumeet" w:date="2026-05-24T20:51:00Z" w16du:dateUtc="2026-05-25T01:51:00Z">
            <w:rPr>
              <w:ins w:id="1033" w:author="Sumeet" w:date="2026-05-24T20:51:00Z" w16du:dateUtc="2026-05-25T01:51:00Z"/>
              <w:rFonts w:ascii="Calibri" w:hAnsi="Calibri" w:cs="Calibri"/>
              <w:color w:val="000000"/>
            </w:rPr>
          </w:rPrChange>
        </w:rPr>
      </w:pPr>
      <w:ins w:id="1034" w:author="Sumeet" w:date="2026-05-24T20:51:00Z" w16du:dateUtc="2026-05-25T01:51:00Z">
        <w:r w:rsidRPr="00C03D99">
          <w:rPr>
            <w:rFonts w:ascii="Calibri" w:hAnsi="Calibri" w:cs="Calibri"/>
            <w:color w:val="000000"/>
            <w:sz w:val="20"/>
            <w:szCs w:val="20"/>
            <w:rPrChange w:id="1035" w:author="Sumeet" w:date="2026-05-24T20:51:00Z" w16du:dateUtc="2026-05-25T01:51:00Z">
              <w:rPr>
                <w:rFonts w:ascii="Calibri" w:hAnsi="Calibri" w:cs="Calibri"/>
                <w:color w:val="000000"/>
              </w:rPr>
            </w:rPrChange>
          </w:rPr>
          <w:t>↓ org creates condition templates</w:t>
        </w:r>
      </w:ins>
    </w:p>
    <w:p w14:paraId="779CFF77" w14:textId="77777777" w:rsidR="00C03D99" w:rsidRPr="00C03D99" w:rsidRDefault="00C03D99" w:rsidP="00C03D99">
      <w:pPr>
        <w:pStyle w:val="NormalWeb"/>
        <w:shd w:val="clear" w:color="auto" w:fill="FFFFFF"/>
        <w:spacing w:before="0" w:beforeAutospacing="0" w:after="0" w:afterAutospacing="0"/>
        <w:rPr>
          <w:ins w:id="1036" w:author="Sumeet" w:date="2026-05-24T20:51:00Z" w16du:dateUtc="2026-05-25T01:51:00Z"/>
          <w:rFonts w:ascii="Calibri" w:hAnsi="Calibri" w:cs="Calibri"/>
          <w:color w:val="000000"/>
          <w:sz w:val="20"/>
          <w:szCs w:val="20"/>
          <w:rPrChange w:id="1037" w:author="Sumeet" w:date="2026-05-24T20:51:00Z" w16du:dateUtc="2026-05-25T01:51:00Z">
            <w:rPr>
              <w:ins w:id="1038" w:author="Sumeet" w:date="2026-05-24T20:51:00Z" w16du:dateUtc="2026-05-25T01:51:00Z"/>
              <w:rFonts w:ascii="Calibri" w:hAnsi="Calibri" w:cs="Calibri"/>
              <w:color w:val="000000"/>
            </w:rPr>
          </w:rPrChange>
        </w:rPr>
      </w:pPr>
      <w:ins w:id="1039" w:author="Sumeet" w:date="2026-05-24T20:51:00Z" w16du:dateUtc="2026-05-25T01:51:00Z">
        <w:r w:rsidRPr="00C03D99">
          <w:rPr>
            <w:rFonts w:ascii="Calibri" w:hAnsi="Calibri" w:cs="Calibri"/>
            <w:color w:val="000000"/>
            <w:sz w:val="20"/>
            <w:szCs w:val="20"/>
            <w:rPrChange w:id="1040" w:author="Sumeet" w:date="2026-05-24T20:51:00Z" w16du:dateUtc="2026-05-25T01:51:00Z">
              <w:rPr>
                <w:rFonts w:ascii="Calibri" w:hAnsi="Calibri" w:cs="Calibri"/>
                <w:color w:val="000000"/>
              </w:rPr>
            </w:rPrChange>
          </w:rPr>
          <w:t> </w:t>
        </w:r>
      </w:ins>
    </w:p>
    <w:p w14:paraId="5D017C67" w14:textId="77777777" w:rsidR="00C03D99" w:rsidRPr="00C03D99" w:rsidRDefault="00C03D99" w:rsidP="00C03D99">
      <w:pPr>
        <w:pStyle w:val="NormalWeb"/>
        <w:shd w:val="clear" w:color="auto" w:fill="FFFFFF"/>
        <w:spacing w:before="0" w:beforeAutospacing="0" w:after="0" w:afterAutospacing="0"/>
        <w:rPr>
          <w:ins w:id="1041" w:author="Sumeet" w:date="2026-05-24T20:51:00Z" w16du:dateUtc="2026-05-25T01:51:00Z"/>
          <w:rFonts w:ascii="Calibri" w:hAnsi="Calibri" w:cs="Calibri"/>
          <w:color w:val="000000"/>
          <w:sz w:val="20"/>
          <w:szCs w:val="20"/>
          <w:rPrChange w:id="1042" w:author="Sumeet" w:date="2026-05-24T20:51:00Z" w16du:dateUtc="2026-05-25T01:51:00Z">
            <w:rPr>
              <w:ins w:id="1043" w:author="Sumeet" w:date="2026-05-24T20:51:00Z" w16du:dateUtc="2026-05-25T01:51:00Z"/>
              <w:rFonts w:ascii="Calibri" w:hAnsi="Calibri" w:cs="Calibri"/>
              <w:color w:val="000000"/>
            </w:rPr>
          </w:rPrChange>
        </w:rPr>
      </w:pPr>
      <w:ins w:id="1044" w:author="Sumeet" w:date="2026-05-24T20:51:00Z" w16du:dateUtc="2026-05-25T01:51:00Z">
        <w:r w:rsidRPr="00C03D99">
          <w:rPr>
            <w:rFonts w:ascii="Calibri" w:hAnsi="Calibri" w:cs="Calibri"/>
            <w:color w:val="000000"/>
            <w:sz w:val="20"/>
            <w:szCs w:val="20"/>
            <w:rPrChange w:id="1045" w:author="Sumeet" w:date="2026-05-24T20:51:00Z" w16du:dateUtc="2026-05-25T01:51:00Z">
              <w:rPr>
                <w:rFonts w:ascii="Calibri" w:hAnsi="Calibri" w:cs="Calibri"/>
                <w:color w:val="000000"/>
              </w:rPr>
            </w:rPrChange>
          </w:rPr>
          <w:t>Org Templates:</w:t>
        </w:r>
      </w:ins>
    </w:p>
    <w:p w14:paraId="1D0E6525" w14:textId="77777777" w:rsidR="00C03D99" w:rsidRPr="00C03D99" w:rsidRDefault="00C03D99" w:rsidP="00C03D99">
      <w:pPr>
        <w:pStyle w:val="NormalWeb"/>
        <w:shd w:val="clear" w:color="auto" w:fill="FFFFFF"/>
        <w:spacing w:before="0" w:beforeAutospacing="0" w:after="0" w:afterAutospacing="0"/>
        <w:rPr>
          <w:ins w:id="1046" w:author="Sumeet" w:date="2026-05-24T20:51:00Z" w16du:dateUtc="2026-05-25T01:51:00Z"/>
          <w:rFonts w:ascii="Calibri" w:hAnsi="Calibri" w:cs="Calibri"/>
          <w:color w:val="000000"/>
          <w:sz w:val="20"/>
          <w:szCs w:val="20"/>
          <w:rPrChange w:id="1047" w:author="Sumeet" w:date="2026-05-24T20:51:00Z" w16du:dateUtc="2026-05-25T01:51:00Z">
            <w:rPr>
              <w:ins w:id="1048" w:author="Sumeet" w:date="2026-05-24T20:51:00Z" w16du:dateUtc="2026-05-25T01:51:00Z"/>
              <w:rFonts w:ascii="Calibri" w:hAnsi="Calibri" w:cs="Calibri"/>
              <w:color w:val="000000"/>
            </w:rPr>
          </w:rPrChange>
        </w:rPr>
      </w:pPr>
      <w:ins w:id="1049" w:author="Sumeet" w:date="2026-05-24T20:51:00Z" w16du:dateUtc="2026-05-25T01:51:00Z">
        <w:r w:rsidRPr="00C03D99">
          <w:rPr>
            <w:rFonts w:ascii="Calibri" w:hAnsi="Calibri" w:cs="Calibri"/>
            <w:color w:val="000000"/>
            <w:sz w:val="20"/>
            <w:szCs w:val="20"/>
            <w:rPrChange w:id="1050" w:author="Sumeet" w:date="2026-05-24T20:51:00Z" w16du:dateUtc="2026-05-25T01:51:00Z">
              <w:rPr>
                <w:rFonts w:ascii="Calibri" w:hAnsi="Calibri" w:cs="Calibri"/>
                <w:color w:val="000000"/>
              </w:rPr>
            </w:rPrChange>
          </w:rPr>
          <w:t>- Hypertension Template</w:t>
        </w:r>
      </w:ins>
    </w:p>
    <w:p w14:paraId="4C4AFB3B" w14:textId="77777777" w:rsidR="00C03D99" w:rsidRPr="00C03D99" w:rsidRDefault="00C03D99" w:rsidP="00C03D99">
      <w:pPr>
        <w:pStyle w:val="NormalWeb"/>
        <w:shd w:val="clear" w:color="auto" w:fill="FFFFFF"/>
        <w:spacing w:before="0" w:beforeAutospacing="0" w:after="0" w:afterAutospacing="0"/>
        <w:rPr>
          <w:ins w:id="1051" w:author="Sumeet" w:date="2026-05-24T20:51:00Z" w16du:dateUtc="2026-05-25T01:51:00Z"/>
          <w:rFonts w:ascii="Calibri" w:hAnsi="Calibri" w:cs="Calibri"/>
          <w:color w:val="000000"/>
          <w:sz w:val="20"/>
          <w:szCs w:val="20"/>
          <w:rPrChange w:id="1052" w:author="Sumeet" w:date="2026-05-24T20:51:00Z" w16du:dateUtc="2026-05-25T01:51:00Z">
            <w:rPr>
              <w:ins w:id="1053" w:author="Sumeet" w:date="2026-05-24T20:51:00Z" w16du:dateUtc="2026-05-25T01:51:00Z"/>
              <w:rFonts w:ascii="Calibri" w:hAnsi="Calibri" w:cs="Calibri"/>
              <w:color w:val="000000"/>
            </w:rPr>
          </w:rPrChange>
        </w:rPr>
      </w:pPr>
      <w:ins w:id="1054" w:author="Sumeet" w:date="2026-05-24T20:51:00Z" w16du:dateUtc="2026-05-25T01:51:00Z">
        <w:r w:rsidRPr="00C03D99">
          <w:rPr>
            <w:rFonts w:ascii="Calibri" w:hAnsi="Calibri" w:cs="Calibri"/>
            <w:color w:val="000000"/>
            <w:sz w:val="20"/>
            <w:szCs w:val="20"/>
            <w:rPrChange w:id="1055" w:author="Sumeet" w:date="2026-05-24T20:51:00Z" w16du:dateUtc="2026-05-25T01:51:00Z">
              <w:rPr>
                <w:rFonts w:ascii="Calibri" w:hAnsi="Calibri" w:cs="Calibri"/>
                <w:color w:val="000000"/>
              </w:rPr>
            </w:rPrChange>
          </w:rPr>
          <w:t>- Diabetes Template</w:t>
        </w:r>
      </w:ins>
    </w:p>
    <w:p w14:paraId="7394E883" w14:textId="77777777" w:rsidR="00C03D99" w:rsidRPr="00C03D99" w:rsidRDefault="00C03D99" w:rsidP="00C03D99">
      <w:pPr>
        <w:pStyle w:val="NormalWeb"/>
        <w:shd w:val="clear" w:color="auto" w:fill="FFFFFF"/>
        <w:spacing w:before="0" w:beforeAutospacing="0" w:after="0" w:afterAutospacing="0"/>
        <w:rPr>
          <w:ins w:id="1056" w:author="Sumeet" w:date="2026-05-24T20:51:00Z" w16du:dateUtc="2026-05-25T01:51:00Z"/>
          <w:rFonts w:ascii="Calibri" w:hAnsi="Calibri" w:cs="Calibri"/>
          <w:color w:val="000000"/>
          <w:sz w:val="20"/>
          <w:szCs w:val="20"/>
          <w:rPrChange w:id="1057" w:author="Sumeet" w:date="2026-05-24T20:51:00Z" w16du:dateUtc="2026-05-25T01:51:00Z">
            <w:rPr>
              <w:ins w:id="1058" w:author="Sumeet" w:date="2026-05-24T20:51:00Z" w16du:dateUtc="2026-05-25T01:51:00Z"/>
              <w:rFonts w:ascii="Calibri" w:hAnsi="Calibri" w:cs="Calibri"/>
              <w:color w:val="000000"/>
            </w:rPr>
          </w:rPrChange>
        </w:rPr>
      </w:pPr>
      <w:ins w:id="1059" w:author="Sumeet" w:date="2026-05-24T20:51:00Z" w16du:dateUtc="2026-05-25T01:51:00Z">
        <w:r w:rsidRPr="00C03D99">
          <w:rPr>
            <w:rFonts w:ascii="Calibri" w:hAnsi="Calibri" w:cs="Calibri"/>
            <w:color w:val="000000"/>
            <w:sz w:val="20"/>
            <w:szCs w:val="20"/>
            <w:rPrChange w:id="1060" w:author="Sumeet" w:date="2026-05-24T20:51:00Z" w16du:dateUtc="2026-05-25T01:51:00Z">
              <w:rPr>
                <w:rFonts w:ascii="Calibri" w:hAnsi="Calibri" w:cs="Calibri"/>
                <w:color w:val="000000"/>
              </w:rPr>
            </w:rPrChange>
          </w:rPr>
          <w:t> </w:t>
        </w:r>
      </w:ins>
    </w:p>
    <w:p w14:paraId="32A8E0E0" w14:textId="77777777" w:rsidR="00C03D99" w:rsidRPr="00C03D99" w:rsidRDefault="00C03D99" w:rsidP="00C03D99">
      <w:pPr>
        <w:pStyle w:val="NormalWeb"/>
        <w:shd w:val="clear" w:color="auto" w:fill="FFFFFF"/>
        <w:spacing w:before="0" w:beforeAutospacing="0" w:after="0" w:afterAutospacing="0"/>
        <w:rPr>
          <w:ins w:id="1061" w:author="Sumeet" w:date="2026-05-24T20:51:00Z" w16du:dateUtc="2026-05-25T01:51:00Z"/>
          <w:rFonts w:ascii="Calibri" w:hAnsi="Calibri" w:cs="Calibri"/>
          <w:color w:val="000000"/>
          <w:sz w:val="20"/>
          <w:szCs w:val="20"/>
          <w:rPrChange w:id="1062" w:author="Sumeet" w:date="2026-05-24T20:51:00Z" w16du:dateUtc="2026-05-25T01:51:00Z">
            <w:rPr>
              <w:ins w:id="1063" w:author="Sumeet" w:date="2026-05-24T20:51:00Z" w16du:dateUtc="2026-05-25T01:51:00Z"/>
              <w:rFonts w:ascii="Calibri" w:hAnsi="Calibri" w:cs="Calibri"/>
              <w:color w:val="000000"/>
            </w:rPr>
          </w:rPrChange>
        </w:rPr>
      </w:pPr>
      <w:ins w:id="1064" w:author="Sumeet" w:date="2026-05-24T20:51:00Z" w16du:dateUtc="2026-05-25T01:51:00Z">
        <w:r w:rsidRPr="00C03D99">
          <w:rPr>
            <w:rFonts w:ascii="Calibri" w:hAnsi="Calibri" w:cs="Calibri"/>
            <w:color w:val="000000"/>
            <w:sz w:val="20"/>
            <w:szCs w:val="20"/>
            <w:rPrChange w:id="1065" w:author="Sumeet" w:date="2026-05-24T20:51:00Z" w16du:dateUtc="2026-05-25T01:51:00Z">
              <w:rPr>
                <w:rFonts w:ascii="Calibri" w:hAnsi="Calibri" w:cs="Calibri"/>
                <w:color w:val="000000"/>
              </w:rPr>
            </w:rPrChange>
          </w:rPr>
          <w:lastRenderedPageBreak/>
          <w:t>↓ org creates actual care plans</w:t>
        </w:r>
      </w:ins>
    </w:p>
    <w:p w14:paraId="13C7D1D0" w14:textId="77777777" w:rsidR="00C03D99" w:rsidRPr="00C03D99" w:rsidRDefault="00C03D99" w:rsidP="00C03D99">
      <w:pPr>
        <w:pStyle w:val="NormalWeb"/>
        <w:shd w:val="clear" w:color="auto" w:fill="FFFFFF"/>
        <w:spacing w:before="0" w:beforeAutospacing="0" w:after="0" w:afterAutospacing="0"/>
        <w:rPr>
          <w:ins w:id="1066" w:author="Sumeet" w:date="2026-05-24T20:51:00Z" w16du:dateUtc="2026-05-25T01:51:00Z"/>
          <w:rFonts w:ascii="Calibri" w:hAnsi="Calibri" w:cs="Calibri"/>
          <w:color w:val="000000"/>
          <w:sz w:val="20"/>
          <w:szCs w:val="20"/>
          <w:rPrChange w:id="1067" w:author="Sumeet" w:date="2026-05-24T20:51:00Z" w16du:dateUtc="2026-05-25T01:51:00Z">
            <w:rPr>
              <w:ins w:id="1068" w:author="Sumeet" w:date="2026-05-24T20:51:00Z" w16du:dateUtc="2026-05-25T01:51:00Z"/>
              <w:rFonts w:ascii="Calibri" w:hAnsi="Calibri" w:cs="Calibri"/>
              <w:color w:val="000000"/>
            </w:rPr>
          </w:rPrChange>
        </w:rPr>
      </w:pPr>
      <w:ins w:id="1069" w:author="Sumeet" w:date="2026-05-24T20:51:00Z" w16du:dateUtc="2026-05-25T01:51:00Z">
        <w:r w:rsidRPr="00C03D99">
          <w:rPr>
            <w:rFonts w:ascii="Calibri" w:hAnsi="Calibri" w:cs="Calibri"/>
            <w:color w:val="000000"/>
            <w:sz w:val="20"/>
            <w:szCs w:val="20"/>
            <w:rPrChange w:id="1070" w:author="Sumeet" w:date="2026-05-24T20:51:00Z" w16du:dateUtc="2026-05-25T01:51:00Z">
              <w:rPr>
                <w:rFonts w:ascii="Calibri" w:hAnsi="Calibri" w:cs="Calibri"/>
                <w:color w:val="000000"/>
              </w:rPr>
            </w:rPrChange>
          </w:rPr>
          <w:t> </w:t>
        </w:r>
      </w:ins>
    </w:p>
    <w:p w14:paraId="73C8C345" w14:textId="77777777" w:rsidR="00C03D99" w:rsidRPr="00C03D99" w:rsidRDefault="00C03D99" w:rsidP="00C03D99">
      <w:pPr>
        <w:pStyle w:val="NormalWeb"/>
        <w:shd w:val="clear" w:color="auto" w:fill="FFFFFF"/>
        <w:spacing w:before="0" w:beforeAutospacing="0" w:after="0" w:afterAutospacing="0"/>
        <w:rPr>
          <w:ins w:id="1071" w:author="Sumeet" w:date="2026-05-24T20:51:00Z" w16du:dateUtc="2026-05-25T01:51:00Z"/>
          <w:rFonts w:ascii="Calibri" w:hAnsi="Calibri" w:cs="Calibri"/>
          <w:color w:val="000000"/>
          <w:sz w:val="20"/>
          <w:szCs w:val="20"/>
          <w:rPrChange w:id="1072" w:author="Sumeet" w:date="2026-05-24T20:51:00Z" w16du:dateUtc="2026-05-25T01:51:00Z">
            <w:rPr>
              <w:ins w:id="1073" w:author="Sumeet" w:date="2026-05-24T20:51:00Z" w16du:dateUtc="2026-05-25T01:51:00Z"/>
              <w:rFonts w:ascii="Calibri" w:hAnsi="Calibri" w:cs="Calibri"/>
              <w:color w:val="000000"/>
            </w:rPr>
          </w:rPrChange>
        </w:rPr>
      </w:pPr>
      <w:ins w:id="1074" w:author="Sumeet" w:date="2026-05-24T20:51:00Z" w16du:dateUtc="2026-05-25T01:51:00Z">
        <w:r w:rsidRPr="00C03D99">
          <w:rPr>
            <w:rFonts w:ascii="Calibri" w:hAnsi="Calibri" w:cs="Calibri"/>
            <w:color w:val="000000"/>
            <w:sz w:val="20"/>
            <w:szCs w:val="20"/>
            <w:rPrChange w:id="1075" w:author="Sumeet" w:date="2026-05-24T20:51:00Z" w16du:dateUtc="2026-05-25T01:51:00Z">
              <w:rPr>
                <w:rFonts w:ascii="Calibri" w:hAnsi="Calibri" w:cs="Calibri"/>
                <w:color w:val="000000"/>
              </w:rPr>
            </w:rPrChange>
          </w:rPr>
          <w:t>Org Care Plans:</w:t>
        </w:r>
      </w:ins>
    </w:p>
    <w:p w14:paraId="77F81C6F" w14:textId="77777777" w:rsidR="00C03D99" w:rsidRPr="00C03D99" w:rsidRDefault="00C03D99" w:rsidP="00C03D99">
      <w:pPr>
        <w:pStyle w:val="NormalWeb"/>
        <w:shd w:val="clear" w:color="auto" w:fill="FFFFFF"/>
        <w:spacing w:before="0" w:beforeAutospacing="0" w:after="0" w:afterAutospacing="0"/>
        <w:rPr>
          <w:ins w:id="1076" w:author="Sumeet" w:date="2026-05-24T20:51:00Z" w16du:dateUtc="2026-05-25T01:51:00Z"/>
          <w:rFonts w:ascii="Calibri" w:hAnsi="Calibri" w:cs="Calibri"/>
          <w:color w:val="000000"/>
          <w:sz w:val="20"/>
          <w:szCs w:val="20"/>
          <w:rPrChange w:id="1077" w:author="Sumeet" w:date="2026-05-24T20:51:00Z" w16du:dateUtc="2026-05-25T01:51:00Z">
            <w:rPr>
              <w:ins w:id="1078" w:author="Sumeet" w:date="2026-05-24T20:51:00Z" w16du:dateUtc="2026-05-25T01:51:00Z"/>
              <w:rFonts w:ascii="Calibri" w:hAnsi="Calibri" w:cs="Calibri"/>
              <w:color w:val="000000"/>
            </w:rPr>
          </w:rPrChange>
        </w:rPr>
      </w:pPr>
      <w:ins w:id="1079" w:author="Sumeet" w:date="2026-05-24T20:51:00Z" w16du:dateUtc="2026-05-25T01:51:00Z">
        <w:r w:rsidRPr="00C03D99">
          <w:rPr>
            <w:rFonts w:ascii="Calibri" w:hAnsi="Calibri" w:cs="Calibri"/>
            <w:color w:val="000000"/>
            <w:sz w:val="20"/>
            <w:szCs w:val="20"/>
            <w:rPrChange w:id="1080" w:author="Sumeet" w:date="2026-05-24T20:51:00Z" w16du:dateUtc="2026-05-25T01:51:00Z">
              <w:rPr>
                <w:rFonts w:ascii="Calibri" w:hAnsi="Calibri" w:cs="Calibri"/>
                <w:color w:val="000000"/>
              </w:rPr>
            </w:rPrChange>
          </w:rPr>
          <w:t>- Hypertension 30 Days v1</w:t>
        </w:r>
      </w:ins>
    </w:p>
    <w:p w14:paraId="0467BD99" w14:textId="77777777" w:rsidR="00C03D99" w:rsidRPr="00C03D99" w:rsidRDefault="00C03D99" w:rsidP="00C03D99">
      <w:pPr>
        <w:pStyle w:val="NormalWeb"/>
        <w:shd w:val="clear" w:color="auto" w:fill="FFFFFF"/>
        <w:spacing w:before="0" w:beforeAutospacing="0" w:after="0" w:afterAutospacing="0"/>
        <w:rPr>
          <w:ins w:id="1081" w:author="Sumeet" w:date="2026-05-24T20:51:00Z" w16du:dateUtc="2026-05-25T01:51:00Z"/>
          <w:rFonts w:ascii="Calibri" w:hAnsi="Calibri" w:cs="Calibri"/>
          <w:color w:val="000000"/>
          <w:sz w:val="20"/>
          <w:szCs w:val="20"/>
          <w:rPrChange w:id="1082" w:author="Sumeet" w:date="2026-05-24T20:51:00Z" w16du:dateUtc="2026-05-25T01:51:00Z">
            <w:rPr>
              <w:ins w:id="1083" w:author="Sumeet" w:date="2026-05-24T20:51:00Z" w16du:dateUtc="2026-05-25T01:51:00Z"/>
              <w:rFonts w:ascii="Calibri" w:hAnsi="Calibri" w:cs="Calibri"/>
              <w:color w:val="000000"/>
            </w:rPr>
          </w:rPrChange>
        </w:rPr>
      </w:pPr>
      <w:ins w:id="1084" w:author="Sumeet" w:date="2026-05-24T20:51:00Z" w16du:dateUtc="2026-05-25T01:51:00Z">
        <w:r w:rsidRPr="00C03D99">
          <w:rPr>
            <w:rFonts w:ascii="Calibri" w:hAnsi="Calibri" w:cs="Calibri"/>
            <w:color w:val="000000"/>
            <w:sz w:val="20"/>
            <w:szCs w:val="20"/>
            <w:rPrChange w:id="1085" w:author="Sumeet" w:date="2026-05-24T20:51:00Z" w16du:dateUtc="2026-05-25T01:51:00Z">
              <w:rPr>
                <w:rFonts w:ascii="Calibri" w:hAnsi="Calibri" w:cs="Calibri"/>
                <w:color w:val="000000"/>
              </w:rPr>
            </w:rPrChange>
          </w:rPr>
          <w:t>- Hypertension 60 Days v1</w:t>
        </w:r>
      </w:ins>
    </w:p>
    <w:p w14:paraId="1AE14005" w14:textId="77777777" w:rsidR="00C03D99" w:rsidRPr="00C03D99" w:rsidRDefault="00C03D99" w:rsidP="00C03D99">
      <w:pPr>
        <w:pStyle w:val="NormalWeb"/>
        <w:shd w:val="clear" w:color="auto" w:fill="FFFFFF"/>
        <w:spacing w:before="0" w:beforeAutospacing="0" w:after="0" w:afterAutospacing="0"/>
        <w:rPr>
          <w:ins w:id="1086" w:author="Sumeet" w:date="2026-05-24T20:51:00Z" w16du:dateUtc="2026-05-25T01:51:00Z"/>
          <w:rFonts w:ascii="Calibri" w:hAnsi="Calibri" w:cs="Calibri"/>
          <w:color w:val="000000"/>
          <w:sz w:val="20"/>
          <w:szCs w:val="20"/>
          <w:rPrChange w:id="1087" w:author="Sumeet" w:date="2026-05-24T20:51:00Z" w16du:dateUtc="2026-05-25T01:51:00Z">
            <w:rPr>
              <w:ins w:id="1088" w:author="Sumeet" w:date="2026-05-24T20:51:00Z" w16du:dateUtc="2026-05-25T01:51:00Z"/>
              <w:rFonts w:ascii="Calibri" w:hAnsi="Calibri" w:cs="Calibri"/>
              <w:color w:val="000000"/>
            </w:rPr>
          </w:rPrChange>
        </w:rPr>
      </w:pPr>
      <w:ins w:id="1089" w:author="Sumeet" w:date="2026-05-24T20:51:00Z" w16du:dateUtc="2026-05-25T01:51:00Z">
        <w:r w:rsidRPr="00C03D99">
          <w:rPr>
            <w:rFonts w:ascii="Calibri" w:hAnsi="Calibri" w:cs="Calibri"/>
            <w:color w:val="000000"/>
            <w:sz w:val="20"/>
            <w:szCs w:val="20"/>
            <w:rPrChange w:id="1090" w:author="Sumeet" w:date="2026-05-24T20:51:00Z" w16du:dateUtc="2026-05-25T01:51:00Z">
              <w:rPr>
                <w:rFonts w:ascii="Calibri" w:hAnsi="Calibri" w:cs="Calibri"/>
                <w:color w:val="000000"/>
              </w:rPr>
            </w:rPrChange>
          </w:rPr>
          <w:t>- Diabetes 90 Days v1</w:t>
        </w:r>
      </w:ins>
    </w:p>
    <w:p w14:paraId="4E61C473" w14:textId="77777777" w:rsidR="00C03D99" w:rsidRPr="00C03D99" w:rsidRDefault="00C03D99" w:rsidP="00C03D99">
      <w:pPr>
        <w:pStyle w:val="NormalWeb"/>
        <w:shd w:val="clear" w:color="auto" w:fill="FFFFFF"/>
        <w:spacing w:before="0" w:beforeAutospacing="0" w:after="0" w:afterAutospacing="0"/>
        <w:rPr>
          <w:ins w:id="1091" w:author="Sumeet" w:date="2026-05-24T20:51:00Z" w16du:dateUtc="2026-05-25T01:51:00Z"/>
          <w:rFonts w:ascii="Calibri" w:hAnsi="Calibri" w:cs="Calibri"/>
          <w:color w:val="000000"/>
          <w:sz w:val="20"/>
          <w:szCs w:val="20"/>
          <w:rPrChange w:id="1092" w:author="Sumeet" w:date="2026-05-24T20:51:00Z" w16du:dateUtc="2026-05-25T01:51:00Z">
            <w:rPr>
              <w:ins w:id="1093" w:author="Sumeet" w:date="2026-05-24T20:51:00Z" w16du:dateUtc="2026-05-25T01:51:00Z"/>
              <w:rFonts w:ascii="Calibri" w:hAnsi="Calibri" w:cs="Calibri"/>
              <w:color w:val="000000"/>
            </w:rPr>
          </w:rPrChange>
        </w:rPr>
      </w:pPr>
      <w:ins w:id="1094" w:author="Sumeet" w:date="2026-05-24T20:51:00Z" w16du:dateUtc="2026-05-25T01:51:00Z">
        <w:r w:rsidRPr="00C03D99">
          <w:rPr>
            <w:rFonts w:ascii="Calibri" w:hAnsi="Calibri" w:cs="Calibri"/>
            <w:color w:val="000000"/>
            <w:sz w:val="20"/>
            <w:szCs w:val="20"/>
            <w:rPrChange w:id="1095" w:author="Sumeet" w:date="2026-05-24T20:51:00Z" w16du:dateUtc="2026-05-25T01:51:00Z">
              <w:rPr>
                <w:rFonts w:ascii="Calibri" w:hAnsi="Calibri" w:cs="Calibri"/>
                <w:color w:val="000000"/>
              </w:rPr>
            </w:rPrChange>
          </w:rPr>
          <w:t> </w:t>
        </w:r>
      </w:ins>
    </w:p>
    <w:p w14:paraId="17BA584E" w14:textId="77777777" w:rsidR="00C03D99" w:rsidRPr="00C03D99" w:rsidRDefault="00C03D99" w:rsidP="00C03D99">
      <w:pPr>
        <w:pStyle w:val="NormalWeb"/>
        <w:shd w:val="clear" w:color="auto" w:fill="FFFFFF"/>
        <w:spacing w:before="0" w:beforeAutospacing="0" w:after="0" w:afterAutospacing="0"/>
        <w:rPr>
          <w:ins w:id="1096" w:author="Sumeet" w:date="2026-05-24T20:51:00Z" w16du:dateUtc="2026-05-25T01:51:00Z"/>
          <w:rFonts w:ascii="Calibri" w:hAnsi="Calibri" w:cs="Calibri"/>
          <w:color w:val="000000"/>
          <w:sz w:val="20"/>
          <w:szCs w:val="20"/>
          <w:rPrChange w:id="1097" w:author="Sumeet" w:date="2026-05-24T20:51:00Z" w16du:dateUtc="2026-05-25T01:51:00Z">
            <w:rPr>
              <w:ins w:id="1098" w:author="Sumeet" w:date="2026-05-24T20:51:00Z" w16du:dateUtc="2026-05-25T01:51:00Z"/>
              <w:rFonts w:ascii="Calibri" w:hAnsi="Calibri" w:cs="Calibri"/>
              <w:color w:val="000000"/>
            </w:rPr>
          </w:rPrChange>
        </w:rPr>
      </w:pPr>
      <w:ins w:id="1099" w:author="Sumeet" w:date="2026-05-24T20:51:00Z" w16du:dateUtc="2026-05-25T01:51:00Z">
        <w:r w:rsidRPr="00C03D99">
          <w:rPr>
            <w:rFonts w:ascii="Calibri" w:hAnsi="Calibri" w:cs="Calibri"/>
            <w:color w:val="000000"/>
            <w:sz w:val="20"/>
            <w:szCs w:val="20"/>
            <w:rPrChange w:id="1100" w:author="Sumeet" w:date="2026-05-24T20:51:00Z" w16du:dateUtc="2026-05-25T01:51:00Z">
              <w:rPr>
                <w:rFonts w:ascii="Calibri" w:hAnsi="Calibri" w:cs="Calibri"/>
                <w:color w:val="000000"/>
              </w:rPr>
            </w:rPrChange>
          </w:rPr>
          <w:t>↓ package linking</w:t>
        </w:r>
      </w:ins>
    </w:p>
    <w:p w14:paraId="62DA6AB8" w14:textId="77777777" w:rsidR="00C03D99" w:rsidRPr="00C03D99" w:rsidRDefault="00C03D99" w:rsidP="00C03D99">
      <w:pPr>
        <w:pStyle w:val="NormalWeb"/>
        <w:shd w:val="clear" w:color="auto" w:fill="FFFFFF"/>
        <w:spacing w:before="0" w:beforeAutospacing="0" w:after="0" w:afterAutospacing="0"/>
        <w:rPr>
          <w:ins w:id="1101" w:author="Sumeet" w:date="2026-05-24T20:51:00Z" w16du:dateUtc="2026-05-25T01:51:00Z"/>
          <w:rFonts w:ascii="Calibri" w:hAnsi="Calibri" w:cs="Calibri"/>
          <w:color w:val="000000"/>
          <w:sz w:val="20"/>
          <w:szCs w:val="20"/>
          <w:rPrChange w:id="1102" w:author="Sumeet" w:date="2026-05-24T20:51:00Z" w16du:dateUtc="2026-05-25T01:51:00Z">
            <w:rPr>
              <w:ins w:id="1103" w:author="Sumeet" w:date="2026-05-24T20:51:00Z" w16du:dateUtc="2026-05-25T01:51:00Z"/>
              <w:rFonts w:ascii="Calibri" w:hAnsi="Calibri" w:cs="Calibri"/>
              <w:color w:val="000000"/>
            </w:rPr>
          </w:rPrChange>
        </w:rPr>
      </w:pPr>
      <w:ins w:id="1104" w:author="Sumeet" w:date="2026-05-24T20:51:00Z" w16du:dateUtc="2026-05-25T01:51:00Z">
        <w:r w:rsidRPr="00C03D99">
          <w:rPr>
            <w:rFonts w:ascii="Calibri" w:hAnsi="Calibri" w:cs="Calibri"/>
            <w:color w:val="000000"/>
            <w:sz w:val="20"/>
            <w:szCs w:val="20"/>
            <w:rPrChange w:id="1105" w:author="Sumeet" w:date="2026-05-24T20:51:00Z" w16du:dateUtc="2026-05-25T01:51:00Z">
              <w:rPr>
                <w:rFonts w:ascii="Calibri" w:hAnsi="Calibri" w:cs="Calibri"/>
                <w:color w:val="000000"/>
              </w:rPr>
            </w:rPrChange>
          </w:rPr>
          <w:t> </w:t>
        </w:r>
      </w:ins>
    </w:p>
    <w:p w14:paraId="703D127F" w14:textId="77777777" w:rsidR="00C03D99" w:rsidRPr="00C03D99" w:rsidRDefault="00C03D99" w:rsidP="00C03D99">
      <w:pPr>
        <w:pStyle w:val="NormalWeb"/>
        <w:shd w:val="clear" w:color="auto" w:fill="FFFFFF"/>
        <w:spacing w:before="0" w:beforeAutospacing="0" w:after="0" w:afterAutospacing="0"/>
        <w:rPr>
          <w:ins w:id="1106" w:author="Sumeet" w:date="2026-05-24T20:51:00Z" w16du:dateUtc="2026-05-25T01:51:00Z"/>
          <w:rFonts w:ascii="Calibri" w:hAnsi="Calibri" w:cs="Calibri"/>
          <w:color w:val="000000"/>
          <w:sz w:val="20"/>
          <w:szCs w:val="20"/>
          <w:rPrChange w:id="1107" w:author="Sumeet" w:date="2026-05-24T20:51:00Z" w16du:dateUtc="2026-05-25T01:51:00Z">
            <w:rPr>
              <w:ins w:id="1108" w:author="Sumeet" w:date="2026-05-24T20:51:00Z" w16du:dateUtc="2026-05-25T01:51:00Z"/>
              <w:rFonts w:ascii="Calibri" w:hAnsi="Calibri" w:cs="Calibri"/>
              <w:color w:val="000000"/>
            </w:rPr>
          </w:rPrChange>
        </w:rPr>
      </w:pPr>
      <w:ins w:id="1109" w:author="Sumeet" w:date="2026-05-24T20:51:00Z" w16du:dateUtc="2026-05-25T01:51:00Z">
        <w:r w:rsidRPr="00C03D99">
          <w:rPr>
            <w:rFonts w:ascii="Calibri" w:hAnsi="Calibri" w:cs="Calibri"/>
            <w:color w:val="000000"/>
            <w:sz w:val="20"/>
            <w:szCs w:val="20"/>
            <w:rPrChange w:id="1110" w:author="Sumeet" w:date="2026-05-24T20:51:00Z" w16du:dateUtc="2026-05-25T01:51:00Z">
              <w:rPr>
                <w:rFonts w:ascii="Calibri" w:hAnsi="Calibri" w:cs="Calibri"/>
                <w:color w:val="000000"/>
              </w:rPr>
            </w:rPrChange>
          </w:rPr>
          <w:t>Package links to:</w:t>
        </w:r>
      </w:ins>
    </w:p>
    <w:p w14:paraId="71FB836D" w14:textId="77777777" w:rsidR="00C03D99" w:rsidRPr="00C03D99" w:rsidRDefault="00C03D99" w:rsidP="00C03D99">
      <w:pPr>
        <w:pStyle w:val="NormalWeb"/>
        <w:shd w:val="clear" w:color="auto" w:fill="FFFFFF"/>
        <w:spacing w:before="0" w:beforeAutospacing="0" w:after="0" w:afterAutospacing="0"/>
        <w:rPr>
          <w:ins w:id="1111" w:author="Sumeet" w:date="2026-05-24T20:51:00Z" w16du:dateUtc="2026-05-25T01:51:00Z"/>
          <w:rFonts w:ascii="Calibri" w:hAnsi="Calibri" w:cs="Calibri"/>
          <w:color w:val="000000"/>
          <w:sz w:val="20"/>
          <w:szCs w:val="20"/>
          <w:rPrChange w:id="1112" w:author="Sumeet" w:date="2026-05-24T20:51:00Z" w16du:dateUtc="2026-05-25T01:51:00Z">
            <w:rPr>
              <w:ins w:id="1113" w:author="Sumeet" w:date="2026-05-24T20:51:00Z" w16du:dateUtc="2026-05-25T01:51:00Z"/>
              <w:rFonts w:ascii="Calibri" w:hAnsi="Calibri" w:cs="Calibri"/>
              <w:color w:val="000000"/>
            </w:rPr>
          </w:rPrChange>
        </w:rPr>
      </w:pPr>
      <w:ins w:id="1114" w:author="Sumeet" w:date="2026-05-24T20:51:00Z" w16du:dateUtc="2026-05-25T01:51:00Z">
        <w:r w:rsidRPr="00C03D99">
          <w:rPr>
            <w:rFonts w:ascii="Calibri" w:hAnsi="Calibri" w:cs="Calibri"/>
            <w:color w:val="000000"/>
            <w:sz w:val="20"/>
            <w:szCs w:val="20"/>
            <w:rPrChange w:id="1115" w:author="Sumeet" w:date="2026-05-24T20:51:00Z" w16du:dateUtc="2026-05-25T01:51:00Z">
              <w:rPr>
                <w:rFonts w:ascii="Calibri" w:hAnsi="Calibri" w:cs="Calibri"/>
                <w:color w:val="000000"/>
              </w:rPr>
            </w:rPrChange>
          </w:rPr>
          <w:t>Hypertension 30 Days v1</w:t>
        </w:r>
      </w:ins>
    </w:p>
    <w:p w14:paraId="58EDDF03" w14:textId="77777777" w:rsidR="00C03D99" w:rsidRPr="00C03D99" w:rsidRDefault="00C03D99" w:rsidP="00C03D99">
      <w:pPr>
        <w:pStyle w:val="NormalWeb"/>
        <w:shd w:val="clear" w:color="auto" w:fill="FFFFFF"/>
        <w:spacing w:before="0" w:beforeAutospacing="0" w:after="0" w:afterAutospacing="0"/>
        <w:rPr>
          <w:ins w:id="1116" w:author="Sumeet" w:date="2026-05-24T20:51:00Z" w16du:dateUtc="2026-05-25T01:51:00Z"/>
          <w:rFonts w:ascii="Calibri" w:hAnsi="Calibri" w:cs="Calibri"/>
          <w:color w:val="000000"/>
          <w:sz w:val="20"/>
          <w:szCs w:val="20"/>
          <w:rPrChange w:id="1117" w:author="Sumeet" w:date="2026-05-24T20:51:00Z" w16du:dateUtc="2026-05-25T01:51:00Z">
            <w:rPr>
              <w:ins w:id="1118" w:author="Sumeet" w:date="2026-05-24T20:51:00Z" w16du:dateUtc="2026-05-25T01:51:00Z"/>
              <w:rFonts w:ascii="Calibri" w:hAnsi="Calibri" w:cs="Calibri"/>
              <w:color w:val="000000"/>
            </w:rPr>
          </w:rPrChange>
        </w:rPr>
      </w:pPr>
      <w:ins w:id="1119" w:author="Sumeet" w:date="2026-05-24T20:51:00Z" w16du:dateUtc="2026-05-25T01:51:00Z">
        <w:r w:rsidRPr="00C03D99">
          <w:rPr>
            <w:rFonts w:ascii="Calibri" w:hAnsi="Calibri" w:cs="Calibri"/>
            <w:color w:val="000000"/>
            <w:sz w:val="20"/>
            <w:szCs w:val="20"/>
            <w:rPrChange w:id="1120" w:author="Sumeet" w:date="2026-05-24T20:51:00Z" w16du:dateUtc="2026-05-25T01:51:00Z">
              <w:rPr>
                <w:rFonts w:ascii="Calibri" w:hAnsi="Calibri" w:cs="Calibri"/>
                <w:color w:val="000000"/>
              </w:rPr>
            </w:rPrChange>
          </w:rPr>
          <w:t> </w:t>
        </w:r>
      </w:ins>
    </w:p>
    <w:p w14:paraId="38915E04" w14:textId="77777777" w:rsidR="00C03D99" w:rsidRPr="00C03D99" w:rsidRDefault="00C03D99" w:rsidP="00C03D99">
      <w:pPr>
        <w:pStyle w:val="NormalWeb"/>
        <w:shd w:val="clear" w:color="auto" w:fill="FFFFFF"/>
        <w:spacing w:before="0" w:beforeAutospacing="0" w:after="0" w:afterAutospacing="0"/>
        <w:rPr>
          <w:ins w:id="1121" w:author="Sumeet" w:date="2026-05-24T20:51:00Z" w16du:dateUtc="2026-05-25T01:51:00Z"/>
          <w:rFonts w:ascii="Calibri" w:hAnsi="Calibri" w:cs="Calibri"/>
          <w:color w:val="000000"/>
          <w:sz w:val="20"/>
          <w:szCs w:val="20"/>
          <w:rPrChange w:id="1122" w:author="Sumeet" w:date="2026-05-24T20:51:00Z" w16du:dateUtc="2026-05-25T01:51:00Z">
            <w:rPr>
              <w:ins w:id="1123" w:author="Sumeet" w:date="2026-05-24T20:51:00Z" w16du:dateUtc="2026-05-25T01:51:00Z"/>
              <w:rFonts w:ascii="Calibri" w:hAnsi="Calibri" w:cs="Calibri"/>
              <w:color w:val="000000"/>
            </w:rPr>
          </w:rPrChange>
        </w:rPr>
      </w:pPr>
      <w:ins w:id="1124" w:author="Sumeet" w:date="2026-05-24T20:51:00Z" w16du:dateUtc="2026-05-25T01:51:00Z">
        <w:r w:rsidRPr="00C03D99">
          <w:rPr>
            <w:rFonts w:ascii="Calibri" w:hAnsi="Calibri" w:cs="Calibri"/>
            <w:b/>
            <w:bCs/>
            <w:color w:val="000000"/>
            <w:sz w:val="20"/>
            <w:szCs w:val="20"/>
            <w:rPrChange w:id="1125" w:author="Sumeet" w:date="2026-05-24T20:51:00Z" w16du:dateUtc="2026-05-25T01:51:00Z">
              <w:rPr>
                <w:rFonts w:ascii="Calibri" w:hAnsi="Calibri" w:cs="Calibri"/>
                <w:b/>
                <w:bCs/>
                <w:color w:val="000000"/>
              </w:rPr>
            </w:rPrChange>
          </w:rPr>
          <w:t>UX Screens Needed</w:t>
        </w:r>
      </w:ins>
    </w:p>
    <w:p w14:paraId="3BD096D2" w14:textId="77777777" w:rsidR="00C03D99" w:rsidRPr="00C03D99" w:rsidRDefault="00C03D99" w:rsidP="00C03D99">
      <w:pPr>
        <w:pStyle w:val="NormalWeb"/>
        <w:shd w:val="clear" w:color="auto" w:fill="FFFFFF"/>
        <w:spacing w:before="0" w:beforeAutospacing="0" w:after="0" w:afterAutospacing="0"/>
        <w:rPr>
          <w:ins w:id="1126" w:author="Sumeet" w:date="2026-05-24T20:51:00Z" w16du:dateUtc="2026-05-25T01:51:00Z"/>
          <w:rFonts w:ascii="Calibri" w:hAnsi="Calibri" w:cs="Calibri"/>
          <w:color w:val="000000"/>
          <w:sz w:val="20"/>
          <w:szCs w:val="20"/>
          <w:rPrChange w:id="1127" w:author="Sumeet" w:date="2026-05-24T20:51:00Z" w16du:dateUtc="2026-05-25T01:51:00Z">
            <w:rPr>
              <w:ins w:id="1128" w:author="Sumeet" w:date="2026-05-24T20:51:00Z" w16du:dateUtc="2026-05-25T01:51:00Z"/>
              <w:rFonts w:ascii="Calibri" w:hAnsi="Calibri" w:cs="Calibri"/>
              <w:color w:val="000000"/>
            </w:rPr>
          </w:rPrChange>
        </w:rPr>
      </w:pPr>
      <w:ins w:id="1129" w:author="Sumeet" w:date="2026-05-24T20:51:00Z" w16du:dateUtc="2026-05-25T01:51:00Z">
        <w:r w:rsidRPr="00C03D99">
          <w:rPr>
            <w:rFonts w:ascii="Calibri" w:hAnsi="Calibri" w:cs="Calibri"/>
            <w:b/>
            <w:bCs/>
            <w:color w:val="000000"/>
            <w:sz w:val="20"/>
            <w:szCs w:val="20"/>
            <w:rPrChange w:id="1130" w:author="Sumeet" w:date="2026-05-24T20:51:00Z" w16du:dateUtc="2026-05-25T01:51:00Z">
              <w:rPr>
                <w:rFonts w:ascii="Calibri" w:hAnsi="Calibri" w:cs="Calibri"/>
                <w:b/>
                <w:bCs/>
                <w:color w:val="000000"/>
              </w:rPr>
            </w:rPrChange>
          </w:rPr>
          <w:t>1. Super Admin — Platform Master -</w:t>
        </w:r>
        <w:r w:rsidRPr="00C03D99">
          <w:rPr>
            <w:rStyle w:val="apple-converted-space"/>
            <w:rFonts w:ascii="Calibri" w:eastAsiaTheme="majorEastAsia" w:hAnsi="Calibri" w:cs="Calibri"/>
            <w:b/>
            <w:bCs/>
            <w:color w:val="000000"/>
            <w:sz w:val="20"/>
            <w:szCs w:val="20"/>
            <w:rPrChange w:id="1131" w:author="Sumeet" w:date="2026-05-24T20:51:00Z" w16du:dateUtc="2026-05-25T01:51:00Z">
              <w:rPr>
                <w:rStyle w:val="apple-converted-space"/>
                <w:rFonts w:ascii="Calibri" w:eastAsiaTheme="majorEastAsia" w:hAnsi="Calibri" w:cs="Calibri"/>
                <w:b/>
                <w:bCs/>
                <w:color w:val="000000"/>
              </w:rPr>
            </w:rPrChange>
          </w:rPr>
          <w:t> </w:t>
        </w:r>
        <w:r w:rsidRPr="00C03D99">
          <w:rPr>
            <w:rFonts w:ascii="Calibri" w:hAnsi="Calibri" w:cs="Calibri"/>
            <w:b/>
            <w:bCs/>
            <w:color w:val="000000"/>
            <w:sz w:val="20"/>
            <w:szCs w:val="20"/>
            <w:shd w:val="clear" w:color="auto" w:fill="FFFF00"/>
            <w:rPrChange w:id="1132" w:author="Sumeet" w:date="2026-05-24T20:51:00Z" w16du:dateUtc="2026-05-25T01:51:00Z">
              <w:rPr>
                <w:rFonts w:ascii="Calibri" w:hAnsi="Calibri" w:cs="Calibri"/>
                <w:b/>
                <w:bCs/>
                <w:color w:val="000000"/>
                <w:shd w:val="clear" w:color="auto" w:fill="FFFF00"/>
              </w:rPr>
            </w:rPrChange>
          </w:rPr>
          <w:t>already there?</w:t>
        </w:r>
      </w:ins>
    </w:p>
    <w:p w14:paraId="4C36C82F" w14:textId="77777777" w:rsidR="00C03D99" w:rsidRPr="00C03D99" w:rsidRDefault="00C03D99" w:rsidP="00C03D99">
      <w:pPr>
        <w:pStyle w:val="NormalWeb"/>
        <w:shd w:val="clear" w:color="auto" w:fill="FFFFFF"/>
        <w:spacing w:before="0" w:beforeAutospacing="0" w:after="0" w:afterAutospacing="0"/>
        <w:rPr>
          <w:ins w:id="1133" w:author="Sumeet" w:date="2026-05-24T20:51:00Z" w16du:dateUtc="2026-05-25T01:51:00Z"/>
          <w:rFonts w:ascii="Calibri" w:hAnsi="Calibri" w:cs="Calibri"/>
          <w:color w:val="000000"/>
          <w:sz w:val="20"/>
          <w:szCs w:val="20"/>
          <w:rPrChange w:id="1134" w:author="Sumeet" w:date="2026-05-24T20:51:00Z" w16du:dateUtc="2026-05-25T01:51:00Z">
            <w:rPr>
              <w:ins w:id="1135" w:author="Sumeet" w:date="2026-05-24T20:51:00Z" w16du:dateUtc="2026-05-25T01:51:00Z"/>
              <w:rFonts w:ascii="Calibri" w:hAnsi="Calibri" w:cs="Calibri"/>
              <w:color w:val="000000"/>
            </w:rPr>
          </w:rPrChange>
        </w:rPr>
      </w:pPr>
      <w:ins w:id="1136" w:author="Sumeet" w:date="2026-05-24T20:51:00Z" w16du:dateUtc="2026-05-25T01:51:00Z">
        <w:r w:rsidRPr="00C03D99">
          <w:rPr>
            <w:rFonts w:ascii="Calibri" w:hAnsi="Calibri" w:cs="Calibri"/>
            <w:color w:val="000000"/>
            <w:sz w:val="20"/>
            <w:szCs w:val="20"/>
            <w:rPrChange w:id="1137" w:author="Sumeet" w:date="2026-05-24T20:51:00Z" w16du:dateUtc="2026-05-25T01:51:00Z">
              <w:rPr>
                <w:rFonts w:ascii="Calibri" w:hAnsi="Calibri" w:cs="Calibri"/>
                <w:color w:val="000000"/>
              </w:rPr>
            </w:rPrChange>
          </w:rPr>
          <w:t>Actions:</w:t>
        </w:r>
      </w:ins>
    </w:p>
    <w:p w14:paraId="6CAAA15E" w14:textId="77777777" w:rsidR="00C03D99" w:rsidRPr="00C03D99" w:rsidRDefault="00C03D99" w:rsidP="00C03D99">
      <w:pPr>
        <w:pStyle w:val="NormalWeb"/>
        <w:shd w:val="clear" w:color="auto" w:fill="FFFFFF"/>
        <w:spacing w:before="0" w:beforeAutospacing="0" w:after="0" w:afterAutospacing="0"/>
        <w:rPr>
          <w:ins w:id="1138" w:author="Sumeet" w:date="2026-05-24T20:51:00Z" w16du:dateUtc="2026-05-25T01:51:00Z"/>
          <w:rFonts w:ascii="Calibri" w:hAnsi="Calibri" w:cs="Calibri"/>
          <w:color w:val="000000"/>
          <w:sz w:val="20"/>
          <w:szCs w:val="20"/>
          <w:rPrChange w:id="1139" w:author="Sumeet" w:date="2026-05-24T20:51:00Z" w16du:dateUtc="2026-05-25T01:51:00Z">
            <w:rPr>
              <w:ins w:id="1140" w:author="Sumeet" w:date="2026-05-24T20:51:00Z" w16du:dateUtc="2026-05-25T01:51:00Z"/>
              <w:rFonts w:ascii="Calibri" w:hAnsi="Calibri" w:cs="Calibri"/>
              <w:color w:val="000000"/>
            </w:rPr>
          </w:rPrChange>
        </w:rPr>
      </w:pPr>
      <w:ins w:id="1141" w:author="Sumeet" w:date="2026-05-24T20:51:00Z" w16du:dateUtc="2026-05-25T01:51:00Z">
        <w:r w:rsidRPr="00C03D99">
          <w:rPr>
            <w:rFonts w:ascii="Calibri" w:hAnsi="Calibri" w:cs="Calibri"/>
            <w:color w:val="000000"/>
            <w:sz w:val="20"/>
            <w:szCs w:val="20"/>
            <w:rPrChange w:id="1142" w:author="Sumeet" w:date="2026-05-24T20:51:00Z" w16du:dateUtc="2026-05-25T01:51:00Z">
              <w:rPr>
                <w:rFonts w:ascii="Calibri" w:hAnsi="Calibri" w:cs="Calibri"/>
                <w:color w:val="000000"/>
              </w:rPr>
            </w:rPrChange>
          </w:rPr>
          <w:t> </w:t>
        </w:r>
      </w:ins>
    </w:p>
    <w:p w14:paraId="68FD7B5F" w14:textId="77777777" w:rsidR="00C03D99" w:rsidRPr="00C03D99" w:rsidRDefault="00C03D99" w:rsidP="00C03D99">
      <w:pPr>
        <w:pStyle w:val="NormalWeb"/>
        <w:shd w:val="clear" w:color="auto" w:fill="FFFFFF"/>
        <w:spacing w:before="0" w:beforeAutospacing="0" w:after="0" w:afterAutospacing="0"/>
        <w:rPr>
          <w:ins w:id="1143" w:author="Sumeet" w:date="2026-05-24T20:51:00Z" w16du:dateUtc="2026-05-25T01:51:00Z"/>
          <w:rFonts w:ascii="Calibri" w:hAnsi="Calibri" w:cs="Calibri"/>
          <w:color w:val="000000"/>
          <w:sz w:val="20"/>
          <w:szCs w:val="20"/>
          <w:rPrChange w:id="1144" w:author="Sumeet" w:date="2026-05-24T20:51:00Z" w16du:dateUtc="2026-05-25T01:51:00Z">
            <w:rPr>
              <w:ins w:id="1145" w:author="Sumeet" w:date="2026-05-24T20:51:00Z" w16du:dateUtc="2026-05-25T01:51:00Z"/>
              <w:rFonts w:ascii="Calibri" w:hAnsi="Calibri" w:cs="Calibri"/>
              <w:color w:val="000000"/>
            </w:rPr>
          </w:rPrChange>
        </w:rPr>
      </w:pPr>
      <w:ins w:id="1146" w:author="Sumeet" w:date="2026-05-24T20:51:00Z" w16du:dateUtc="2026-05-25T01:51:00Z">
        <w:r w:rsidRPr="00C03D99">
          <w:rPr>
            <w:rFonts w:ascii="Calibri" w:hAnsi="Calibri" w:cs="Calibri"/>
            <w:color w:val="000000"/>
            <w:sz w:val="20"/>
            <w:szCs w:val="20"/>
            <w:rPrChange w:id="1147" w:author="Sumeet" w:date="2026-05-24T20:51:00Z" w16du:dateUtc="2026-05-25T01:51:00Z">
              <w:rPr>
                <w:rFonts w:ascii="Calibri" w:hAnsi="Calibri" w:cs="Calibri"/>
                <w:color w:val="000000"/>
              </w:rPr>
            </w:rPrChange>
          </w:rPr>
          <w:t>Create Platform Master</w:t>
        </w:r>
      </w:ins>
    </w:p>
    <w:p w14:paraId="5F72DED3" w14:textId="77777777" w:rsidR="00C03D99" w:rsidRPr="00C03D99" w:rsidRDefault="00C03D99" w:rsidP="00C03D99">
      <w:pPr>
        <w:pStyle w:val="NormalWeb"/>
        <w:shd w:val="clear" w:color="auto" w:fill="FFFFFF"/>
        <w:spacing w:before="0" w:beforeAutospacing="0" w:after="0" w:afterAutospacing="0"/>
        <w:rPr>
          <w:ins w:id="1148" w:author="Sumeet" w:date="2026-05-24T20:51:00Z" w16du:dateUtc="2026-05-25T01:51:00Z"/>
          <w:rFonts w:ascii="Calibri" w:hAnsi="Calibri" w:cs="Calibri"/>
          <w:color w:val="000000"/>
          <w:sz w:val="20"/>
          <w:szCs w:val="20"/>
          <w:rPrChange w:id="1149" w:author="Sumeet" w:date="2026-05-24T20:51:00Z" w16du:dateUtc="2026-05-25T01:51:00Z">
            <w:rPr>
              <w:ins w:id="1150" w:author="Sumeet" w:date="2026-05-24T20:51:00Z" w16du:dateUtc="2026-05-25T01:51:00Z"/>
              <w:rFonts w:ascii="Calibri" w:hAnsi="Calibri" w:cs="Calibri"/>
              <w:color w:val="000000"/>
            </w:rPr>
          </w:rPrChange>
        </w:rPr>
      </w:pPr>
      <w:ins w:id="1151" w:author="Sumeet" w:date="2026-05-24T20:51:00Z" w16du:dateUtc="2026-05-25T01:51:00Z">
        <w:r w:rsidRPr="00C03D99">
          <w:rPr>
            <w:rFonts w:ascii="Calibri" w:hAnsi="Calibri" w:cs="Calibri"/>
            <w:color w:val="000000"/>
            <w:sz w:val="20"/>
            <w:szCs w:val="20"/>
            <w:rPrChange w:id="1152" w:author="Sumeet" w:date="2026-05-24T20:51:00Z" w16du:dateUtc="2026-05-25T01:51:00Z">
              <w:rPr>
                <w:rFonts w:ascii="Calibri" w:hAnsi="Calibri" w:cs="Calibri"/>
                <w:color w:val="000000"/>
              </w:rPr>
            </w:rPrChange>
          </w:rPr>
          <w:t>Edit Draft</w:t>
        </w:r>
      </w:ins>
    </w:p>
    <w:p w14:paraId="54DB3365" w14:textId="77777777" w:rsidR="00C03D99" w:rsidRPr="00C03D99" w:rsidRDefault="00C03D99" w:rsidP="00C03D99">
      <w:pPr>
        <w:pStyle w:val="NormalWeb"/>
        <w:shd w:val="clear" w:color="auto" w:fill="FFFFFF"/>
        <w:spacing w:before="0" w:beforeAutospacing="0" w:after="0" w:afterAutospacing="0"/>
        <w:rPr>
          <w:ins w:id="1153" w:author="Sumeet" w:date="2026-05-24T20:51:00Z" w16du:dateUtc="2026-05-25T01:51:00Z"/>
          <w:rFonts w:ascii="Calibri" w:hAnsi="Calibri" w:cs="Calibri"/>
          <w:color w:val="000000"/>
          <w:sz w:val="20"/>
          <w:szCs w:val="20"/>
          <w:rPrChange w:id="1154" w:author="Sumeet" w:date="2026-05-24T20:51:00Z" w16du:dateUtc="2026-05-25T01:51:00Z">
            <w:rPr>
              <w:ins w:id="1155" w:author="Sumeet" w:date="2026-05-24T20:51:00Z" w16du:dateUtc="2026-05-25T01:51:00Z"/>
              <w:rFonts w:ascii="Calibri" w:hAnsi="Calibri" w:cs="Calibri"/>
              <w:color w:val="000000"/>
            </w:rPr>
          </w:rPrChange>
        </w:rPr>
      </w:pPr>
      <w:ins w:id="1156" w:author="Sumeet" w:date="2026-05-24T20:51:00Z" w16du:dateUtc="2026-05-25T01:51:00Z">
        <w:r w:rsidRPr="00C03D99">
          <w:rPr>
            <w:rFonts w:ascii="Calibri" w:hAnsi="Calibri" w:cs="Calibri"/>
            <w:color w:val="000000"/>
            <w:sz w:val="20"/>
            <w:szCs w:val="20"/>
            <w:rPrChange w:id="1157" w:author="Sumeet" w:date="2026-05-24T20:51:00Z" w16du:dateUtc="2026-05-25T01:51:00Z">
              <w:rPr>
                <w:rFonts w:ascii="Calibri" w:hAnsi="Calibri" w:cs="Calibri"/>
                <w:color w:val="000000"/>
              </w:rPr>
            </w:rPrChange>
          </w:rPr>
          <w:t>Publish</w:t>
        </w:r>
      </w:ins>
    </w:p>
    <w:p w14:paraId="784F955C" w14:textId="77777777" w:rsidR="00C03D99" w:rsidRPr="00C03D99" w:rsidRDefault="00C03D99" w:rsidP="00C03D99">
      <w:pPr>
        <w:pStyle w:val="NormalWeb"/>
        <w:shd w:val="clear" w:color="auto" w:fill="FFFFFF"/>
        <w:spacing w:before="0" w:beforeAutospacing="0" w:after="0" w:afterAutospacing="0"/>
        <w:rPr>
          <w:ins w:id="1158" w:author="Sumeet" w:date="2026-05-24T20:51:00Z" w16du:dateUtc="2026-05-25T01:51:00Z"/>
          <w:rFonts w:ascii="Calibri" w:hAnsi="Calibri" w:cs="Calibri"/>
          <w:color w:val="000000"/>
          <w:sz w:val="20"/>
          <w:szCs w:val="20"/>
          <w:rPrChange w:id="1159" w:author="Sumeet" w:date="2026-05-24T20:51:00Z" w16du:dateUtc="2026-05-25T01:51:00Z">
            <w:rPr>
              <w:ins w:id="1160" w:author="Sumeet" w:date="2026-05-24T20:51:00Z" w16du:dateUtc="2026-05-25T01:51:00Z"/>
              <w:rFonts w:ascii="Calibri" w:hAnsi="Calibri" w:cs="Calibri"/>
              <w:color w:val="000000"/>
            </w:rPr>
          </w:rPrChange>
        </w:rPr>
      </w:pPr>
      <w:ins w:id="1161" w:author="Sumeet" w:date="2026-05-24T20:51:00Z" w16du:dateUtc="2026-05-25T01:51:00Z">
        <w:r w:rsidRPr="00C03D99">
          <w:rPr>
            <w:rFonts w:ascii="Calibri" w:hAnsi="Calibri" w:cs="Calibri"/>
            <w:color w:val="000000"/>
            <w:sz w:val="20"/>
            <w:szCs w:val="20"/>
            <w:rPrChange w:id="1162" w:author="Sumeet" w:date="2026-05-24T20:51:00Z" w16du:dateUtc="2026-05-25T01:51:00Z">
              <w:rPr>
                <w:rFonts w:ascii="Calibri" w:hAnsi="Calibri" w:cs="Calibri"/>
                <w:color w:val="000000"/>
              </w:rPr>
            </w:rPrChange>
          </w:rPr>
          <w:t>Derive / Enable for Org</w:t>
        </w:r>
      </w:ins>
    </w:p>
    <w:p w14:paraId="2021EB4D" w14:textId="77777777" w:rsidR="00C03D99" w:rsidRPr="00C03D99" w:rsidRDefault="00C03D99" w:rsidP="00C03D99">
      <w:pPr>
        <w:pStyle w:val="NormalWeb"/>
        <w:shd w:val="clear" w:color="auto" w:fill="FFFFFF"/>
        <w:spacing w:before="0" w:beforeAutospacing="0" w:after="0" w:afterAutospacing="0"/>
        <w:rPr>
          <w:ins w:id="1163" w:author="Sumeet" w:date="2026-05-24T20:51:00Z" w16du:dateUtc="2026-05-25T01:51:00Z"/>
          <w:rFonts w:ascii="Calibri" w:hAnsi="Calibri" w:cs="Calibri"/>
          <w:color w:val="000000"/>
          <w:sz w:val="20"/>
          <w:szCs w:val="20"/>
          <w:rPrChange w:id="1164" w:author="Sumeet" w:date="2026-05-24T20:51:00Z" w16du:dateUtc="2026-05-25T01:51:00Z">
            <w:rPr>
              <w:ins w:id="1165" w:author="Sumeet" w:date="2026-05-24T20:51:00Z" w16du:dateUtc="2026-05-25T01:51:00Z"/>
              <w:rFonts w:ascii="Calibri" w:hAnsi="Calibri" w:cs="Calibri"/>
              <w:color w:val="000000"/>
            </w:rPr>
          </w:rPrChange>
        </w:rPr>
      </w:pPr>
      <w:ins w:id="1166" w:author="Sumeet" w:date="2026-05-24T20:51:00Z" w16du:dateUtc="2026-05-25T01:51:00Z">
        <w:r w:rsidRPr="00C03D99">
          <w:rPr>
            <w:rFonts w:ascii="Calibri" w:hAnsi="Calibri" w:cs="Calibri"/>
            <w:color w:val="000000"/>
            <w:sz w:val="20"/>
            <w:szCs w:val="20"/>
            <w:rPrChange w:id="1167" w:author="Sumeet" w:date="2026-05-24T20:51:00Z" w16du:dateUtc="2026-05-25T01:51:00Z">
              <w:rPr>
                <w:rFonts w:ascii="Calibri" w:hAnsi="Calibri" w:cs="Calibri"/>
                <w:color w:val="000000"/>
              </w:rPr>
            </w:rPrChange>
          </w:rPr>
          <w:t>View History</w:t>
        </w:r>
      </w:ins>
    </w:p>
    <w:p w14:paraId="504CACA2" w14:textId="77777777" w:rsidR="00C03D99" w:rsidRPr="00C03D99" w:rsidRDefault="00C03D99" w:rsidP="00C03D99">
      <w:pPr>
        <w:pStyle w:val="NormalWeb"/>
        <w:shd w:val="clear" w:color="auto" w:fill="FFFFFF"/>
        <w:spacing w:before="0" w:beforeAutospacing="0" w:after="0" w:afterAutospacing="0"/>
        <w:rPr>
          <w:ins w:id="1168" w:author="Sumeet" w:date="2026-05-24T20:51:00Z" w16du:dateUtc="2026-05-25T01:51:00Z"/>
          <w:rFonts w:ascii="Calibri" w:hAnsi="Calibri" w:cs="Calibri"/>
          <w:color w:val="000000"/>
          <w:sz w:val="20"/>
          <w:szCs w:val="20"/>
          <w:rPrChange w:id="1169" w:author="Sumeet" w:date="2026-05-24T20:51:00Z" w16du:dateUtc="2026-05-25T01:51:00Z">
            <w:rPr>
              <w:ins w:id="1170" w:author="Sumeet" w:date="2026-05-24T20:51:00Z" w16du:dateUtc="2026-05-25T01:51:00Z"/>
              <w:rFonts w:ascii="Calibri" w:hAnsi="Calibri" w:cs="Calibri"/>
              <w:color w:val="000000"/>
            </w:rPr>
          </w:rPrChange>
        </w:rPr>
      </w:pPr>
      <w:ins w:id="1171" w:author="Sumeet" w:date="2026-05-24T20:51:00Z" w16du:dateUtc="2026-05-25T01:51:00Z">
        <w:r w:rsidRPr="00C03D99">
          <w:rPr>
            <w:rFonts w:ascii="Calibri" w:hAnsi="Calibri" w:cs="Calibri"/>
            <w:b/>
            <w:bCs/>
            <w:color w:val="000000"/>
            <w:sz w:val="20"/>
            <w:szCs w:val="20"/>
            <w:rPrChange w:id="1172" w:author="Sumeet" w:date="2026-05-24T20:51:00Z" w16du:dateUtc="2026-05-25T01:51:00Z">
              <w:rPr>
                <w:rFonts w:ascii="Calibri" w:hAnsi="Calibri" w:cs="Calibri"/>
                <w:b/>
                <w:bCs/>
                <w:color w:val="000000"/>
              </w:rPr>
            </w:rPrChange>
          </w:rPr>
          <w:t>2. Org Admin — Org Masters</w:t>
        </w:r>
        <w:r w:rsidRPr="00C03D99">
          <w:rPr>
            <w:rStyle w:val="apple-converted-space"/>
            <w:rFonts w:ascii="Calibri" w:eastAsiaTheme="majorEastAsia" w:hAnsi="Calibri" w:cs="Calibri"/>
            <w:b/>
            <w:bCs/>
            <w:color w:val="000000"/>
            <w:sz w:val="20"/>
            <w:szCs w:val="20"/>
            <w:rPrChange w:id="1173" w:author="Sumeet" w:date="2026-05-24T20:51:00Z" w16du:dateUtc="2026-05-25T01:51:00Z">
              <w:rPr>
                <w:rStyle w:val="apple-converted-space"/>
                <w:rFonts w:ascii="Calibri" w:eastAsiaTheme="majorEastAsia" w:hAnsi="Calibri" w:cs="Calibri"/>
                <w:b/>
                <w:bCs/>
                <w:color w:val="000000"/>
              </w:rPr>
            </w:rPrChange>
          </w:rPr>
          <w:t> </w:t>
        </w:r>
        <w:r w:rsidRPr="00C03D99">
          <w:rPr>
            <w:rFonts w:ascii="Calibri" w:hAnsi="Calibri" w:cs="Calibri"/>
            <w:b/>
            <w:bCs/>
            <w:color w:val="000000"/>
            <w:sz w:val="20"/>
            <w:szCs w:val="20"/>
            <w:shd w:val="clear" w:color="auto" w:fill="FFFF00"/>
            <w:rPrChange w:id="1174" w:author="Sumeet" w:date="2026-05-24T20:51:00Z" w16du:dateUtc="2026-05-25T01:51:00Z">
              <w:rPr>
                <w:rFonts w:ascii="Calibri" w:hAnsi="Calibri" w:cs="Calibri"/>
                <w:b/>
                <w:bCs/>
                <w:color w:val="000000"/>
                <w:shd w:val="clear" w:color="auto" w:fill="FFFF00"/>
              </w:rPr>
            </w:rPrChange>
          </w:rPr>
          <w:t>already there?</w:t>
        </w:r>
      </w:ins>
    </w:p>
    <w:p w14:paraId="28879D84" w14:textId="77777777" w:rsidR="00C03D99" w:rsidRPr="00C03D99" w:rsidRDefault="00C03D99" w:rsidP="00C03D99">
      <w:pPr>
        <w:pStyle w:val="NormalWeb"/>
        <w:shd w:val="clear" w:color="auto" w:fill="FFFFFF"/>
        <w:spacing w:before="0" w:beforeAutospacing="0" w:after="0" w:afterAutospacing="0"/>
        <w:rPr>
          <w:ins w:id="1175" w:author="Sumeet" w:date="2026-05-24T20:51:00Z" w16du:dateUtc="2026-05-25T01:51:00Z"/>
          <w:rFonts w:ascii="Calibri" w:hAnsi="Calibri" w:cs="Calibri"/>
          <w:color w:val="000000"/>
          <w:sz w:val="20"/>
          <w:szCs w:val="20"/>
          <w:rPrChange w:id="1176" w:author="Sumeet" w:date="2026-05-24T20:51:00Z" w16du:dateUtc="2026-05-25T01:51:00Z">
            <w:rPr>
              <w:ins w:id="1177" w:author="Sumeet" w:date="2026-05-24T20:51:00Z" w16du:dateUtc="2026-05-25T01:51:00Z"/>
              <w:rFonts w:ascii="Calibri" w:hAnsi="Calibri" w:cs="Calibri"/>
              <w:color w:val="000000"/>
            </w:rPr>
          </w:rPrChange>
        </w:rPr>
      </w:pPr>
      <w:ins w:id="1178" w:author="Sumeet" w:date="2026-05-24T20:51:00Z" w16du:dateUtc="2026-05-25T01:51:00Z">
        <w:r w:rsidRPr="00C03D99">
          <w:rPr>
            <w:rFonts w:ascii="Calibri" w:hAnsi="Calibri" w:cs="Calibri"/>
            <w:color w:val="000000"/>
            <w:sz w:val="20"/>
            <w:szCs w:val="20"/>
            <w:rPrChange w:id="1179" w:author="Sumeet" w:date="2026-05-24T20:51:00Z" w16du:dateUtc="2026-05-25T01:51:00Z">
              <w:rPr>
                <w:rFonts w:ascii="Calibri" w:hAnsi="Calibri" w:cs="Calibri"/>
                <w:color w:val="000000"/>
              </w:rPr>
            </w:rPrChange>
          </w:rPr>
          <w:t>Org sees:</w:t>
        </w:r>
      </w:ins>
    </w:p>
    <w:p w14:paraId="75B2A28C" w14:textId="77777777" w:rsidR="00C03D99" w:rsidRPr="00C03D99" w:rsidRDefault="00C03D99" w:rsidP="00C03D99">
      <w:pPr>
        <w:pStyle w:val="NormalWeb"/>
        <w:shd w:val="clear" w:color="auto" w:fill="FFFFFF"/>
        <w:spacing w:before="0" w:beforeAutospacing="0" w:after="0" w:afterAutospacing="0"/>
        <w:rPr>
          <w:ins w:id="1180" w:author="Sumeet" w:date="2026-05-24T20:51:00Z" w16du:dateUtc="2026-05-25T01:51:00Z"/>
          <w:rFonts w:ascii="Calibri" w:hAnsi="Calibri" w:cs="Calibri"/>
          <w:color w:val="000000"/>
          <w:sz w:val="20"/>
          <w:szCs w:val="20"/>
          <w:rPrChange w:id="1181" w:author="Sumeet" w:date="2026-05-24T20:51:00Z" w16du:dateUtc="2026-05-25T01:51:00Z">
            <w:rPr>
              <w:ins w:id="1182" w:author="Sumeet" w:date="2026-05-24T20:51:00Z" w16du:dateUtc="2026-05-25T01:51:00Z"/>
              <w:rFonts w:ascii="Calibri" w:hAnsi="Calibri" w:cs="Calibri"/>
              <w:color w:val="000000"/>
            </w:rPr>
          </w:rPrChange>
        </w:rPr>
      </w:pPr>
      <w:ins w:id="1183" w:author="Sumeet" w:date="2026-05-24T20:51:00Z" w16du:dateUtc="2026-05-25T01:51:00Z">
        <w:r w:rsidRPr="00C03D99">
          <w:rPr>
            <w:rFonts w:ascii="Calibri" w:hAnsi="Calibri" w:cs="Calibri"/>
            <w:color w:val="000000"/>
            <w:sz w:val="20"/>
            <w:szCs w:val="20"/>
            <w:rPrChange w:id="1184" w:author="Sumeet" w:date="2026-05-24T20:51:00Z" w16du:dateUtc="2026-05-25T01:51:00Z">
              <w:rPr>
                <w:rFonts w:ascii="Calibri" w:hAnsi="Calibri" w:cs="Calibri"/>
                <w:color w:val="000000"/>
              </w:rPr>
            </w:rPrChange>
          </w:rPr>
          <w:t> </w:t>
        </w:r>
      </w:ins>
    </w:p>
    <w:p w14:paraId="6112CDA4" w14:textId="77777777" w:rsidR="00C03D99" w:rsidRPr="00C03D99" w:rsidRDefault="00C03D99" w:rsidP="00C03D99">
      <w:pPr>
        <w:pStyle w:val="NormalWeb"/>
        <w:shd w:val="clear" w:color="auto" w:fill="FFFFFF"/>
        <w:spacing w:before="0" w:beforeAutospacing="0" w:after="0" w:afterAutospacing="0"/>
        <w:rPr>
          <w:ins w:id="1185" w:author="Sumeet" w:date="2026-05-24T20:51:00Z" w16du:dateUtc="2026-05-25T01:51:00Z"/>
          <w:rFonts w:ascii="Calibri" w:hAnsi="Calibri" w:cs="Calibri"/>
          <w:color w:val="000000"/>
          <w:sz w:val="20"/>
          <w:szCs w:val="20"/>
          <w:rPrChange w:id="1186" w:author="Sumeet" w:date="2026-05-24T20:51:00Z" w16du:dateUtc="2026-05-25T01:51:00Z">
            <w:rPr>
              <w:ins w:id="1187" w:author="Sumeet" w:date="2026-05-24T20:51:00Z" w16du:dateUtc="2026-05-25T01:51:00Z"/>
              <w:rFonts w:ascii="Calibri" w:hAnsi="Calibri" w:cs="Calibri"/>
              <w:color w:val="000000"/>
            </w:rPr>
          </w:rPrChange>
        </w:rPr>
      </w:pPr>
      <w:ins w:id="1188" w:author="Sumeet" w:date="2026-05-24T20:51:00Z" w16du:dateUtc="2026-05-25T01:51:00Z">
        <w:r w:rsidRPr="00C03D99">
          <w:rPr>
            <w:rFonts w:ascii="Calibri" w:hAnsi="Calibri" w:cs="Calibri"/>
            <w:color w:val="000000"/>
            <w:sz w:val="20"/>
            <w:szCs w:val="20"/>
            <w:rPrChange w:id="1189" w:author="Sumeet" w:date="2026-05-24T20:51:00Z" w16du:dateUtc="2026-05-25T01:51:00Z">
              <w:rPr>
                <w:rFonts w:ascii="Calibri" w:hAnsi="Calibri" w:cs="Calibri"/>
                <w:color w:val="000000"/>
              </w:rPr>
            </w:rPrChange>
          </w:rPr>
          <w:t>Org Masters</w:t>
        </w:r>
      </w:ins>
    </w:p>
    <w:p w14:paraId="2968054A" w14:textId="77777777" w:rsidR="00C03D99" w:rsidRPr="00C03D99" w:rsidRDefault="00C03D99" w:rsidP="00C03D99">
      <w:pPr>
        <w:pStyle w:val="NormalWeb"/>
        <w:shd w:val="clear" w:color="auto" w:fill="FFFFFF"/>
        <w:spacing w:before="0" w:beforeAutospacing="0" w:after="0" w:afterAutospacing="0"/>
        <w:rPr>
          <w:ins w:id="1190" w:author="Sumeet" w:date="2026-05-24T20:51:00Z" w16du:dateUtc="2026-05-25T01:51:00Z"/>
          <w:rFonts w:ascii="Calibri" w:hAnsi="Calibri" w:cs="Calibri"/>
          <w:color w:val="000000"/>
          <w:sz w:val="20"/>
          <w:szCs w:val="20"/>
          <w:rPrChange w:id="1191" w:author="Sumeet" w:date="2026-05-24T20:51:00Z" w16du:dateUtc="2026-05-25T01:51:00Z">
            <w:rPr>
              <w:ins w:id="1192" w:author="Sumeet" w:date="2026-05-24T20:51:00Z" w16du:dateUtc="2026-05-25T01:51:00Z"/>
              <w:rFonts w:ascii="Calibri" w:hAnsi="Calibri" w:cs="Calibri"/>
              <w:color w:val="000000"/>
            </w:rPr>
          </w:rPrChange>
        </w:rPr>
      </w:pPr>
      <w:ins w:id="1193" w:author="Sumeet" w:date="2026-05-24T20:51:00Z" w16du:dateUtc="2026-05-25T01:51:00Z">
        <w:r w:rsidRPr="00C03D99">
          <w:rPr>
            <w:rFonts w:ascii="Calibri" w:hAnsi="Calibri" w:cs="Calibri"/>
            <w:color w:val="000000"/>
            <w:sz w:val="20"/>
            <w:szCs w:val="20"/>
            <w:rPrChange w:id="1194" w:author="Sumeet" w:date="2026-05-24T20:51:00Z" w16du:dateUtc="2026-05-25T01:51:00Z">
              <w:rPr>
                <w:rFonts w:ascii="Calibri" w:hAnsi="Calibri" w:cs="Calibri"/>
                <w:color w:val="000000"/>
              </w:rPr>
            </w:rPrChange>
          </w:rPr>
          <w:t>- Chronic Care Master</w:t>
        </w:r>
      </w:ins>
    </w:p>
    <w:p w14:paraId="169FB343" w14:textId="77777777" w:rsidR="00C03D99" w:rsidRPr="00C03D99" w:rsidRDefault="00C03D99" w:rsidP="00C03D99">
      <w:pPr>
        <w:pStyle w:val="NormalWeb"/>
        <w:shd w:val="clear" w:color="auto" w:fill="FFFFFF"/>
        <w:spacing w:before="0" w:beforeAutospacing="0" w:after="0" w:afterAutospacing="0"/>
        <w:rPr>
          <w:ins w:id="1195" w:author="Sumeet" w:date="2026-05-24T20:51:00Z" w16du:dateUtc="2026-05-25T01:51:00Z"/>
          <w:rFonts w:ascii="Calibri" w:hAnsi="Calibri" w:cs="Calibri"/>
          <w:color w:val="000000"/>
          <w:sz w:val="20"/>
          <w:szCs w:val="20"/>
          <w:rPrChange w:id="1196" w:author="Sumeet" w:date="2026-05-24T20:51:00Z" w16du:dateUtc="2026-05-25T01:51:00Z">
            <w:rPr>
              <w:ins w:id="1197" w:author="Sumeet" w:date="2026-05-24T20:51:00Z" w16du:dateUtc="2026-05-25T01:51:00Z"/>
              <w:rFonts w:ascii="Calibri" w:hAnsi="Calibri" w:cs="Calibri"/>
              <w:color w:val="000000"/>
            </w:rPr>
          </w:rPrChange>
        </w:rPr>
      </w:pPr>
      <w:ins w:id="1198" w:author="Sumeet" w:date="2026-05-24T20:51:00Z" w16du:dateUtc="2026-05-25T01:51:00Z">
        <w:r w:rsidRPr="00C03D99">
          <w:rPr>
            <w:rFonts w:ascii="Calibri" w:hAnsi="Calibri" w:cs="Calibri"/>
            <w:color w:val="000000"/>
            <w:sz w:val="20"/>
            <w:szCs w:val="20"/>
            <w:rPrChange w:id="1199" w:author="Sumeet" w:date="2026-05-24T20:51:00Z" w16du:dateUtc="2026-05-25T01:51:00Z">
              <w:rPr>
                <w:rFonts w:ascii="Calibri" w:hAnsi="Calibri" w:cs="Calibri"/>
                <w:color w:val="000000"/>
              </w:rPr>
            </w:rPrChange>
          </w:rPr>
          <w:t>- Wellness Master</w:t>
        </w:r>
      </w:ins>
    </w:p>
    <w:p w14:paraId="07ACE0D8" w14:textId="77777777" w:rsidR="00C03D99" w:rsidRPr="00C03D99" w:rsidRDefault="00C03D99" w:rsidP="00C03D99">
      <w:pPr>
        <w:pStyle w:val="NormalWeb"/>
        <w:shd w:val="clear" w:color="auto" w:fill="FFFFFF"/>
        <w:spacing w:before="0" w:beforeAutospacing="0" w:after="0" w:afterAutospacing="0"/>
        <w:rPr>
          <w:ins w:id="1200" w:author="Sumeet" w:date="2026-05-24T20:51:00Z" w16du:dateUtc="2026-05-25T01:51:00Z"/>
          <w:rFonts w:ascii="Calibri" w:hAnsi="Calibri" w:cs="Calibri"/>
          <w:color w:val="000000"/>
          <w:sz w:val="20"/>
          <w:szCs w:val="20"/>
          <w:rPrChange w:id="1201" w:author="Sumeet" w:date="2026-05-24T20:51:00Z" w16du:dateUtc="2026-05-25T01:51:00Z">
            <w:rPr>
              <w:ins w:id="1202" w:author="Sumeet" w:date="2026-05-24T20:51:00Z" w16du:dateUtc="2026-05-25T01:51:00Z"/>
              <w:rFonts w:ascii="Calibri" w:hAnsi="Calibri" w:cs="Calibri"/>
              <w:color w:val="000000"/>
            </w:rPr>
          </w:rPrChange>
        </w:rPr>
      </w:pPr>
      <w:ins w:id="1203" w:author="Sumeet" w:date="2026-05-24T20:51:00Z" w16du:dateUtc="2026-05-25T01:51:00Z">
        <w:r w:rsidRPr="00C03D99">
          <w:rPr>
            <w:rFonts w:ascii="Calibri" w:hAnsi="Calibri" w:cs="Calibri"/>
            <w:color w:val="000000"/>
            <w:sz w:val="20"/>
            <w:szCs w:val="20"/>
            <w:rPrChange w:id="1204" w:author="Sumeet" w:date="2026-05-24T20:51:00Z" w16du:dateUtc="2026-05-25T01:51:00Z">
              <w:rPr>
                <w:rFonts w:ascii="Calibri" w:hAnsi="Calibri" w:cs="Calibri"/>
                <w:color w:val="000000"/>
              </w:rPr>
            </w:rPrChange>
          </w:rPr>
          <w:t>- Post-Op Master</w:t>
        </w:r>
      </w:ins>
    </w:p>
    <w:p w14:paraId="0E3A673C" w14:textId="77777777" w:rsidR="00C03D99" w:rsidRPr="00C03D99" w:rsidRDefault="00C03D99" w:rsidP="00C03D99">
      <w:pPr>
        <w:pStyle w:val="NormalWeb"/>
        <w:shd w:val="clear" w:color="auto" w:fill="FFFFFF"/>
        <w:spacing w:before="0" w:beforeAutospacing="0" w:after="0" w:afterAutospacing="0"/>
        <w:rPr>
          <w:ins w:id="1205" w:author="Sumeet" w:date="2026-05-24T20:51:00Z" w16du:dateUtc="2026-05-25T01:51:00Z"/>
          <w:rFonts w:ascii="Calibri" w:hAnsi="Calibri" w:cs="Calibri"/>
          <w:color w:val="000000"/>
          <w:sz w:val="20"/>
          <w:szCs w:val="20"/>
          <w:rPrChange w:id="1206" w:author="Sumeet" w:date="2026-05-24T20:51:00Z" w16du:dateUtc="2026-05-25T01:51:00Z">
            <w:rPr>
              <w:ins w:id="1207" w:author="Sumeet" w:date="2026-05-24T20:51:00Z" w16du:dateUtc="2026-05-25T01:51:00Z"/>
              <w:rFonts w:ascii="Calibri" w:hAnsi="Calibri" w:cs="Calibri"/>
              <w:color w:val="000000"/>
            </w:rPr>
          </w:rPrChange>
        </w:rPr>
      </w:pPr>
      <w:ins w:id="1208" w:author="Sumeet" w:date="2026-05-24T20:51:00Z" w16du:dateUtc="2026-05-25T01:51:00Z">
        <w:r w:rsidRPr="00C03D99">
          <w:rPr>
            <w:rFonts w:ascii="Calibri" w:hAnsi="Calibri" w:cs="Calibri"/>
            <w:color w:val="000000"/>
            <w:sz w:val="20"/>
            <w:szCs w:val="20"/>
            <w:rPrChange w:id="1209" w:author="Sumeet" w:date="2026-05-24T20:51:00Z" w16du:dateUtc="2026-05-25T01:51:00Z">
              <w:rPr>
                <w:rFonts w:ascii="Calibri" w:hAnsi="Calibri" w:cs="Calibri"/>
                <w:color w:val="000000"/>
              </w:rPr>
            </w:rPrChange>
          </w:rPr>
          <w:t>Actions:</w:t>
        </w:r>
      </w:ins>
    </w:p>
    <w:p w14:paraId="71971514" w14:textId="77777777" w:rsidR="00C03D99" w:rsidRPr="00C03D99" w:rsidRDefault="00C03D99" w:rsidP="00C03D99">
      <w:pPr>
        <w:pStyle w:val="NormalWeb"/>
        <w:shd w:val="clear" w:color="auto" w:fill="FFFFFF"/>
        <w:spacing w:before="0" w:beforeAutospacing="0" w:after="0" w:afterAutospacing="0"/>
        <w:rPr>
          <w:ins w:id="1210" w:author="Sumeet" w:date="2026-05-24T20:51:00Z" w16du:dateUtc="2026-05-25T01:51:00Z"/>
          <w:rFonts w:ascii="Calibri" w:hAnsi="Calibri" w:cs="Calibri"/>
          <w:color w:val="000000"/>
          <w:sz w:val="20"/>
          <w:szCs w:val="20"/>
          <w:rPrChange w:id="1211" w:author="Sumeet" w:date="2026-05-24T20:51:00Z" w16du:dateUtc="2026-05-25T01:51:00Z">
            <w:rPr>
              <w:ins w:id="1212" w:author="Sumeet" w:date="2026-05-24T20:51:00Z" w16du:dateUtc="2026-05-25T01:51:00Z"/>
              <w:rFonts w:ascii="Calibri" w:hAnsi="Calibri" w:cs="Calibri"/>
              <w:color w:val="000000"/>
            </w:rPr>
          </w:rPrChange>
        </w:rPr>
      </w:pPr>
      <w:ins w:id="1213" w:author="Sumeet" w:date="2026-05-24T20:51:00Z" w16du:dateUtc="2026-05-25T01:51:00Z">
        <w:r w:rsidRPr="00C03D99">
          <w:rPr>
            <w:rFonts w:ascii="Calibri" w:hAnsi="Calibri" w:cs="Calibri"/>
            <w:color w:val="000000"/>
            <w:sz w:val="20"/>
            <w:szCs w:val="20"/>
            <w:rPrChange w:id="1214" w:author="Sumeet" w:date="2026-05-24T20:51:00Z" w16du:dateUtc="2026-05-25T01:51:00Z">
              <w:rPr>
                <w:rFonts w:ascii="Calibri" w:hAnsi="Calibri" w:cs="Calibri"/>
                <w:color w:val="000000"/>
              </w:rPr>
            </w:rPrChange>
          </w:rPr>
          <w:t> </w:t>
        </w:r>
      </w:ins>
    </w:p>
    <w:p w14:paraId="4C108784" w14:textId="77777777" w:rsidR="00C03D99" w:rsidRPr="00C03D99" w:rsidRDefault="00C03D99" w:rsidP="00C03D99">
      <w:pPr>
        <w:pStyle w:val="NormalWeb"/>
        <w:shd w:val="clear" w:color="auto" w:fill="FFFFFF"/>
        <w:spacing w:before="0" w:beforeAutospacing="0" w:after="0" w:afterAutospacing="0"/>
        <w:rPr>
          <w:ins w:id="1215" w:author="Sumeet" w:date="2026-05-24T20:51:00Z" w16du:dateUtc="2026-05-25T01:51:00Z"/>
          <w:rFonts w:ascii="Calibri" w:hAnsi="Calibri" w:cs="Calibri"/>
          <w:color w:val="000000"/>
          <w:sz w:val="20"/>
          <w:szCs w:val="20"/>
          <w:rPrChange w:id="1216" w:author="Sumeet" w:date="2026-05-24T20:51:00Z" w16du:dateUtc="2026-05-25T01:51:00Z">
            <w:rPr>
              <w:ins w:id="1217" w:author="Sumeet" w:date="2026-05-24T20:51:00Z" w16du:dateUtc="2026-05-25T01:51:00Z"/>
              <w:rFonts w:ascii="Calibri" w:hAnsi="Calibri" w:cs="Calibri"/>
              <w:color w:val="000000"/>
            </w:rPr>
          </w:rPrChange>
        </w:rPr>
      </w:pPr>
      <w:ins w:id="1218" w:author="Sumeet" w:date="2026-05-24T20:51:00Z" w16du:dateUtc="2026-05-25T01:51:00Z">
        <w:r w:rsidRPr="00C03D99">
          <w:rPr>
            <w:rFonts w:ascii="Calibri" w:hAnsi="Calibri" w:cs="Calibri"/>
            <w:color w:val="000000"/>
            <w:sz w:val="20"/>
            <w:szCs w:val="20"/>
            <w:rPrChange w:id="1219" w:author="Sumeet" w:date="2026-05-24T20:51:00Z" w16du:dateUtc="2026-05-25T01:51:00Z">
              <w:rPr>
                <w:rFonts w:ascii="Calibri" w:hAnsi="Calibri" w:cs="Calibri"/>
                <w:color w:val="000000"/>
              </w:rPr>
            </w:rPrChange>
          </w:rPr>
          <w:t>View</w:t>
        </w:r>
      </w:ins>
    </w:p>
    <w:p w14:paraId="312BB855" w14:textId="77777777" w:rsidR="00C03D99" w:rsidRPr="00C03D99" w:rsidRDefault="00C03D99" w:rsidP="00C03D99">
      <w:pPr>
        <w:pStyle w:val="NormalWeb"/>
        <w:shd w:val="clear" w:color="auto" w:fill="FFFFFF"/>
        <w:spacing w:before="0" w:beforeAutospacing="0" w:after="0" w:afterAutospacing="0"/>
        <w:rPr>
          <w:ins w:id="1220" w:author="Sumeet" w:date="2026-05-24T20:51:00Z" w16du:dateUtc="2026-05-25T01:51:00Z"/>
          <w:rFonts w:ascii="Calibri" w:hAnsi="Calibri" w:cs="Calibri"/>
          <w:color w:val="000000"/>
          <w:sz w:val="20"/>
          <w:szCs w:val="20"/>
          <w:rPrChange w:id="1221" w:author="Sumeet" w:date="2026-05-24T20:51:00Z" w16du:dateUtc="2026-05-25T01:51:00Z">
            <w:rPr>
              <w:ins w:id="1222" w:author="Sumeet" w:date="2026-05-24T20:51:00Z" w16du:dateUtc="2026-05-25T01:51:00Z"/>
              <w:rFonts w:ascii="Calibri" w:hAnsi="Calibri" w:cs="Calibri"/>
              <w:color w:val="000000"/>
            </w:rPr>
          </w:rPrChange>
        </w:rPr>
      </w:pPr>
      <w:ins w:id="1223" w:author="Sumeet" w:date="2026-05-24T20:51:00Z" w16du:dateUtc="2026-05-25T01:51:00Z">
        <w:r w:rsidRPr="00C03D99">
          <w:rPr>
            <w:rFonts w:ascii="Calibri" w:hAnsi="Calibri" w:cs="Calibri"/>
            <w:color w:val="000000"/>
            <w:sz w:val="20"/>
            <w:szCs w:val="20"/>
            <w:rPrChange w:id="1224" w:author="Sumeet" w:date="2026-05-24T20:51:00Z" w16du:dateUtc="2026-05-25T01:51:00Z">
              <w:rPr>
                <w:rFonts w:ascii="Calibri" w:hAnsi="Calibri" w:cs="Calibri"/>
                <w:color w:val="000000"/>
              </w:rPr>
            </w:rPrChange>
          </w:rPr>
          <w:t>Create Org Template</w:t>
        </w:r>
        <w:r w:rsidRPr="00C03D99">
          <w:rPr>
            <w:rStyle w:val="apple-converted-space"/>
            <w:rFonts w:ascii="Calibri" w:eastAsiaTheme="majorEastAsia" w:hAnsi="Calibri" w:cs="Calibri"/>
            <w:color w:val="000000"/>
            <w:sz w:val="20"/>
            <w:szCs w:val="20"/>
            <w:rPrChange w:id="1225" w:author="Sumeet" w:date="2026-05-24T20:51:00Z" w16du:dateUtc="2026-05-25T01:51:00Z">
              <w:rPr>
                <w:rStyle w:val="apple-converted-space"/>
                <w:rFonts w:ascii="Calibri" w:eastAsiaTheme="majorEastAsia" w:hAnsi="Calibri" w:cs="Calibri"/>
                <w:color w:val="000000"/>
              </w:rPr>
            </w:rPrChange>
          </w:rPr>
          <w:t> </w:t>
        </w:r>
        <w:r w:rsidRPr="00C03D99">
          <w:rPr>
            <w:rFonts w:ascii="Calibri" w:hAnsi="Calibri" w:cs="Calibri"/>
            <w:b/>
            <w:bCs/>
            <w:color w:val="000000"/>
            <w:sz w:val="20"/>
            <w:szCs w:val="20"/>
            <w:shd w:val="clear" w:color="auto" w:fill="FFFF00"/>
            <w:rPrChange w:id="1226" w:author="Sumeet" w:date="2026-05-24T20:51:00Z" w16du:dateUtc="2026-05-25T01:51:00Z">
              <w:rPr>
                <w:rFonts w:ascii="Calibri" w:hAnsi="Calibri" w:cs="Calibri"/>
                <w:b/>
                <w:bCs/>
                <w:color w:val="000000"/>
                <w:shd w:val="clear" w:color="auto" w:fill="FFFF00"/>
              </w:rPr>
            </w:rPrChange>
          </w:rPr>
          <w:t>to be created ?</w:t>
        </w:r>
      </w:ins>
    </w:p>
    <w:p w14:paraId="754B6580" w14:textId="77777777" w:rsidR="00C03D99" w:rsidRPr="00C03D99" w:rsidRDefault="00C03D99" w:rsidP="00C03D99">
      <w:pPr>
        <w:pStyle w:val="NormalWeb"/>
        <w:shd w:val="clear" w:color="auto" w:fill="FFFFFF"/>
        <w:spacing w:before="0" w:beforeAutospacing="0" w:after="0" w:afterAutospacing="0"/>
        <w:rPr>
          <w:ins w:id="1227" w:author="Sumeet" w:date="2026-05-24T20:51:00Z" w16du:dateUtc="2026-05-25T01:51:00Z"/>
          <w:rFonts w:ascii="Calibri" w:hAnsi="Calibri" w:cs="Calibri"/>
          <w:color w:val="000000"/>
          <w:sz w:val="20"/>
          <w:szCs w:val="20"/>
          <w:rPrChange w:id="1228" w:author="Sumeet" w:date="2026-05-24T20:51:00Z" w16du:dateUtc="2026-05-25T01:51:00Z">
            <w:rPr>
              <w:ins w:id="1229" w:author="Sumeet" w:date="2026-05-24T20:51:00Z" w16du:dateUtc="2026-05-25T01:51:00Z"/>
              <w:rFonts w:ascii="Calibri" w:hAnsi="Calibri" w:cs="Calibri"/>
              <w:color w:val="000000"/>
            </w:rPr>
          </w:rPrChange>
        </w:rPr>
      </w:pPr>
      <w:ins w:id="1230" w:author="Sumeet" w:date="2026-05-24T20:51:00Z" w16du:dateUtc="2026-05-25T01:51:00Z">
        <w:r w:rsidRPr="00C03D99">
          <w:rPr>
            <w:rFonts w:ascii="Calibri" w:hAnsi="Calibri" w:cs="Calibri"/>
            <w:color w:val="000000"/>
            <w:sz w:val="20"/>
            <w:szCs w:val="20"/>
            <w:rPrChange w:id="1231" w:author="Sumeet" w:date="2026-05-24T20:51:00Z" w16du:dateUtc="2026-05-25T01:51:00Z">
              <w:rPr>
                <w:rFonts w:ascii="Calibri" w:hAnsi="Calibri" w:cs="Calibri"/>
                <w:color w:val="000000"/>
              </w:rPr>
            </w:rPrChange>
          </w:rPr>
          <w:t>No direct package linking. </w:t>
        </w:r>
      </w:ins>
    </w:p>
    <w:p w14:paraId="6881CA6C" w14:textId="77777777" w:rsidR="00C03D99" w:rsidRPr="00C03D99" w:rsidRDefault="00C03D99" w:rsidP="00C03D99">
      <w:pPr>
        <w:pStyle w:val="NormalWeb"/>
        <w:shd w:val="clear" w:color="auto" w:fill="FFFFFF"/>
        <w:spacing w:before="0" w:beforeAutospacing="0" w:after="0" w:afterAutospacing="0"/>
        <w:rPr>
          <w:ins w:id="1232" w:author="Sumeet" w:date="2026-05-24T20:51:00Z" w16du:dateUtc="2026-05-25T01:51:00Z"/>
          <w:rFonts w:ascii="Calibri" w:hAnsi="Calibri" w:cs="Calibri"/>
          <w:color w:val="000000"/>
          <w:sz w:val="20"/>
          <w:szCs w:val="20"/>
          <w:rPrChange w:id="1233" w:author="Sumeet" w:date="2026-05-24T20:51:00Z" w16du:dateUtc="2026-05-25T01:51:00Z">
            <w:rPr>
              <w:ins w:id="1234" w:author="Sumeet" w:date="2026-05-24T20:51:00Z" w16du:dateUtc="2026-05-25T01:51:00Z"/>
              <w:rFonts w:ascii="Calibri" w:hAnsi="Calibri" w:cs="Calibri"/>
              <w:color w:val="000000"/>
            </w:rPr>
          </w:rPrChange>
        </w:rPr>
      </w:pPr>
      <w:ins w:id="1235" w:author="Sumeet" w:date="2026-05-24T20:51:00Z" w16du:dateUtc="2026-05-25T01:51:00Z">
        <w:r w:rsidRPr="00C03D99">
          <w:rPr>
            <w:rFonts w:ascii="Calibri" w:hAnsi="Calibri" w:cs="Calibri"/>
            <w:b/>
            <w:bCs/>
            <w:color w:val="000000"/>
            <w:sz w:val="20"/>
            <w:szCs w:val="20"/>
            <w:rPrChange w:id="1236" w:author="Sumeet" w:date="2026-05-24T20:51:00Z" w16du:dateUtc="2026-05-25T01:51:00Z">
              <w:rPr>
                <w:rFonts w:ascii="Calibri" w:hAnsi="Calibri" w:cs="Calibri"/>
                <w:b/>
                <w:bCs/>
                <w:color w:val="000000"/>
              </w:rPr>
            </w:rPrChange>
          </w:rPr>
          <w:t>3. Org Admin — Org Templates</w:t>
        </w:r>
        <w:r w:rsidRPr="00C03D99">
          <w:rPr>
            <w:rStyle w:val="apple-converted-space"/>
            <w:rFonts w:ascii="Calibri" w:eastAsiaTheme="majorEastAsia" w:hAnsi="Calibri" w:cs="Calibri"/>
            <w:b/>
            <w:bCs/>
            <w:color w:val="000000"/>
            <w:sz w:val="20"/>
            <w:szCs w:val="20"/>
            <w:rPrChange w:id="1237" w:author="Sumeet" w:date="2026-05-24T20:51:00Z" w16du:dateUtc="2026-05-25T01:51:00Z">
              <w:rPr>
                <w:rStyle w:val="apple-converted-space"/>
                <w:rFonts w:ascii="Calibri" w:eastAsiaTheme="majorEastAsia" w:hAnsi="Calibri" w:cs="Calibri"/>
                <w:b/>
                <w:bCs/>
                <w:color w:val="000000"/>
              </w:rPr>
            </w:rPrChange>
          </w:rPr>
          <w:t> </w:t>
        </w:r>
        <w:r w:rsidRPr="00C03D99">
          <w:rPr>
            <w:rFonts w:ascii="Calibri" w:hAnsi="Calibri" w:cs="Calibri"/>
            <w:b/>
            <w:bCs/>
            <w:color w:val="000000"/>
            <w:sz w:val="20"/>
            <w:szCs w:val="20"/>
            <w:shd w:val="clear" w:color="auto" w:fill="FFFF00"/>
            <w:rPrChange w:id="1238" w:author="Sumeet" w:date="2026-05-24T20:51:00Z" w16du:dateUtc="2026-05-25T01:51:00Z">
              <w:rPr>
                <w:rFonts w:ascii="Calibri" w:hAnsi="Calibri" w:cs="Calibri"/>
                <w:b/>
                <w:bCs/>
                <w:color w:val="000000"/>
                <w:shd w:val="clear" w:color="auto" w:fill="FFFF00"/>
              </w:rPr>
            </w:rPrChange>
          </w:rPr>
          <w:t>to be created ?</w:t>
        </w:r>
      </w:ins>
    </w:p>
    <w:p w14:paraId="563F72DD" w14:textId="77777777" w:rsidR="00C03D99" w:rsidRPr="00C03D99" w:rsidRDefault="00C03D99" w:rsidP="00C03D99">
      <w:pPr>
        <w:pStyle w:val="NormalWeb"/>
        <w:shd w:val="clear" w:color="auto" w:fill="FFFFFF"/>
        <w:spacing w:before="0" w:beforeAutospacing="0" w:after="0" w:afterAutospacing="0"/>
        <w:rPr>
          <w:ins w:id="1239" w:author="Sumeet" w:date="2026-05-24T20:51:00Z" w16du:dateUtc="2026-05-25T01:51:00Z"/>
          <w:rFonts w:ascii="Calibri" w:hAnsi="Calibri" w:cs="Calibri"/>
          <w:color w:val="000000"/>
          <w:sz w:val="20"/>
          <w:szCs w:val="20"/>
          <w:rPrChange w:id="1240" w:author="Sumeet" w:date="2026-05-24T20:51:00Z" w16du:dateUtc="2026-05-25T01:51:00Z">
            <w:rPr>
              <w:ins w:id="1241" w:author="Sumeet" w:date="2026-05-24T20:51:00Z" w16du:dateUtc="2026-05-25T01:51:00Z"/>
              <w:rFonts w:ascii="Calibri" w:hAnsi="Calibri" w:cs="Calibri"/>
              <w:color w:val="000000"/>
            </w:rPr>
          </w:rPrChange>
        </w:rPr>
      </w:pPr>
      <w:ins w:id="1242" w:author="Sumeet" w:date="2026-05-24T20:51:00Z" w16du:dateUtc="2026-05-25T01:51:00Z">
        <w:r w:rsidRPr="00C03D99">
          <w:rPr>
            <w:rFonts w:ascii="Calibri" w:hAnsi="Calibri" w:cs="Calibri"/>
            <w:color w:val="000000"/>
            <w:sz w:val="20"/>
            <w:szCs w:val="20"/>
            <w:rPrChange w:id="1243" w:author="Sumeet" w:date="2026-05-24T20:51:00Z" w16du:dateUtc="2026-05-25T01:51:00Z">
              <w:rPr>
                <w:rFonts w:ascii="Calibri" w:hAnsi="Calibri" w:cs="Calibri"/>
                <w:color w:val="000000"/>
              </w:rPr>
            </w:rPrChange>
          </w:rPr>
          <w:t>Org sees:</w:t>
        </w:r>
      </w:ins>
    </w:p>
    <w:p w14:paraId="5B267C1F" w14:textId="77777777" w:rsidR="00C03D99" w:rsidRPr="00C03D99" w:rsidRDefault="00C03D99" w:rsidP="00C03D99">
      <w:pPr>
        <w:pStyle w:val="NormalWeb"/>
        <w:shd w:val="clear" w:color="auto" w:fill="FFFFFF"/>
        <w:spacing w:before="0" w:beforeAutospacing="0" w:after="0" w:afterAutospacing="0"/>
        <w:rPr>
          <w:ins w:id="1244" w:author="Sumeet" w:date="2026-05-24T20:51:00Z" w16du:dateUtc="2026-05-25T01:51:00Z"/>
          <w:rFonts w:ascii="Calibri" w:hAnsi="Calibri" w:cs="Calibri"/>
          <w:color w:val="000000"/>
          <w:sz w:val="20"/>
          <w:szCs w:val="20"/>
          <w:rPrChange w:id="1245" w:author="Sumeet" w:date="2026-05-24T20:51:00Z" w16du:dateUtc="2026-05-25T01:51:00Z">
            <w:rPr>
              <w:ins w:id="1246" w:author="Sumeet" w:date="2026-05-24T20:51:00Z" w16du:dateUtc="2026-05-25T01:51:00Z"/>
              <w:rFonts w:ascii="Calibri" w:hAnsi="Calibri" w:cs="Calibri"/>
              <w:color w:val="000000"/>
            </w:rPr>
          </w:rPrChange>
        </w:rPr>
      </w:pPr>
      <w:ins w:id="1247" w:author="Sumeet" w:date="2026-05-24T20:51:00Z" w16du:dateUtc="2026-05-25T01:51:00Z">
        <w:r w:rsidRPr="00C03D99">
          <w:rPr>
            <w:rFonts w:ascii="Calibri" w:hAnsi="Calibri" w:cs="Calibri"/>
            <w:color w:val="000000"/>
            <w:sz w:val="20"/>
            <w:szCs w:val="20"/>
            <w:rPrChange w:id="1248" w:author="Sumeet" w:date="2026-05-24T20:51:00Z" w16du:dateUtc="2026-05-25T01:51:00Z">
              <w:rPr>
                <w:rFonts w:ascii="Calibri" w:hAnsi="Calibri" w:cs="Calibri"/>
                <w:color w:val="000000"/>
              </w:rPr>
            </w:rPrChange>
          </w:rPr>
          <w:t> </w:t>
        </w:r>
      </w:ins>
    </w:p>
    <w:p w14:paraId="6E74AA6B" w14:textId="77777777" w:rsidR="00C03D99" w:rsidRPr="00C03D99" w:rsidRDefault="00C03D99" w:rsidP="00C03D99">
      <w:pPr>
        <w:pStyle w:val="NormalWeb"/>
        <w:shd w:val="clear" w:color="auto" w:fill="FFFFFF"/>
        <w:spacing w:before="0" w:beforeAutospacing="0" w:after="0" w:afterAutospacing="0"/>
        <w:rPr>
          <w:ins w:id="1249" w:author="Sumeet" w:date="2026-05-24T20:51:00Z" w16du:dateUtc="2026-05-25T01:51:00Z"/>
          <w:rFonts w:ascii="Calibri" w:hAnsi="Calibri" w:cs="Calibri"/>
          <w:color w:val="000000"/>
          <w:sz w:val="20"/>
          <w:szCs w:val="20"/>
          <w:rPrChange w:id="1250" w:author="Sumeet" w:date="2026-05-24T20:51:00Z" w16du:dateUtc="2026-05-25T01:51:00Z">
            <w:rPr>
              <w:ins w:id="1251" w:author="Sumeet" w:date="2026-05-24T20:51:00Z" w16du:dateUtc="2026-05-25T01:51:00Z"/>
              <w:rFonts w:ascii="Calibri" w:hAnsi="Calibri" w:cs="Calibri"/>
              <w:color w:val="000000"/>
            </w:rPr>
          </w:rPrChange>
        </w:rPr>
      </w:pPr>
      <w:ins w:id="1252" w:author="Sumeet" w:date="2026-05-24T20:51:00Z" w16du:dateUtc="2026-05-25T01:51:00Z">
        <w:r w:rsidRPr="00C03D99">
          <w:rPr>
            <w:rFonts w:ascii="Calibri" w:hAnsi="Calibri" w:cs="Calibri"/>
            <w:color w:val="000000"/>
            <w:sz w:val="20"/>
            <w:szCs w:val="20"/>
            <w:rPrChange w:id="1253" w:author="Sumeet" w:date="2026-05-24T20:51:00Z" w16du:dateUtc="2026-05-25T01:51:00Z">
              <w:rPr>
                <w:rFonts w:ascii="Calibri" w:hAnsi="Calibri" w:cs="Calibri"/>
                <w:color w:val="000000"/>
              </w:rPr>
            </w:rPrChange>
          </w:rPr>
          <w:t>Org Templates</w:t>
        </w:r>
      </w:ins>
    </w:p>
    <w:p w14:paraId="0CBAC010" w14:textId="77777777" w:rsidR="00C03D99" w:rsidRPr="00C03D99" w:rsidRDefault="00C03D99" w:rsidP="00C03D99">
      <w:pPr>
        <w:pStyle w:val="NormalWeb"/>
        <w:shd w:val="clear" w:color="auto" w:fill="FFFFFF"/>
        <w:spacing w:before="0" w:beforeAutospacing="0" w:after="0" w:afterAutospacing="0"/>
        <w:rPr>
          <w:ins w:id="1254" w:author="Sumeet" w:date="2026-05-24T20:51:00Z" w16du:dateUtc="2026-05-25T01:51:00Z"/>
          <w:rFonts w:ascii="Calibri" w:hAnsi="Calibri" w:cs="Calibri"/>
          <w:color w:val="000000"/>
          <w:sz w:val="20"/>
          <w:szCs w:val="20"/>
          <w:rPrChange w:id="1255" w:author="Sumeet" w:date="2026-05-24T20:51:00Z" w16du:dateUtc="2026-05-25T01:51:00Z">
            <w:rPr>
              <w:ins w:id="1256" w:author="Sumeet" w:date="2026-05-24T20:51:00Z" w16du:dateUtc="2026-05-25T01:51:00Z"/>
              <w:rFonts w:ascii="Calibri" w:hAnsi="Calibri" w:cs="Calibri"/>
              <w:color w:val="000000"/>
            </w:rPr>
          </w:rPrChange>
        </w:rPr>
      </w:pPr>
      <w:ins w:id="1257" w:author="Sumeet" w:date="2026-05-24T20:51:00Z" w16du:dateUtc="2026-05-25T01:51:00Z">
        <w:r w:rsidRPr="00C03D99">
          <w:rPr>
            <w:rFonts w:ascii="Calibri" w:hAnsi="Calibri" w:cs="Calibri"/>
            <w:color w:val="000000"/>
            <w:sz w:val="20"/>
            <w:szCs w:val="20"/>
            <w:rPrChange w:id="1258" w:author="Sumeet" w:date="2026-05-24T20:51:00Z" w16du:dateUtc="2026-05-25T01:51:00Z">
              <w:rPr>
                <w:rFonts w:ascii="Calibri" w:hAnsi="Calibri" w:cs="Calibri"/>
                <w:color w:val="000000"/>
              </w:rPr>
            </w:rPrChange>
          </w:rPr>
          <w:t>- Hypertension Template</w:t>
        </w:r>
      </w:ins>
    </w:p>
    <w:p w14:paraId="7366DC95" w14:textId="77777777" w:rsidR="00C03D99" w:rsidRPr="00C03D99" w:rsidRDefault="00C03D99" w:rsidP="00C03D99">
      <w:pPr>
        <w:pStyle w:val="NormalWeb"/>
        <w:shd w:val="clear" w:color="auto" w:fill="FFFFFF"/>
        <w:spacing w:before="0" w:beforeAutospacing="0" w:after="0" w:afterAutospacing="0"/>
        <w:rPr>
          <w:ins w:id="1259" w:author="Sumeet" w:date="2026-05-24T20:51:00Z" w16du:dateUtc="2026-05-25T01:51:00Z"/>
          <w:rFonts w:ascii="Calibri" w:hAnsi="Calibri" w:cs="Calibri"/>
          <w:color w:val="000000"/>
          <w:sz w:val="20"/>
          <w:szCs w:val="20"/>
          <w:rPrChange w:id="1260" w:author="Sumeet" w:date="2026-05-24T20:51:00Z" w16du:dateUtc="2026-05-25T01:51:00Z">
            <w:rPr>
              <w:ins w:id="1261" w:author="Sumeet" w:date="2026-05-24T20:51:00Z" w16du:dateUtc="2026-05-25T01:51:00Z"/>
              <w:rFonts w:ascii="Calibri" w:hAnsi="Calibri" w:cs="Calibri"/>
              <w:color w:val="000000"/>
            </w:rPr>
          </w:rPrChange>
        </w:rPr>
      </w:pPr>
      <w:ins w:id="1262" w:author="Sumeet" w:date="2026-05-24T20:51:00Z" w16du:dateUtc="2026-05-25T01:51:00Z">
        <w:r w:rsidRPr="00C03D99">
          <w:rPr>
            <w:rFonts w:ascii="Calibri" w:hAnsi="Calibri" w:cs="Calibri"/>
            <w:color w:val="000000"/>
            <w:sz w:val="20"/>
            <w:szCs w:val="20"/>
            <w:rPrChange w:id="1263" w:author="Sumeet" w:date="2026-05-24T20:51:00Z" w16du:dateUtc="2026-05-25T01:51:00Z">
              <w:rPr>
                <w:rFonts w:ascii="Calibri" w:hAnsi="Calibri" w:cs="Calibri"/>
                <w:color w:val="000000"/>
              </w:rPr>
            </w:rPrChange>
          </w:rPr>
          <w:t>- Diabetes Template</w:t>
        </w:r>
      </w:ins>
    </w:p>
    <w:p w14:paraId="4C2937DD" w14:textId="77777777" w:rsidR="00C03D99" w:rsidRPr="00C03D99" w:rsidRDefault="00C03D99" w:rsidP="00C03D99">
      <w:pPr>
        <w:pStyle w:val="NormalWeb"/>
        <w:shd w:val="clear" w:color="auto" w:fill="FFFFFF"/>
        <w:spacing w:before="0" w:beforeAutospacing="0" w:after="0" w:afterAutospacing="0"/>
        <w:rPr>
          <w:ins w:id="1264" w:author="Sumeet" w:date="2026-05-24T20:51:00Z" w16du:dateUtc="2026-05-25T01:51:00Z"/>
          <w:rFonts w:ascii="Calibri" w:hAnsi="Calibri" w:cs="Calibri"/>
          <w:color w:val="000000"/>
          <w:sz w:val="20"/>
          <w:szCs w:val="20"/>
          <w:rPrChange w:id="1265" w:author="Sumeet" w:date="2026-05-24T20:51:00Z" w16du:dateUtc="2026-05-25T01:51:00Z">
            <w:rPr>
              <w:ins w:id="1266" w:author="Sumeet" w:date="2026-05-24T20:51:00Z" w16du:dateUtc="2026-05-25T01:51:00Z"/>
              <w:rFonts w:ascii="Calibri" w:hAnsi="Calibri" w:cs="Calibri"/>
              <w:color w:val="000000"/>
            </w:rPr>
          </w:rPrChange>
        </w:rPr>
      </w:pPr>
      <w:ins w:id="1267" w:author="Sumeet" w:date="2026-05-24T20:51:00Z" w16du:dateUtc="2026-05-25T01:51:00Z">
        <w:r w:rsidRPr="00C03D99">
          <w:rPr>
            <w:rFonts w:ascii="Calibri" w:hAnsi="Calibri" w:cs="Calibri"/>
            <w:color w:val="000000"/>
            <w:sz w:val="20"/>
            <w:szCs w:val="20"/>
            <w:rPrChange w:id="1268" w:author="Sumeet" w:date="2026-05-24T20:51:00Z" w16du:dateUtc="2026-05-25T01:51:00Z">
              <w:rPr>
                <w:rFonts w:ascii="Calibri" w:hAnsi="Calibri" w:cs="Calibri"/>
                <w:color w:val="000000"/>
              </w:rPr>
            </w:rPrChange>
          </w:rPr>
          <w:t>- Annual Wellness Template</w:t>
        </w:r>
      </w:ins>
    </w:p>
    <w:p w14:paraId="6450FD2A" w14:textId="77777777" w:rsidR="00C03D99" w:rsidRPr="00C03D99" w:rsidRDefault="00C03D99" w:rsidP="00C03D99">
      <w:pPr>
        <w:pStyle w:val="NormalWeb"/>
        <w:shd w:val="clear" w:color="auto" w:fill="FFFFFF"/>
        <w:spacing w:before="0" w:beforeAutospacing="0" w:after="0" w:afterAutospacing="0"/>
        <w:rPr>
          <w:ins w:id="1269" w:author="Sumeet" w:date="2026-05-24T20:51:00Z" w16du:dateUtc="2026-05-25T01:51:00Z"/>
          <w:rFonts w:ascii="Calibri" w:hAnsi="Calibri" w:cs="Calibri"/>
          <w:color w:val="000000"/>
          <w:sz w:val="20"/>
          <w:szCs w:val="20"/>
          <w:rPrChange w:id="1270" w:author="Sumeet" w:date="2026-05-24T20:51:00Z" w16du:dateUtc="2026-05-25T01:51:00Z">
            <w:rPr>
              <w:ins w:id="1271" w:author="Sumeet" w:date="2026-05-24T20:51:00Z" w16du:dateUtc="2026-05-25T01:51:00Z"/>
              <w:rFonts w:ascii="Calibri" w:hAnsi="Calibri" w:cs="Calibri"/>
              <w:color w:val="000000"/>
            </w:rPr>
          </w:rPrChange>
        </w:rPr>
      </w:pPr>
      <w:ins w:id="1272" w:author="Sumeet" w:date="2026-05-24T20:51:00Z" w16du:dateUtc="2026-05-25T01:51:00Z">
        <w:r w:rsidRPr="00C03D99">
          <w:rPr>
            <w:rFonts w:ascii="Calibri" w:hAnsi="Calibri" w:cs="Calibri"/>
            <w:color w:val="000000"/>
            <w:sz w:val="20"/>
            <w:szCs w:val="20"/>
            <w:rPrChange w:id="1273" w:author="Sumeet" w:date="2026-05-24T20:51:00Z" w16du:dateUtc="2026-05-25T01:51:00Z">
              <w:rPr>
                <w:rFonts w:ascii="Calibri" w:hAnsi="Calibri" w:cs="Calibri"/>
                <w:color w:val="000000"/>
              </w:rPr>
            </w:rPrChange>
          </w:rPr>
          <w:t>Actions:</w:t>
        </w:r>
      </w:ins>
    </w:p>
    <w:p w14:paraId="120D12F8" w14:textId="77777777" w:rsidR="00C03D99" w:rsidRPr="00C03D99" w:rsidRDefault="00C03D99" w:rsidP="00C03D99">
      <w:pPr>
        <w:pStyle w:val="NormalWeb"/>
        <w:shd w:val="clear" w:color="auto" w:fill="FFFFFF"/>
        <w:spacing w:before="0" w:beforeAutospacing="0" w:after="0" w:afterAutospacing="0"/>
        <w:rPr>
          <w:ins w:id="1274" w:author="Sumeet" w:date="2026-05-24T20:51:00Z" w16du:dateUtc="2026-05-25T01:51:00Z"/>
          <w:rFonts w:ascii="Calibri" w:hAnsi="Calibri" w:cs="Calibri"/>
          <w:color w:val="000000"/>
          <w:sz w:val="20"/>
          <w:szCs w:val="20"/>
          <w:rPrChange w:id="1275" w:author="Sumeet" w:date="2026-05-24T20:51:00Z" w16du:dateUtc="2026-05-25T01:51:00Z">
            <w:rPr>
              <w:ins w:id="1276" w:author="Sumeet" w:date="2026-05-24T20:51:00Z" w16du:dateUtc="2026-05-25T01:51:00Z"/>
              <w:rFonts w:ascii="Calibri" w:hAnsi="Calibri" w:cs="Calibri"/>
              <w:color w:val="000000"/>
            </w:rPr>
          </w:rPrChange>
        </w:rPr>
      </w:pPr>
      <w:ins w:id="1277" w:author="Sumeet" w:date="2026-05-24T20:51:00Z" w16du:dateUtc="2026-05-25T01:51:00Z">
        <w:r w:rsidRPr="00C03D99">
          <w:rPr>
            <w:rFonts w:ascii="Calibri" w:hAnsi="Calibri" w:cs="Calibri"/>
            <w:color w:val="000000"/>
            <w:sz w:val="20"/>
            <w:szCs w:val="20"/>
            <w:rPrChange w:id="1278" w:author="Sumeet" w:date="2026-05-24T20:51:00Z" w16du:dateUtc="2026-05-25T01:51:00Z">
              <w:rPr>
                <w:rFonts w:ascii="Calibri" w:hAnsi="Calibri" w:cs="Calibri"/>
                <w:color w:val="000000"/>
              </w:rPr>
            </w:rPrChange>
          </w:rPr>
          <w:t> </w:t>
        </w:r>
      </w:ins>
    </w:p>
    <w:p w14:paraId="1A9D7E5A" w14:textId="77777777" w:rsidR="00C03D99" w:rsidRPr="00C03D99" w:rsidRDefault="00C03D99" w:rsidP="00C03D99">
      <w:pPr>
        <w:pStyle w:val="NormalWeb"/>
        <w:shd w:val="clear" w:color="auto" w:fill="FFFFFF"/>
        <w:spacing w:before="0" w:beforeAutospacing="0" w:after="0" w:afterAutospacing="0"/>
        <w:rPr>
          <w:ins w:id="1279" w:author="Sumeet" w:date="2026-05-24T20:51:00Z" w16du:dateUtc="2026-05-25T01:51:00Z"/>
          <w:rFonts w:ascii="Calibri" w:hAnsi="Calibri" w:cs="Calibri"/>
          <w:color w:val="000000"/>
          <w:sz w:val="20"/>
          <w:szCs w:val="20"/>
          <w:rPrChange w:id="1280" w:author="Sumeet" w:date="2026-05-24T20:51:00Z" w16du:dateUtc="2026-05-25T01:51:00Z">
            <w:rPr>
              <w:ins w:id="1281" w:author="Sumeet" w:date="2026-05-24T20:51:00Z" w16du:dateUtc="2026-05-25T01:51:00Z"/>
              <w:rFonts w:ascii="Calibri" w:hAnsi="Calibri" w:cs="Calibri"/>
              <w:color w:val="000000"/>
            </w:rPr>
          </w:rPrChange>
        </w:rPr>
      </w:pPr>
      <w:ins w:id="1282" w:author="Sumeet" w:date="2026-05-24T20:51:00Z" w16du:dateUtc="2026-05-25T01:51:00Z">
        <w:r w:rsidRPr="00C03D99">
          <w:rPr>
            <w:rFonts w:ascii="Calibri" w:hAnsi="Calibri" w:cs="Calibri"/>
            <w:color w:val="000000"/>
            <w:sz w:val="20"/>
            <w:szCs w:val="20"/>
            <w:rPrChange w:id="1283" w:author="Sumeet" w:date="2026-05-24T20:51:00Z" w16du:dateUtc="2026-05-25T01:51:00Z">
              <w:rPr>
                <w:rFonts w:ascii="Calibri" w:hAnsi="Calibri" w:cs="Calibri"/>
                <w:color w:val="000000"/>
              </w:rPr>
            </w:rPrChange>
          </w:rPr>
          <w:t>Create Care Plan</w:t>
        </w:r>
      </w:ins>
    </w:p>
    <w:p w14:paraId="2704F666" w14:textId="77777777" w:rsidR="00C03D99" w:rsidRPr="00C03D99" w:rsidRDefault="00C03D99" w:rsidP="00C03D99">
      <w:pPr>
        <w:pStyle w:val="NormalWeb"/>
        <w:shd w:val="clear" w:color="auto" w:fill="FFFFFF"/>
        <w:spacing w:before="0" w:beforeAutospacing="0" w:after="0" w:afterAutospacing="0"/>
        <w:rPr>
          <w:ins w:id="1284" w:author="Sumeet" w:date="2026-05-24T20:51:00Z" w16du:dateUtc="2026-05-25T01:51:00Z"/>
          <w:rFonts w:ascii="Calibri" w:hAnsi="Calibri" w:cs="Calibri"/>
          <w:color w:val="000000"/>
          <w:sz w:val="20"/>
          <w:szCs w:val="20"/>
          <w:rPrChange w:id="1285" w:author="Sumeet" w:date="2026-05-24T20:51:00Z" w16du:dateUtc="2026-05-25T01:51:00Z">
            <w:rPr>
              <w:ins w:id="1286" w:author="Sumeet" w:date="2026-05-24T20:51:00Z" w16du:dateUtc="2026-05-25T01:51:00Z"/>
              <w:rFonts w:ascii="Calibri" w:hAnsi="Calibri" w:cs="Calibri"/>
              <w:color w:val="000000"/>
            </w:rPr>
          </w:rPrChange>
        </w:rPr>
      </w:pPr>
      <w:ins w:id="1287" w:author="Sumeet" w:date="2026-05-24T20:51:00Z" w16du:dateUtc="2026-05-25T01:51:00Z">
        <w:r w:rsidRPr="00C03D99">
          <w:rPr>
            <w:rFonts w:ascii="Calibri" w:hAnsi="Calibri" w:cs="Calibri"/>
            <w:color w:val="000000"/>
            <w:sz w:val="20"/>
            <w:szCs w:val="20"/>
            <w:rPrChange w:id="1288" w:author="Sumeet" w:date="2026-05-24T20:51:00Z" w16du:dateUtc="2026-05-25T01:51:00Z">
              <w:rPr>
                <w:rFonts w:ascii="Calibri" w:hAnsi="Calibri" w:cs="Calibri"/>
                <w:color w:val="000000"/>
              </w:rPr>
            </w:rPrChange>
          </w:rPr>
          <w:t>Edit Draft</w:t>
        </w:r>
      </w:ins>
    </w:p>
    <w:p w14:paraId="046D6746" w14:textId="77777777" w:rsidR="00C03D99" w:rsidRPr="00C03D99" w:rsidRDefault="00C03D99" w:rsidP="00C03D99">
      <w:pPr>
        <w:pStyle w:val="NormalWeb"/>
        <w:shd w:val="clear" w:color="auto" w:fill="FFFFFF"/>
        <w:spacing w:before="0" w:beforeAutospacing="0" w:after="0" w:afterAutospacing="0"/>
        <w:rPr>
          <w:ins w:id="1289" w:author="Sumeet" w:date="2026-05-24T20:51:00Z" w16du:dateUtc="2026-05-25T01:51:00Z"/>
          <w:rFonts w:ascii="Calibri" w:hAnsi="Calibri" w:cs="Calibri"/>
          <w:color w:val="000000"/>
          <w:sz w:val="20"/>
          <w:szCs w:val="20"/>
          <w:rPrChange w:id="1290" w:author="Sumeet" w:date="2026-05-24T20:51:00Z" w16du:dateUtc="2026-05-25T01:51:00Z">
            <w:rPr>
              <w:ins w:id="1291" w:author="Sumeet" w:date="2026-05-24T20:51:00Z" w16du:dateUtc="2026-05-25T01:51:00Z"/>
              <w:rFonts w:ascii="Calibri" w:hAnsi="Calibri" w:cs="Calibri"/>
              <w:color w:val="000000"/>
            </w:rPr>
          </w:rPrChange>
        </w:rPr>
      </w:pPr>
      <w:ins w:id="1292" w:author="Sumeet" w:date="2026-05-24T20:51:00Z" w16du:dateUtc="2026-05-25T01:51:00Z">
        <w:r w:rsidRPr="00C03D99">
          <w:rPr>
            <w:rFonts w:ascii="Calibri" w:hAnsi="Calibri" w:cs="Calibri"/>
            <w:color w:val="000000"/>
            <w:sz w:val="20"/>
            <w:szCs w:val="20"/>
            <w:rPrChange w:id="1293" w:author="Sumeet" w:date="2026-05-24T20:51:00Z" w16du:dateUtc="2026-05-25T01:51:00Z">
              <w:rPr>
                <w:rFonts w:ascii="Calibri" w:hAnsi="Calibri" w:cs="Calibri"/>
                <w:color w:val="000000"/>
              </w:rPr>
            </w:rPrChange>
          </w:rPr>
          <w:t>Publish Template</w:t>
        </w:r>
      </w:ins>
    </w:p>
    <w:p w14:paraId="741F8F17" w14:textId="77777777" w:rsidR="00C03D99" w:rsidRPr="00C03D99" w:rsidRDefault="00C03D99" w:rsidP="00C03D99">
      <w:pPr>
        <w:pStyle w:val="NormalWeb"/>
        <w:shd w:val="clear" w:color="auto" w:fill="FFFFFF"/>
        <w:spacing w:before="0" w:beforeAutospacing="0" w:after="0" w:afterAutospacing="0"/>
        <w:rPr>
          <w:ins w:id="1294" w:author="Sumeet" w:date="2026-05-24T20:51:00Z" w16du:dateUtc="2026-05-25T01:51:00Z"/>
          <w:rFonts w:ascii="Calibri" w:hAnsi="Calibri" w:cs="Calibri"/>
          <w:color w:val="000000"/>
          <w:sz w:val="20"/>
          <w:szCs w:val="20"/>
          <w:rPrChange w:id="1295" w:author="Sumeet" w:date="2026-05-24T20:51:00Z" w16du:dateUtc="2026-05-25T01:51:00Z">
            <w:rPr>
              <w:ins w:id="1296" w:author="Sumeet" w:date="2026-05-24T20:51:00Z" w16du:dateUtc="2026-05-25T01:51:00Z"/>
              <w:rFonts w:ascii="Calibri" w:hAnsi="Calibri" w:cs="Calibri"/>
              <w:color w:val="000000"/>
            </w:rPr>
          </w:rPrChange>
        </w:rPr>
      </w:pPr>
      <w:ins w:id="1297" w:author="Sumeet" w:date="2026-05-24T20:51:00Z" w16du:dateUtc="2026-05-25T01:51:00Z">
        <w:r w:rsidRPr="00C03D99">
          <w:rPr>
            <w:rFonts w:ascii="Calibri" w:hAnsi="Calibri" w:cs="Calibri"/>
            <w:color w:val="000000"/>
            <w:sz w:val="20"/>
            <w:szCs w:val="20"/>
            <w:rPrChange w:id="1298" w:author="Sumeet" w:date="2026-05-24T20:51:00Z" w16du:dateUtc="2026-05-25T01:51:00Z">
              <w:rPr>
                <w:rFonts w:ascii="Calibri" w:hAnsi="Calibri" w:cs="Calibri"/>
                <w:color w:val="000000"/>
              </w:rPr>
            </w:rPrChange>
          </w:rPr>
          <w:t>View History</w:t>
        </w:r>
      </w:ins>
    </w:p>
    <w:p w14:paraId="79C15B11" w14:textId="77777777" w:rsidR="00C03D99" w:rsidRPr="00C03D99" w:rsidRDefault="00C03D99" w:rsidP="00C03D99">
      <w:pPr>
        <w:pStyle w:val="NormalWeb"/>
        <w:shd w:val="clear" w:color="auto" w:fill="FFFFFF"/>
        <w:spacing w:before="0" w:beforeAutospacing="0" w:after="0" w:afterAutospacing="0"/>
        <w:rPr>
          <w:ins w:id="1299" w:author="Sumeet" w:date="2026-05-24T20:51:00Z" w16du:dateUtc="2026-05-25T01:51:00Z"/>
          <w:rFonts w:ascii="Calibri" w:hAnsi="Calibri" w:cs="Calibri"/>
          <w:color w:val="000000"/>
          <w:sz w:val="20"/>
          <w:szCs w:val="20"/>
          <w:rPrChange w:id="1300" w:author="Sumeet" w:date="2026-05-24T20:51:00Z" w16du:dateUtc="2026-05-25T01:51:00Z">
            <w:rPr>
              <w:ins w:id="1301" w:author="Sumeet" w:date="2026-05-24T20:51:00Z" w16du:dateUtc="2026-05-25T01:51:00Z"/>
              <w:rFonts w:ascii="Calibri" w:hAnsi="Calibri" w:cs="Calibri"/>
              <w:color w:val="000000"/>
            </w:rPr>
          </w:rPrChange>
        </w:rPr>
      </w:pPr>
      <w:ins w:id="1302" w:author="Sumeet" w:date="2026-05-24T20:51:00Z" w16du:dateUtc="2026-05-25T01:51:00Z">
        <w:r w:rsidRPr="00C03D99">
          <w:rPr>
            <w:rFonts w:ascii="Calibri" w:hAnsi="Calibri" w:cs="Calibri"/>
            <w:color w:val="000000"/>
            <w:sz w:val="20"/>
            <w:szCs w:val="20"/>
            <w:rPrChange w:id="1303" w:author="Sumeet" w:date="2026-05-24T20:51:00Z" w16du:dateUtc="2026-05-25T01:51:00Z">
              <w:rPr>
                <w:rFonts w:ascii="Calibri" w:hAnsi="Calibri" w:cs="Calibri"/>
                <w:color w:val="000000"/>
              </w:rPr>
            </w:rPrChange>
          </w:rPr>
          <w:t>No direct package linking.</w:t>
        </w:r>
      </w:ins>
    </w:p>
    <w:p w14:paraId="09CF82CE" w14:textId="77777777" w:rsidR="00C03D99" w:rsidRPr="00C03D99" w:rsidRDefault="00C03D99" w:rsidP="00C03D99">
      <w:pPr>
        <w:pStyle w:val="NormalWeb"/>
        <w:shd w:val="clear" w:color="auto" w:fill="FFFFFF"/>
        <w:spacing w:before="0" w:beforeAutospacing="0" w:after="0" w:afterAutospacing="0"/>
        <w:rPr>
          <w:ins w:id="1304" w:author="Sumeet" w:date="2026-05-24T20:51:00Z" w16du:dateUtc="2026-05-25T01:51:00Z"/>
          <w:rFonts w:ascii="Calibri" w:hAnsi="Calibri" w:cs="Calibri"/>
          <w:color w:val="000000"/>
          <w:sz w:val="20"/>
          <w:szCs w:val="20"/>
          <w:rPrChange w:id="1305" w:author="Sumeet" w:date="2026-05-24T20:51:00Z" w16du:dateUtc="2026-05-25T01:51:00Z">
            <w:rPr>
              <w:ins w:id="1306" w:author="Sumeet" w:date="2026-05-24T20:51:00Z" w16du:dateUtc="2026-05-25T01:51:00Z"/>
              <w:rFonts w:ascii="Calibri" w:hAnsi="Calibri" w:cs="Calibri"/>
              <w:color w:val="000000"/>
            </w:rPr>
          </w:rPrChange>
        </w:rPr>
      </w:pPr>
      <w:ins w:id="1307" w:author="Sumeet" w:date="2026-05-24T20:51:00Z" w16du:dateUtc="2026-05-25T01:51:00Z">
        <w:r w:rsidRPr="00C03D99">
          <w:rPr>
            <w:rFonts w:ascii="Calibri" w:hAnsi="Calibri" w:cs="Calibri"/>
            <w:b/>
            <w:bCs/>
            <w:color w:val="000000"/>
            <w:sz w:val="20"/>
            <w:szCs w:val="20"/>
            <w:rPrChange w:id="1308" w:author="Sumeet" w:date="2026-05-24T20:51:00Z" w16du:dateUtc="2026-05-25T01:51:00Z">
              <w:rPr>
                <w:rFonts w:ascii="Calibri" w:hAnsi="Calibri" w:cs="Calibri"/>
                <w:b/>
                <w:bCs/>
                <w:color w:val="000000"/>
              </w:rPr>
            </w:rPrChange>
          </w:rPr>
          <w:t>4. Org Admin — Org Care Plans</w:t>
        </w:r>
        <w:r w:rsidRPr="00C03D99">
          <w:rPr>
            <w:rStyle w:val="apple-converted-space"/>
            <w:rFonts w:ascii="Calibri" w:eastAsiaTheme="majorEastAsia" w:hAnsi="Calibri" w:cs="Calibri"/>
            <w:b/>
            <w:bCs/>
            <w:color w:val="000000"/>
            <w:sz w:val="20"/>
            <w:szCs w:val="20"/>
            <w:rPrChange w:id="1309" w:author="Sumeet" w:date="2026-05-24T20:51:00Z" w16du:dateUtc="2026-05-25T01:51:00Z">
              <w:rPr>
                <w:rStyle w:val="apple-converted-space"/>
                <w:rFonts w:ascii="Calibri" w:eastAsiaTheme="majorEastAsia" w:hAnsi="Calibri" w:cs="Calibri"/>
                <w:b/>
                <w:bCs/>
                <w:color w:val="000000"/>
              </w:rPr>
            </w:rPrChange>
          </w:rPr>
          <w:t> </w:t>
        </w:r>
        <w:r w:rsidRPr="00C03D99">
          <w:rPr>
            <w:rFonts w:ascii="Calibri" w:hAnsi="Calibri" w:cs="Calibri"/>
            <w:b/>
            <w:bCs/>
            <w:color w:val="000000"/>
            <w:sz w:val="20"/>
            <w:szCs w:val="20"/>
            <w:shd w:val="clear" w:color="auto" w:fill="FFFF00"/>
            <w:rPrChange w:id="1310" w:author="Sumeet" w:date="2026-05-24T20:51:00Z" w16du:dateUtc="2026-05-25T01:51:00Z">
              <w:rPr>
                <w:rFonts w:ascii="Calibri" w:hAnsi="Calibri" w:cs="Calibri"/>
                <w:b/>
                <w:bCs/>
                <w:color w:val="000000"/>
                <w:shd w:val="clear" w:color="auto" w:fill="FFFF00"/>
              </w:rPr>
            </w:rPrChange>
          </w:rPr>
          <w:t>to be created ?</w:t>
        </w:r>
      </w:ins>
    </w:p>
    <w:p w14:paraId="78D9D467" w14:textId="77777777" w:rsidR="00C03D99" w:rsidRPr="00C03D99" w:rsidRDefault="00C03D99" w:rsidP="00C03D99">
      <w:pPr>
        <w:pStyle w:val="NormalWeb"/>
        <w:shd w:val="clear" w:color="auto" w:fill="FFFFFF"/>
        <w:spacing w:before="0" w:beforeAutospacing="0" w:after="0" w:afterAutospacing="0"/>
        <w:rPr>
          <w:ins w:id="1311" w:author="Sumeet" w:date="2026-05-24T20:51:00Z" w16du:dateUtc="2026-05-25T01:51:00Z"/>
          <w:rFonts w:ascii="Calibri" w:hAnsi="Calibri" w:cs="Calibri"/>
          <w:color w:val="000000"/>
          <w:sz w:val="20"/>
          <w:szCs w:val="20"/>
          <w:rPrChange w:id="1312" w:author="Sumeet" w:date="2026-05-24T20:51:00Z" w16du:dateUtc="2026-05-25T01:51:00Z">
            <w:rPr>
              <w:ins w:id="1313" w:author="Sumeet" w:date="2026-05-24T20:51:00Z" w16du:dateUtc="2026-05-25T01:51:00Z"/>
              <w:rFonts w:ascii="Calibri" w:hAnsi="Calibri" w:cs="Calibri"/>
              <w:color w:val="000000"/>
            </w:rPr>
          </w:rPrChange>
        </w:rPr>
      </w:pPr>
      <w:ins w:id="1314" w:author="Sumeet" w:date="2026-05-24T20:51:00Z" w16du:dateUtc="2026-05-25T01:51:00Z">
        <w:r w:rsidRPr="00C03D99">
          <w:rPr>
            <w:rFonts w:ascii="Calibri" w:hAnsi="Calibri" w:cs="Calibri"/>
            <w:color w:val="000000"/>
            <w:sz w:val="20"/>
            <w:szCs w:val="20"/>
            <w:rPrChange w:id="1315" w:author="Sumeet" w:date="2026-05-24T20:51:00Z" w16du:dateUtc="2026-05-25T01:51:00Z">
              <w:rPr>
                <w:rFonts w:ascii="Calibri" w:hAnsi="Calibri" w:cs="Calibri"/>
                <w:color w:val="000000"/>
              </w:rPr>
            </w:rPrChange>
          </w:rPr>
          <w:t>Org sees:</w:t>
        </w:r>
      </w:ins>
    </w:p>
    <w:p w14:paraId="57B65CC4" w14:textId="77777777" w:rsidR="00C03D99" w:rsidRPr="00C03D99" w:rsidRDefault="00C03D99" w:rsidP="00C03D99">
      <w:pPr>
        <w:pStyle w:val="NormalWeb"/>
        <w:shd w:val="clear" w:color="auto" w:fill="FFFFFF"/>
        <w:spacing w:before="0" w:beforeAutospacing="0" w:after="0" w:afterAutospacing="0"/>
        <w:rPr>
          <w:ins w:id="1316" w:author="Sumeet" w:date="2026-05-24T20:51:00Z" w16du:dateUtc="2026-05-25T01:51:00Z"/>
          <w:rFonts w:ascii="Calibri" w:hAnsi="Calibri" w:cs="Calibri"/>
          <w:color w:val="000000"/>
          <w:sz w:val="20"/>
          <w:szCs w:val="20"/>
          <w:rPrChange w:id="1317" w:author="Sumeet" w:date="2026-05-24T20:51:00Z" w16du:dateUtc="2026-05-25T01:51:00Z">
            <w:rPr>
              <w:ins w:id="1318" w:author="Sumeet" w:date="2026-05-24T20:51:00Z" w16du:dateUtc="2026-05-25T01:51:00Z"/>
              <w:rFonts w:ascii="Calibri" w:hAnsi="Calibri" w:cs="Calibri"/>
              <w:color w:val="000000"/>
            </w:rPr>
          </w:rPrChange>
        </w:rPr>
      </w:pPr>
      <w:ins w:id="1319" w:author="Sumeet" w:date="2026-05-24T20:51:00Z" w16du:dateUtc="2026-05-25T01:51:00Z">
        <w:r w:rsidRPr="00C03D99">
          <w:rPr>
            <w:rFonts w:ascii="Calibri" w:hAnsi="Calibri" w:cs="Calibri"/>
            <w:color w:val="000000"/>
            <w:sz w:val="20"/>
            <w:szCs w:val="20"/>
            <w:rPrChange w:id="1320" w:author="Sumeet" w:date="2026-05-24T20:51:00Z" w16du:dateUtc="2026-05-25T01:51:00Z">
              <w:rPr>
                <w:rFonts w:ascii="Calibri" w:hAnsi="Calibri" w:cs="Calibri"/>
                <w:color w:val="000000"/>
              </w:rPr>
            </w:rPrChange>
          </w:rPr>
          <w:t> </w:t>
        </w:r>
      </w:ins>
    </w:p>
    <w:p w14:paraId="0A11B3E2" w14:textId="77777777" w:rsidR="00C03D99" w:rsidRPr="00C03D99" w:rsidRDefault="00C03D99" w:rsidP="00C03D99">
      <w:pPr>
        <w:pStyle w:val="NormalWeb"/>
        <w:shd w:val="clear" w:color="auto" w:fill="FFFFFF"/>
        <w:spacing w:before="0" w:beforeAutospacing="0" w:after="0" w:afterAutospacing="0"/>
        <w:rPr>
          <w:ins w:id="1321" w:author="Sumeet" w:date="2026-05-24T20:51:00Z" w16du:dateUtc="2026-05-25T01:51:00Z"/>
          <w:rFonts w:ascii="Calibri" w:hAnsi="Calibri" w:cs="Calibri"/>
          <w:color w:val="000000"/>
          <w:sz w:val="20"/>
          <w:szCs w:val="20"/>
          <w:rPrChange w:id="1322" w:author="Sumeet" w:date="2026-05-24T20:51:00Z" w16du:dateUtc="2026-05-25T01:51:00Z">
            <w:rPr>
              <w:ins w:id="1323" w:author="Sumeet" w:date="2026-05-24T20:51:00Z" w16du:dateUtc="2026-05-25T01:51:00Z"/>
              <w:rFonts w:ascii="Calibri" w:hAnsi="Calibri" w:cs="Calibri"/>
              <w:color w:val="000000"/>
            </w:rPr>
          </w:rPrChange>
        </w:rPr>
      </w:pPr>
      <w:ins w:id="1324" w:author="Sumeet" w:date="2026-05-24T20:51:00Z" w16du:dateUtc="2026-05-25T01:51:00Z">
        <w:r w:rsidRPr="00C03D99">
          <w:rPr>
            <w:rFonts w:ascii="Calibri" w:hAnsi="Calibri" w:cs="Calibri"/>
            <w:color w:val="000000"/>
            <w:sz w:val="20"/>
            <w:szCs w:val="20"/>
            <w:rPrChange w:id="1325" w:author="Sumeet" w:date="2026-05-24T20:51:00Z" w16du:dateUtc="2026-05-25T01:51:00Z">
              <w:rPr>
                <w:rFonts w:ascii="Calibri" w:hAnsi="Calibri" w:cs="Calibri"/>
                <w:color w:val="000000"/>
              </w:rPr>
            </w:rPrChange>
          </w:rPr>
          <w:t>Org Care Plans</w:t>
        </w:r>
      </w:ins>
    </w:p>
    <w:p w14:paraId="642E8F0F" w14:textId="77777777" w:rsidR="00C03D99" w:rsidRPr="00C03D99" w:rsidRDefault="00C03D99" w:rsidP="00C03D99">
      <w:pPr>
        <w:pStyle w:val="NormalWeb"/>
        <w:shd w:val="clear" w:color="auto" w:fill="FFFFFF"/>
        <w:spacing w:before="0" w:beforeAutospacing="0" w:after="0" w:afterAutospacing="0"/>
        <w:rPr>
          <w:ins w:id="1326" w:author="Sumeet" w:date="2026-05-24T20:51:00Z" w16du:dateUtc="2026-05-25T01:51:00Z"/>
          <w:rFonts w:ascii="Calibri" w:hAnsi="Calibri" w:cs="Calibri"/>
          <w:color w:val="000000"/>
          <w:sz w:val="20"/>
          <w:szCs w:val="20"/>
          <w:rPrChange w:id="1327" w:author="Sumeet" w:date="2026-05-24T20:51:00Z" w16du:dateUtc="2026-05-25T01:51:00Z">
            <w:rPr>
              <w:ins w:id="1328" w:author="Sumeet" w:date="2026-05-24T20:51:00Z" w16du:dateUtc="2026-05-25T01:51:00Z"/>
              <w:rFonts w:ascii="Calibri" w:hAnsi="Calibri" w:cs="Calibri"/>
              <w:color w:val="000000"/>
            </w:rPr>
          </w:rPrChange>
        </w:rPr>
      </w:pPr>
      <w:ins w:id="1329" w:author="Sumeet" w:date="2026-05-24T20:51:00Z" w16du:dateUtc="2026-05-25T01:51:00Z">
        <w:r w:rsidRPr="00C03D99">
          <w:rPr>
            <w:rFonts w:ascii="Calibri" w:hAnsi="Calibri" w:cs="Calibri"/>
            <w:color w:val="000000"/>
            <w:sz w:val="20"/>
            <w:szCs w:val="20"/>
            <w:rPrChange w:id="1330" w:author="Sumeet" w:date="2026-05-24T20:51:00Z" w16du:dateUtc="2026-05-25T01:51:00Z">
              <w:rPr>
                <w:rFonts w:ascii="Calibri" w:hAnsi="Calibri" w:cs="Calibri"/>
                <w:color w:val="000000"/>
              </w:rPr>
            </w:rPrChange>
          </w:rPr>
          <w:t>- Hypertension 30 Days v1</w:t>
        </w:r>
      </w:ins>
    </w:p>
    <w:p w14:paraId="693327DC" w14:textId="77777777" w:rsidR="00C03D99" w:rsidRPr="00C03D99" w:rsidRDefault="00C03D99" w:rsidP="00C03D99">
      <w:pPr>
        <w:pStyle w:val="NormalWeb"/>
        <w:shd w:val="clear" w:color="auto" w:fill="FFFFFF"/>
        <w:spacing w:before="0" w:beforeAutospacing="0" w:after="0" w:afterAutospacing="0"/>
        <w:rPr>
          <w:ins w:id="1331" w:author="Sumeet" w:date="2026-05-24T20:51:00Z" w16du:dateUtc="2026-05-25T01:51:00Z"/>
          <w:rFonts w:ascii="Calibri" w:hAnsi="Calibri" w:cs="Calibri"/>
          <w:color w:val="000000"/>
          <w:sz w:val="20"/>
          <w:szCs w:val="20"/>
          <w:rPrChange w:id="1332" w:author="Sumeet" w:date="2026-05-24T20:51:00Z" w16du:dateUtc="2026-05-25T01:51:00Z">
            <w:rPr>
              <w:ins w:id="1333" w:author="Sumeet" w:date="2026-05-24T20:51:00Z" w16du:dateUtc="2026-05-25T01:51:00Z"/>
              <w:rFonts w:ascii="Calibri" w:hAnsi="Calibri" w:cs="Calibri"/>
              <w:color w:val="000000"/>
            </w:rPr>
          </w:rPrChange>
        </w:rPr>
      </w:pPr>
      <w:ins w:id="1334" w:author="Sumeet" w:date="2026-05-24T20:51:00Z" w16du:dateUtc="2026-05-25T01:51:00Z">
        <w:r w:rsidRPr="00C03D99">
          <w:rPr>
            <w:rFonts w:ascii="Calibri" w:hAnsi="Calibri" w:cs="Calibri"/>
            <w:color w:val="000000"/>
            <w:sz w:val="20"/>
            <w:szCs w:val="20"/>
            <w:rPrChange w:id="1335" w:author="Sumeet" w:date="2026-05-24T20:51:00Z" w16du:dateUtc="2026-05-25T01:51:00Z">
              <w:rPr>
                <w:rFonts w:ascii="Calibri" w:hAnsi="Calibri" w:cs="Calibri"/>
                <w:color w:val="000000"/>
              </w:rPr>
            </w:rPrChange>
          </w:rPr>
          <w:t>- Hypertension 60 Days v1</w:t>
        </w:r>
      </w:ins>
    </w:p>
    <w:p w14:paraId="6A8D14F6" w14:textId="77777777" w:rsidR="00C03D99" w:rsidRPr="00C03D99" w:rsidRDefault="00C03D99" w:rsidP="00C03D99">
      <w:pPr>
        <w:pStyle w:val="NormalWeb"/>
        <w:shd w:val="clear" w:color="auto" w:fill="FFFFFF"/>
        <w:spacing w:before="0" w:beforeAutospacing="0" w:after="0" w:afterAutospacing="0"/>
        <w:rPr>
          <w:ins w:id="1336" w:author="Sumeet" w:date="2026-05-24T20:51:00Z" w16du:dateUtc="2026-05-25T01:51:00Z"/>
          <w:rFonts w:ascii="Calibri" w:hAnsi="Calibri" w:cs="Calibri"/>
          <w:color w:val="000000"/>
          <w:sz w:val="20"/>
          <w:szCs w:val="20"/>
          <w:rPrChange w:id="1337" w:author="Sumeet" w:date="2026-05-24T20:51:00Z" w16du:dateUtc="2026-05-25T01:51:00Z">
            <w:rPr>
              <w:ins w:id="1338" w:author="Sumeet" w:date="2026-05-24T20:51:00Z" w16du:dateUtc="2026-05-25T01:51:00Z"/>
              <w:rFonts w:ascii="Calibri" w:hAnsi="Calibri" w:cs="Calibri"/>
              <w:color w:val="000000"/>
            </w:rPr>
          </w:rPrChange>
        </w:rPr>
      </w:pPr>
      <w:ins w:id="1339" w:author="Sumeet" w:date="2026-05-24T20:51:00Z" w16du:dateUtc="2026-05-25T01:51:00Z">
        <w:r w:rsidRPr="00C03D99">
          <w:rPr>
            <w:rFonts w:ascii="Calibri" w:hAnsi="Calibri" w:cs="Calibri"/>
            <w:color w:val="000000"/>
            <w:sz w:val="20"/>
            <w:szCs w:val="20"/>
            <w:rPrChange w:id="1340" w:author="Sumeet" w:date="2026-05-24T20:51:00Z" w16du:dateUtc="2026-05-25T01:51:00Z">
              <w:rPr>
                <w:rFonts w:ascii="Calibri" w:hAnsi="Calibri" w:cs="Calibri"/>
                <w:color w:val="000000"/>
              </w:rPr>
            </w:rPrChange>
          </w:rPr>
          <w:lastRenderedPageBreak/>
          <w:t>- Diabetes 90 Days v1</w:t>
        </w:r>
      </w:ins>
    </w:p>
    <w:p w14:paraId="416A0CBD" w14:textId="77777777" w:rsidR="00C03D99" w:rsidRPr="00C03D99" w:rsidRDefault="00C03D99" w:rsidP="00C03D99">
      <w:pPr>
        <w:pStyle w:val="NormalWeb"/>
        <w:shd w:val="clear" w:color="auto" w:fill="FFFFFF"/>
        <w:spacing w:before="0" w:beforeAutospacing="0" w:after="0" w:afterAutospacing="0"/>
        <w:rPr>
          <w:ins w:id="1341" w:author="Sumeet" w:date="2026-05-24T20:51:00Z" w16du:dateUtc="2026-05-25T01:51:00Z"/>
          <w:rFonts w:ascii="Calibri" w:hAnsi="Calibri" w:cs="Calibri"/>
          <w:color w:val="000000"/>
          <w:sz w:val="20"/>
          <w:szCs w:val="20"/>
          <w:rPrChange w:id="1342" w:author="Sumeet" w:date="2026-05-24T20:51:00Z" w16du:dateUtc="2026-05-25T01:51:00Z">
            <w:rPr>
              <w:ins w:id="1343" w:author="Sumeet" w:date="2026-05-24T20:51:00Z" w16du:dateUtc="2026-05-25T01:51:00Z"/>
              <w:rFonts w:ascii="Calibri" w:hAnsi="Calibri" w:cs="Calibri"/>
              <w:color w:val="000000"/>
            </w:rPr>
          </w:rPrChange>
        </w:rPr>
      </w:pPr>
      <w:ins w:id="1344" w:author="Sumeet" w:date="2026-05-24T20:51:00Z" w16du:dateUtc="2026-05-25T01:51:00Z">
        <w:r w:rsidRPr="00C03D99">
          <w:rPr>
            <w:rFonts w:ascii="Calibri" w:hAnsi="Calibri" w:cs="Calibri"/>
            <w:color w:val="000000"/>
            <w:sz w:val="20"/>
            <w:szCs w:val="20"/>
            <w:rPrChange w:id="1345" w:author="Sumeet" w:date="2026-05-24T20:51:00Z" w16du:dateUtc="2026-05-25T01:51:00Z">
              <w:rPr>
                <w:rFonts w:ascii="Calibri" w:hAnsi="Calibri" w:cs="Calibri"/>
                <w:color w:val="000000"/>
              </w:rPr>
            </w:rPrChange>
          </w:rPr>
          <w:t>Actions:</w:t>
        </w:r>
      </w:ins>
    </w:p>
    <w:p w14:paraId="1C7793AA" w14:textId="77777777" w:rsidR="00C03D99" w:rsidRPr="00C03D99" w:rsidRDefault="00C03D99" w:rsidP="00C03D99">
      <w:pPr>
        <w:pStyle w:val="NormalWeb"/>
        <w:shd w:val="clear" w:color="auto" w:fill="FFFFFF"/>
        <w:spacing w:before="0" w:beforeAutospacing="0" w:after="0" w:afterAutospacing="0"/>
        <w:rPr>
          <w:ins w:id="1346" w:author="Sumeet" w:date="2026-05-24T20:51:00Z" w16du:dateUtc="2026-05-25T01:51:00Z"/>
          <w:rFonts w:ascii="Calibri" w:hAnsi="Calibri" w:cs="Calibri"/>
          <w:color w:val="000000"/>
          <w:sz w:val="20"/>
          <w:szCs w:val="20"/>
          <w:rPrChange w:id="1347" w:author="Sumeet" w:date="2026-05-24T20:51:00Z" w16du:dateUtc="2026-05-25T01:51:00Z">
            <w:rPr>
              <w:ins w:id="1348" w:author="Sumeet" w:date="2026-05-24T20:51:00Z" w16du:dateUtc="2026-05-25T01:51:00Z"/>
              <w:rFonts w:ascii="Calibri" w:hAnsi="Calibri" w:cs="Calibri"/>
              <w:color w:val="000000"/>
            </w:rPr>
          </w:rPrChange>
        </w:rPr>
      </w:pPr>
      <w:ins w:id="1349" w:author="Sumeet" w:date="2026-05-24T20:51:00Z" w16du:dateUtc="2026-05-25T01:51:00Z">
        <w:r w:rsidRPr="00C03D99">
          <w:rPr>
            <w:rFonts w:ascii="Calibri" w:hAnsi="Calibri" w:cs="Calibri"/>
            <w:color w:val="000000"/>
            <w:sz w:val="20"/>
            <w:szCs w:val="20"/>
            <w:rPrChange w:id="1350" w:author="Sumeet" w:date="2026-05-24T20:51:00Z" w16du:dateUtc="2026-05-25T01:51:00Z">
              <w:rPr>
                <w:rFonts w:ascii="Calibri" w:hAnsi="Calibri" w:cs="Calibri"/>
                <w:color w:val="000000"/>
              </w:rPr>
            </w:rPrChange>
          </w:rPr>
          <w:t> </w:t>
        </w:r>
      </w:ins>
    </w:p>
    <w:p w14:paraId="3268B4E7" w14:textId="77777777" w:rsidR="00C03D99" w:rsidRPr="00C03D99" w:rsidRDefault="00C03D99" w:rsidP="00C03D99">
      <w:pPr>
        <w:pStyle w:val="NormalWeb"/>
        <w:shd w:val="clear" w:color="auto" w:fill="FFFFFF"/>
        <w:spacing w:before="0" w:beforeAutospacing="0" w:after="0" w:afterAutospacing="0"/>
        <w:rPr>
          <w:ins w:id="1351" w:author="Sumeet" w:date="2026-05-24T20:51:00Z" w16du:dateUtc="2026-05-25T01:51:00Z"/>
          <w:rFonts w:ascii="Calibri" w:hAnsi="Calibri" w:cs="Calibri"/>
          <w:color w:val="000000"/>
          <w:sz w:val="20"/>
          <w:szCs w:val="20"/>
          <w:rPrChange w:id="1352" w:author="Sumeet" w:date="2026-05-24T20:51:00Z" w16du:dateUtc="2026-05-25T01:51:00Z">
            <w:rPr>
              <w:ins w:id="1353" w:author="Sumeet" w:date="2026-05-24T20:51:00Z" w16du:dateUtc="2026-05-25T01:51:00Z"/>
              <w:rFonts w:ascii="Calibri" w:hAnsi="Calibri" w:cs="Calibri"/>
              <w:color w:val="000000"/>
            </w:rPr>
          </w:rPrChange>
        </w:rPr>
      </w:pPr>
      <w:ins w:id="1354" w:author="Sumeet" w:date="2026-05-24T20:51:00Z" w16du:dateUtc="2026-05-25T01:51:00Z">
        <w:r w:rsidRPr="00C03D99">
          <w:rPr>
            <w:rFonts w:ascii="Calibri" w:hAnsi="Calibri" w:cs="Calibri"/>
            <w:color w:val="000000"/>
            <w:sz w:val="20"/>
            <w:szCs w:val="20"/>
            <w:rPrChange w:id="1355" w:author="Sumeet" w:date="2026-05-24T20:51:00Z" w16du:dateUtc="2026-05-25T01:51:00Z">
              <w:rPr>
                <w:rFonts w:ascii="Calibri" w:hAnsi="Calibri" w:cs="Calibri"/>
                <w:color w:val="000000"/>
              </w:rPr>
            </w:rPrChange>
          </w:rPr>
          <w:t>Edit Draft</w:t>
        </w:r>
      </w:ins>
    </w:p>
    <w:p w14:paraId="75F0DB14" w14:textId="77777777" w:rsidR="00C03D99" w:rsidRPr="00C03D99" w:rsidRDefault="00C03D99" w:rsidP="00C03D99">
      <w:pPr>
        <w:pStyle w:val="NormalWeb"/>
        <w:shd w:val="clear" w:color="auto" w:fill="FFFFFF"/>
        <w:spacing w:before="0" w:beforeAutospacing="0" w:after="0" w:afterAutospacing="0"/>
        <w:rPr>
          <w:ins w:id="1356" w:author="Sumeet" w:date="2026-05-24T20:51:00Z" w16du:dateUtc="2026-05-25T01:51:00Z"/>
          <w:rFonts w:ascii="Calibri" w:hAnsi="Calibri" w:cs="Calibri"/>
          <w:color w:val="000000"/>
          <w:sz w:val="20"/>
          <w:szCs w:val="20"/>
          <w:rPrChange w:id="1357" w:author="Sumeet" w:date="2026-05-24T20:51:00Z" w16du:dateUtc="2026-05-25T01:51:00Z">
            <w:rPr>
              <w:ins w:id="1358" w:author="Sumeet" w:date="2026-05-24T20:51:00Z" w16du:dateUtc="2026-05-25T01:51:00Z"/>
              <w:rFonts w:ascii="Calibri" w:hAnsi="Calibri" w:cs="Calibri"/>
              <w:color w:val="000000"/>
            </w:rPr>
          </w:rPrChange>
        </w:rPr>
      </w:pPr>
      <w:ins w:id="1359" w:author="Sumeet" w:date="2026-05-24T20:51:00Z" w16du:dateUtc="2026-05-25T01:51:00Z">
        <w:r w:rsidRPr="00C03D99">
          <w:rPr>
            <w:rFonts w:ascii="Calibri" w:hAnsi="Calibri" w:cs="Calibri"/>
            <w:color w:val="000000"/>
            <w:sz w:val="20"/>
            <w:szCs w:val="20"/>
            <w:rPrChange w:id="1360" w:author="Sumeet" w:date="2026-05-24T20:51:00Z" w16du:dateUtc="2026-05-25T01:51:00Z">
              <w:rPr>
                <w:rFonts w:ascii="Calibri" w:hAnsi="Calibri" w:cs="Calibri"/>
                <w:color w:val="000000"/>
              </w:rPr>
            </w:rPrChange>
          </w:rPr>
          <w:t>Submit for Review</w:t>
        </w:r>
      </w:ins>
    </w:p>
    <w:p w14:paraId="34119450" w14:textId="77777777" w:rsidR="00C03D99" w:rsidRPr="00C03D99" w:rsidRDefault="00C03D99" w:rsidP="00C03D99">
      <w:pPr>
        <w:pStyle w:val="NormalWeb"/>
        <w:shd w:val="clear" w:color="auto" w:fill="FFFFFF"/>
        <w:spacing w:before="0" w:beforeAutospacing="0" w:after="0" w:afterAutospacing="0"/>
        <w:rPr>
          <w:ins w:id="1361" w:author="Sumeet" w:date="2026-05-24T20:51:00Z" w16du:dateUtc="2026-05-25T01:51:00Z"/>
          <w:rFonts w:ascii="Calibri" w:hAnsi="Calibri" w:cs="Calibri"/>
          <w:color w:val="000000"/>
          <w:sz w:val="20"/>
          <w:szCs w:val="20"/>
          <w:rPrChange w:id="1362" w:author="Sumeet" w:date="2026-05-24T20:51:00Z" w16du:dateUtc="2026-05-25T01:51:00Z">
            <w:rPr>
              <w:ins w:id="1363" w:author="Sumeet" w:date="2026-05-24T20:51:00Z" w16du:dateUtc="2026-05-25T01:51:00Z"/>
              <w:rFonts w:ascii="Calibri" w:hAnsi="Calibri" w:cs="Calibri"/>
              <w:color w:val="000000"/>
            </w:rPr>
          </w:rPrChange>
        </w:rPr>
      </w:pPr>
      <w:ins w:id="1364" w:author="Sumeet" w:date="2026-05-24T20:51:00Z" w16du:dateUtc="2026-05-25T01:51:00Z">
        <w:r w:rsidRPr="00C03D99">
          <w:rPr>
            <w:rFonts w:ascii="Calibri" w:hAnsi="Calibri" w:cs="Calibri"/>
            <w:color w:val="000000"/>
            <w:sz w:val="20"/>
            <w:szCs w:val="20"/>
            <w:rPrChange w:id="1365" w:author="Sumeet" w:date="2026-05-24T20:51:00Z" w16du:dateUtc="2026-05-25T01:51:00Z">
              <w:rPr>
                <w:rFonts w:ascii="Calibri" w:hAnsi="Calibri" w:cs="Calibri"/>
                <w:color w:val="000000"/>
              </w:rPr>
            </w:rPrChange>
          </w:rPr>
          <w:t>Publish</w:t>
        </w:r>
      </w:ins>
    </w:p>
    <w:p w14:paraId="21739941" w14:textId="77777777" w:rsidR="00C03D99" w:rsidRPr="00C03D99" w:rsidRDefault="00C03D99" w:rsidP="00C03D99">
      <w:pPr>
        <w:pStyle w:val="NormalWeb"/>
        <w:shd w:val="clear" w:color="auto" w:fill="FFFFFF"/>
        <w:spacing w:before="0" w:beforeAutospacing="0" w:after="0" w:afterAutospacing="0"/>
        <w:rPr>
          <w:ins w:id="1366" w:author="Sumeet" w:date="2026-05-24T20:51:00Z" w16du:dateUtc="2026-05-25T01:51:00Z"/>
          <w:rFonts w:ascii="Calibri" w:hAnsi="Calibri" w:cs="Calibri"/>
          <w:color w:val="000000"/>
          <w:sz w:val="20"/>
          <w:szCs w:val="20"/>
          <w:rPrChange w:id="1367" w:author="Sumeet" w:date="2026-05-24T20:51:00Z" w16du:dateUtc="2026-05-25T01:51:00Z">
            <w:rPr>
              <w:ins w:id="1368" w:author="Sumeet" w:date="2026-05-24T20:51:00Z" w16du:dateUtc="2026-05-25T01:51:00Z"/>
              <w:rFonts w:ascii="Calibri" w:hAnsi="Calibri" w:cs="Calibri"/>
              <w:color w:val="000000"/>
            </w:rPr>
          </w:rPrChange>
        </w:rPr>
      </w:pPr>
      <w:ins w:id="1369" w:author="Sumeet" w:date="2026-05-24T20:51:00Z" w16du:dateUtc="2026-05-25T01:51:00Z">
        <w:r w:rsidRPr="00C03D99">
          <w:rPr>
            <w:rFonts w:ascii="Calibri" w:hAnsi="Calibri" w:cs="Calibri"/>
            <w:color w:val="000000"/>
            <w:sz w:val="20"/>
            <w:szCs w:val="20"/>
            <w:rPrChange w:id="1370" w:author="Sumeet" w:date="2026-05-24T20:51:00Z" w16du:dateUtc="2026-05-25T01:51:00Z">
              <w:rPr>
                <w:rFonts w:ascii="Calibri" w:hAnsi="Calibri" w:cs="Calibri"/>
                <w:color w:val="000000"/>
              </w:rPr>
            </w:rPrChange>
          </w:rPr>
          <w:t>Clone / Create New Version</w:t>
        </w:r>
      </w:ins>
    </w:p>
    <w:p w14:paraId="6ACB246F" w14:textId="77777777" w:rsidR="00C03D99" w:rsidRPr="00C03D99" w:rsidRDefault="00C03D99" w:rsidP="00C03D99">
      <w:pPr>
        <w:pStyle w:val="NormalWeb"/>
        <w:shd w:val="clear" w:color="auto" w:fill="FFFFFF"/>
        <w:spacing w:before="0" w:beforeAutospacing="0" w:after="0" w:afterAutospacing="0"/>
        <w:rPr>
          <w:ins w:id="1371" w:author="Sumeet" w:date="2026-05-24T20:51:00Z" w16du:dateUtc="2026-05-25T01:51:00Z"/>
          <w:rFonts w:ascii="Calibri" w:hAnsi="Calibri" w:cs="Calibri"/>
          <w:color w:val="000000"/>
          <w:sz w:val="20"/>
          <w:szCs w:val="20"/>
          <w:rPrChange w:id="1372" w:author="Sumeet" w:date="2026-05-24T20:51:00Z" w16du:dateUtc="2026-05-25T01:51:00Z">
            <w:rPr>
              <w:ins w:id="1373" w:author="Sumeet" w:date="2026-05-24T20:51:00Z" w16du:dateUtc="2026-05-25T01:51:00Z"/>
              <w:rFonts w:ascii="Calibri" w:hAnsi="Calibri" w:cs="Calibri"/>
              <w:color w:val="000000"/>
            </w:rPr>
          </w:rPrChange>
        </w:rPr>
      </w:pPr>
      <w:ins w:id="1374" w:author="Sumeet" w:date="2026-05-24T20:51:00Z" w16du:dateUtc="2026-05-25T01:51:00Z">
        <w:r w:rsidRPr="00C03D99">
          <w:rPr>
            <w:rFonts w:ascii="Calibri" w:hAnsi="Calibri" w:cs="Calibri"/>
            <w:color w:val="000000"/>
            <w:sz w:val="20"/>
            <w:szCs w:val="20"/>
            <w:rPrChange w:id="1375" w:author="Sumeet" w:date="2026-05-24T20:51:00Z" w16du:dateUtc="2026-05-25T01:51:00Z">
              <w:rPr>
                <w:rFonts w:ascii="Calibri" w:hAnsi="Calibri" w:cs="Calibri"/>
                <w:color w:val="000000"/>
              </w:rPr>
            </w:rPrChange>
          </w:rPr>
          <w:t>Only published Org Care Plans appear in package linking.</w:t>
        </w:r>
        <w:r w:rsidRPr="00C03D99">
          <w:rPr>
            <w:rStyle w:val="apple-converted-space"/>
            <w:rFonts w:ascii="Calibri" w:eastAsiaTheme="majorEastAsia" w:hAnsi="Calibri" w:cs="Calibri"/>
            <w:color w:val="000000"/>
            <w:sz w:val="20"/>
            <w:szCs w:val="20"/>
            <w:rPrChange w:id="1376" w:author="Sumeet" w:date="2026-05-24T20:51:00Z" w16du:dateUtc="2026-05-25T01:51:00Z">
              <w:rPr>
                <w:rStyle w:val="apple-converted-space"/>
                <w:rFonts w:ascii="Calibri" w:eastAsiaTheme="majorEastAsia" w:hAnsi="Calibri" w:cs="Calibri"/>
                <w:color w:val="000000"/>
              </w:rPr>
            </w:rPrChange>
          </w:rPr>
          <w:t> </w:t>
        </w:r>
        <w:r w:rsidRPr="00C03D99">
          <w:rPr>
            <w:rFonts w:ascii="Calibri" w:hAnsi="Calibri" w:cs="Calibri"/>
            <w:b/>
            <w:bCs/>
            <w:color w:val="000000"/>
            <w:sz w:val="20"/>
            <w:szCs w:val="20"/>
            <w:shd w:val="clear" w:color="auto" w:fill="FFFF00"/>
            <w:rPrChange w:id="1377" w:author="Sumeet" w:date="2026-05-24T20:51:00Z" w16du:dateUtc="2026-05-25T01:51:00Z">
              <w:rPr>
                <w:rFonts w:ascii="Calibri" w:hAnsi="Calibri" w:cs="Calibri"/>
                <w:b/>
                <w:bCs/>
                <w:color w:val="000000"/>
                <w:shd w:val="clear" w:color="auto" w:fill="FFFF00"/>
              </w:rPr>
            </w:rPrChange>
          </w:rPr>
          <w:t>to be Updated Rohan Story?</w:t>
        </w:r>
      </w:ins>
    </w:p>
    <w:p w14:paraId="0E419DA7" w14:textId="77777777" w:rsidR="00C03D99" w:rsidRPr="00C03D99" w:rsidRDefault="00C03D99" w:rsidP="00C03D99">
      <w:pPr>
        <w:pStyle w:val="NormalWeb"/>
        <w:shd w:val="clear" w:color="auto" w:fill="FFFFFF"/>
        <w:spacing w:before="0" w:beforeAutospacing="0" w:after="0" w:afterAutospacing="0"/>
        <w:rPr>
          <w:ins w:id="1378" w:author="Sumeet" w:date="2026-05-24T20:51:00Z" w16du:dateUtc="2026-05-25T01:51:00Z"/>
          <w:rFonts w:ascii="Calibri" w:hAnsi="Calibri" w:cs="Calibri"/>
          <w:color w:val="000000"/>
          <w:sz w:val="20"/>
          <w:szCs w:val="20"/>
          <w:rPrChange w:id="1379" w:author="Sumeet" w:date="2026-05-24T20:51:00Z" w16du:dateUtc="2026-05-25T01:51:00Z">
            <w:rPr>
              <w:ins w:id="1380" w:author="Sumeet" w:date="2026-05-24T20:51:00Z" w16du:dateUtc="2026-05-25T01:51:00Z"/>
              <w:rFonts w:ascii="Calibri" w:hAnsi="Calibri" w:cs="Calibri"/>
              <w:color w:val="000000"/>
            </w:rPr>
          </w:rPrChange>
        </w:rPr>
      </w:pPr>
      <w:ins w:id="1381" w:author="Sumeet" w:date="2026-05-24T20:51:00Z" w16du:dateUtc="2026-05-25T01:51:00Z">
        <w:r w:rsidRPr="00C03D99">
          <w:rPr>
            <w:rFonts w:ascii="Calibri" w:hAnsi="Calibri" w:cs="Calibri"/>
            <w:color w:val="000000"/>
            <w:sz w:val="20"/>
            <w:szCs w:val="20"/>
            <w:rPrChange w:id="1382" w:author="Sumeet" w:date="2026-05-24T20:51:00Z" w16du:dateUtc="2026-05-25T01:51:00Z">
              <w:rPr>
                <w:rFonts w:ascii="Calibri" w:hAnsi="Calibri" w:cs="Calibri"/>
                <w:color w:val="000000"/>
              </w:rPr>
            </w:rPrChange>
          </w:rPr>
          <w:t> </w:t>
        </w:r>
      </w:ins>
    </w:p>
    <w:p w14:paraId="0649D5BB" w14:textId="77777777" w:rsidR="00C03D99" w:rsidRPr="00C03D99" w:rsidRDefault="00C03D99" w:rsidP="00C03D99">
      <w:pPr>
        <w:pStyle w:val="NormalWeb"/>
        <w:shd w:val="clear" w:color="auto" w:fill="FFFFFF"/>
        <w:spacing w:before="0" w:beforeAutospacing="0" w:after="0" w:afterAutospacing="0"/>
        <w:rPr>
          <w:ins w:id="1383" w:author="Sumeet" w:date="2026-05-24T20:51:00Z" w16du:dateUtc="2026-05-25T01:51:00Z"/>
          <w:rFonts w:ascii="Calibri" w:hAnsi="Calibri" w:cs="Calibri"/>
          <w:color w:val="000000"/>
          <w:sz w:val="20"/>
          <w:szCs w:val="20"/>
          <w:rPrChange w:id="1384" w:author="Sumeet" w:date="2026-05-24T20:51:00Z" w16du:dateUtc="2026-05-25T01:51:00Z">
            <w:rPr>
              <w:ins w:id="1385" w:author="Sumeet" w:date="2026-05-24T20:51:00Z" w16du:dateUtc="2026-05-25T01:51:00Z"/>
              <w:rFonts w:ascii="Calibri" w:hAnsi="Calibri" w:cs="Calibri"/>
              <w:color w:val="000000"/>
            </w:rPr>
          </w:rPrChange>
        </w:rPr>
      </w:pPr>
      <w:ins w:id="1386" w:author="Sumeet" w:date="2026-05-24T20:51:00Z" w16du:dateUtc="2026-05-25T01:51:00Z">
        <w:r w:rsidRPr="00C03D99">
          <w:rPr>
            <w:rFonts w:ascii="Calibri" w:hAnsi="Calibri" w:cs="Calibri"/>
            <w:b/>
            <w:bCs/>
            <w:color w:val="000000"/>
            <w:sz w:val="20"/>
            <w:szCs w:val="20"/>
            <w:rPrChange w:id="1387" w:author="Sumeet" w:date="2026-05-24T20:51:00Z" w16du:dateUtc="2026-05-25T01:51:00Z">
              <w:rPr>
                <w:rFonts w:ascii="Calibri" w:hAnsi="Calibri" w:cs="Calibri"/>
                <w:b/>
                <w:bCs/>
                <w:color w:val="000000"/>
              </w:rPr>
            </w:rPrChange>
          </w:rPr>
          <w:t>Acceptance Criteria</w:t>
        </w:r>
      </w:ins>
    </w:p>
    <w:p w14:paraId="5999140A" w14:textId="77777777" w:rsidR="00C03D99" w:rsidRPr="00C03D99" w:rsidRDefault="00C03D99" w:rsidP="00C03D99">
      <w:pPr>
        <w:pStyle w:val="NormalWeb"/>
        <w:shd w:val="clear" w:color="auto" w:fill="FFFFFF"/>
        <w:spacing w:before="0" w:beforeAutospacing="0" w:after="0" w:afterAutospacing="0"/>
        <w:rPr>
          <w:ins w:id="1388" w:author="Sumeet" w:date="2026-05-24T20:51:00Z" w16du:dateUtc="2026-05-25T01:51:00Z"/>
          <w:rFonts w:ascii="Calibri" w:hAnsi="Calibri" w:cs="Calibri"/>
          <w:color w:val="000000"/>
          <w:sz w:val="20"/>
          <w:szCs w:val="20"/>
          <w:rPrChange w:id="1389" w:author="Sumeet" w:date="2026-05-24T20:51:00Z" w16du:dateUtc="2026-05-25T01:51:00Z">
            <w:rPr>
              <w:ins w:id="1390" w:author="Sumeet" w:date="2026-05-24T20:51:00Z" w16du:dateUtc="2026-05-25T01:51:00Z"/>
              <w:rFonts w:ascii="Calibri" w:hAnsi="Calibri" w:cs="Calibri"/>
              <w:color w:val="000000"/>
            </w:rPr>
          </w:rPrChange>
        </w:rPr>
      </w:pPr>
      <w:ins w:id="1391" w:author="Sumeet" w:date="2026-05-24T20:51:00Z" w16du:dateUtc="2026-05-25T01:51:00Z">
        <w:r w:rsidRPr="00C03D99">
          <w:rPr>
            <w:rFonts w:ascii="Calibri" w:hAnsi="Calibri" w:cs="Calibri"/>
            <w:b/>
            <w:bCs/>
            <w:color w:val="000000"/>
            <w:sz w:val="20"/>
            <w:szCs w:val="20"/>
            <w:rPrChange w:id="1392" w:author="Sumeet" w:date="2026-05-24T20:51:00Z" w16du:dateUtc="2026-05-25T01:51:00Z">
              <w:rPr>
                <w:rFonts w:ascii="Calibri" w:hAnsi="Calibri" w:cs="Calibri"/>
                <w:b/>
                <w:bCs/>
                <w:color w:val="000000"/>
              </w:rPr>
            </w:rPrChange>
          </w:rPr>
          <w:t>Scenario 1 — Super Admin creates Platform Master</w:t>
        </w:r>
      </w:ins>
    </w:p>
    <w:p w14:paraId="60A2AACF" w14:textId="77777777" w:rsidR="00C03D99" w:rsidRPr="00C03D99" w:rsidRDefault="00C03D99" w:rsidP="00C03D99">
      <w:pPr>
        <w:pStyle w:val="NormalWeb"/>
        <w:shd w:val="clear" w:color="auto" w:fill="FFFFFF"/>
        <w:spacing w:before="0" w:beforeAutospacing="0" w:after="0" w:afterAutospacing="0"/>
        <w:rPr>
          <w:ins w:id="1393" w:author="Sumeet" w:date="2026-05-24T20:51:00Z" w16du:dateUtc="2026-05-25T01:51:00Z"/>
          <w:rFonts w:ascii="Calibri" w:hAnsi="Calibri" w:cs="Calibri"/>
          <w:color w:val="000000"/>
          <w:sz w:val="20"/>
          <w:szCs w:val="20"/>
          <w:rPrChange w:id="1394" w:author="Sumeet" w:date="2026-05-24T20:51:00Z" w16du:dateUtc="2026-05-25T01:51:00Z">
            <w:rPr>
              <w:ins w:id="1395" w:author="Sumeet" w:date="2026-05-24T20:51:00Z" w16du:dateUtc="2026-05-25T01:51:00Z"/>
              <w:rFonts w:ascii="Calibri" w:hAnsi="Calibri" w:cs="Calibri"/>
              <w:color w:val="000000"/>
            </w:rPr>
          </w:rPrChange>
        </w:rPr>
      </w:pPr>
      <w:ins w:id="1396" w:author="Sumeet" w:date="2026-05-24T20:51:00Z" w16du:dateUtc="2026-05-25T01:51:00Z">
        <w:r w:rsidRPr="00C03D99">
          <w:rPr>
            <w:rFonts w:ascii="Calibri" w:hAnsi="Calibri" w:cs="Calibri"/>
            <w:color w:val="000000"/>
            <w:sz w:val="20"/>
            <w:szCs w:val="20"/>
            <w:rPrChange w:id="1397" w:author="Sumeet" w:date="2026-05-24T20:51:00Z" w16du:dateUtc="2026-05-25T01:51:00Z">
              <w:rPr>
                <w:rFonts w:ascii="Calibri" w:hAnsi="Calibri" w:cs="Calibri"/>
                <w:color w:val="000000"/>
              </w:rPr>
            </w:rPrChange>
          </w:rPr>
          <w:t>Given Super Admin is creating a Platform Master</w:t>
        </w:r>
      </w:ins>
    </w:p>
    <w:p w14:paraId="5B7FA59C" w14:textId="77777777" w:rsidR="00C03D99" w:rsidRPr="00C03D99" w:rsidRDefault="00C03D99" w:rsidP="00C03D99">
      <w:pPr>
        <w:pStyle w:val="NormalWeb"/>
        <w:shd w:val="clear" w:color="auto" w:fill="FFFFFF"/>
        <w:spacing w:before="0" w:beforeAutospacing="0" w:after="0" w:afterAutospacing="0"/>
        <w:rPr>
          <w:ins w:id="1398" w:author="Sumeet" w:date="2026-05-24T20:51:00Z" w16du:dateUtc="2026-05-25T01:51:00Z"/>
          <w:rFonts w:ascii="Calibri" w:hAnsi="Calibri" w:cs="Calibri"/>
          <w:color w:val="000000"/>
          <w:sz w:val="20"/>
          <w:szCs w:val="20"/>
          <w:rPrChange w:id="1399" w:author="Sumeet" w:date="2026-05-24T20:51:00Z" w16du:dateUtc="2026-05-25T01:51:00Z">
            <w:rPr>
              <w:ins w:id="1400" w:author="Sumeet" w:date="2026-05-24T20:51:00Z" w16du:dateUtc="2026-05-25T01:51:00Z"/>
              <w:rFonts w:ascii="Calibri" w:hAnsi="Calibri" w:cs="Calibri"/>
              <w:color w:val="000000"/>
            </w:rPr>
          </w:rPrChange>
        </w:rPr>
      </w:pPr>
      <w:ins w:id="1401" w:author="Sumeet" w:date="2026-05-24T20:51:00Z" w16du:dateUtc="2026-05-25T01:51:00Z">
        <w:r w:rsidRPr="00C03D99">
          <w:rPr>
            <w:rFonts w:ascii="Calibri" w:hAnsi="Calibri" w:cs="Calibri"/>
            <w:color w:val="000000"/>
            <w:sz w:val="20"/>
            <w:szCs w:val="20"/>
            <w:rPrChange w:id="1402" w:author="Sumeet" w:date="2026-05-24T20:51:00Z" w16du:dateUtc="2026-05-25T01:51:00Z">
              <w:rPr>
                <w:rFonts w:ascii="Calibri" w:hAnsi="Calibri" w:cs="Calibri"/>
                <w:color w:val="000000"/>
              </w:rPr>
            </w:rPrChange>
          </w:rPr>
          <w:t>When the template is saved or published</w:t>
        </w:r>
      </w:ins>
    </w:p>
    <w:p w14:paraId="4B01266A" w14:textId="77777777" w:rsidR="00C03D99" w:rsidRPr="00C03D99" w:rsidRDefault="00C03D99" w:rsidP="00C03D99">
      <w:pPr>
        <w:pStyle w:val="NormalWeb"/>
        <w:shd w:val="clear" w:color="auto" w:fill="FFFFFF"/>
        <w:spacing w:before="0" w:beforeAutospacing="0" w:after="0" w:afterAutospacing="0"/>
        <w:rPr>
          <w:ins w:id="1403" w:author="Sumeet" w:date="2026-05-24T20:51:00Z" w16du:dateUtc="2026-05-25T01:51:00Z"/>
          <w:rFonts w:ascii="Calibri" w:hAnsi="Calibri" w:cs="Calibri"/>
          <w:color w:val="000000"/>
          <w:sz w:val="20"/>
          <w:szCs w:val="20"/>
          <w:rPrChange w:id="1404" w:author="Sumeet" w:date="2026-05-24T20:51:00Z" w16du:dateUtc="2026-05-25T01:51:00Z">
            <w:rPr>
              <w:ins w:id="1405" w:author="Sumeet" w:date="2026-05-24T20:51:00Z" w16du:dateUtc="2026-05-25T01:51:00Z"/>
              <w:rFonts w:ascii="Calibri" w:hAnsi="Calibri" w:cs="Calibri"/>
              <w:color w:val="000000"/>
            </w:rPr>
          </w:rPrChange>
        </w:rPr>
      </w:pPr>
      <w:ins w:id="1406" w:author="Sumeet" w:date="2026-05-24T20:51:00Z" w16du:dateUtc="2026-05-25T01:51:00Z">
        <w:r w:rsidRPr="00C03D99">
          <w:rPr>
            <w:rFonts w:ascii="Calibri" w:hAnsi="Calibri" w:cs="Calibri"/>
            <w:color w:val="000000"/>
            <w:sz w:val="20"/>
            <w:szCs w:val="20"/>
            <w:rPrChange w:id="1407" w:author="Sumeet" w:date="2026-05-24T20:51:00Z" w16du:dateUtc="2026-05-25T01:51:00Z">
              <w:rPr>
                <w:rFonts w:ascii="Calibri" w:hAnsi="Calibri" w:cs="Calibri"/>
                <w:color w:val="000000"/>
              </w:rPr>
            </w:rPrChange>
          </w:rPr>
          <w:t>Then it shall remain platform-owned</w:t>
        </w:r>
      </w:ins>
    </w:p>
    <w:p w14:paraId="062B9B0F" w14:textId="77777777" w:rsidR="00C03D99" w:rsidRPr="00C03D99" w:rsidRDefault="00C03D99" w:rsidP="00C03D99">
      <w:pPr>
        <w:pStyle w:val="NormalWeb"/>
        <w:shd w:val="clear" w:color="auto" w:fill="FFFFFF"/>
        <w:spacing w:before="0" w:beforeAutospacing="0" w:after="0" w:afterAutospacing="0"/>
        <w:rPr>
          <w:ins w:id="1408" w:author="Sumeet" w:date="2026-05-24T20:51:00Z" w16du:dateUtc="2026-05-25T01:51:00Z"/>
          <w:rFonts w:ascii="Calibri" w:hAnsi="Calibri" w:cs="Calibri"/>
          <w:color w:val="000000"/>
          <w:sz w:val="20"/>
          <w:szCs w:val="20"/>
          <w:rPrChange w:id="1409" w:author="Sumeet" w:date="2026-05-24T20:51:00Z" w16du:dateUtc="2026-05-25T01:51:00Z">
            <w:rPr>
              <w:ins w:id="1410" w:author="Sumeet" w:date="2026-05-24T20:51:00Z" w16du:dateUtc="2026-05-25T01:51:00Z"/>
              <w:rFonts w:ascii="Calibri" w:hAnsi="Calibri" w:cs="Calibri"/>
              <w:color w:val="000000"/>
            </w:rPr>
          </w:rPrChange>
        </w:rPr>
      </w:pPr>
      <w:ins w:id="1411" w:author="Sumeet" w:date="2026-05-24T20:51:00Z" w16du:dateUtc="2026-05-25T01:51:00Z">
        <w:r w:rsidRPr="00C03D99">
          <w:rPr>
            <w:rFonts w:ascii="Calibri" w:hAnsi="Calibri" w:cs="Calibri"/>
            <w:color w:val="000000"/>
            <w:sz w:val="20"/>
            <w:szCs w:val="20"/>
            <w:rPrChange w:id="1412" w:author="Sumeet" w:date="2026-05-24T20:51:00Z" w16du:dateUtc="2026-05-25T01:51:00Z">
              <w:rPr>
                <w:rFonts w:ascii="Calibri" w:hAnsi="Calibri" w:cs="Calibri"/>
                <w:color w:val="000000"/>
              </w:rPr>
            </w:rPrChange>
          </w:rPr>
          <w:t>And it shall define controls, metadata scope, and allowed structure for downstream org use.</w:t>
        </w:r>
      </w:ins>
    </w:p>
    <w:p w14:paraId="51E84D2A" w14:textId="77777777" w:rsidR="00C03D99" w:rsidRPr="00C03D99" w:rsidRDefault="00C03D99" w:rsidP="00C03D99">
      <w:pPr>
        <w:pStyle w:val="NormalWeb"/>
        <w:shd w:val="clear" w:color="auto" w:fill="FFFFFF"/>
        <w:spacing w:before="0" w:beforeAutospacing="0" w:after="0" w:afterAutospacing="0"/>
        <w:rPr>
          <w:ins w:id="1413" w:author="Sumeet" w:date="2026-05-24T20:51:00Z" w16du:dateUtc="2026-05-25T01:51:00Z"/>
          <w:rFonts w:ascii="Calibri" w:hAnsi="Calibri" w:cs="Calibri"/>
          <w:color w:val="000000"/>
          <w:sz w:val="20"/>
          <w:szCs w:val="20"/>
          <w:rPrChange w:id="1414" w:author="Sumeet" w:date="2026-05-24T20:51:00Z" w16du:dateUtc="2026-05-25T01:51:00Z">
            <w:rPr>
              <w:ins w:id="1415" w:author="Sumeet" w:date="2026-05-24T20:51:00Z" w16du:dateUtc="2026-05-25T01:51:00Z"/>
              <w:rFonts w:ascii="Calibri" w:hAnsi="Calibri" w:cs="Calibri"/>
              <w:color w:val="000000"/>
            </w:rPr>
          </w:rPrChange>
        </w:rPr>
      </w:pPr>
      <w:ins w:id="1416" w:author="Sumeet" w:date="2026-05-24T20:51:00Z" w16du:dateUtc="2026-05-25T01:51:00Z">
        <w:r w:rsidRPr="00C03D99">
          <w:rPr>
            <w:rFonts w:ascii="Calibri" w:hAnsi="Calibri" w:cs="Calibri"/>
            <w:b/>
            <w:bCs/>
            <w:color w:val="000000"/>
            <w:sz w:val="20"/>
            <w:szCs w:val="20"/>
            <w:rPrChange w:id="1417" w:author="Sumeet" w:date="2026-05-24T20:51:00Z" w16du:dateUtc="2026-05-25T01:51:00Z">
              <w:rPr>
                <w:rFonts w:ascii="Calibri" w:hAnsi="Calibri" w:cs="Calibri"/>
                <w:b/>
                <w:bCs/>
                <w:color w:val="000000"/>
              </w:rPr>
            </w:rPrChange>
          </w:rPr>
          <w:t>Scenario 2 — Org Master is created from Platform Master</w:t>
        </w:r>
      </w:ins>
    </w:p>
    <w:p w14:paraId="57E51F5F" w14:textId="77777777" w:rsidR="00C03D99" w:rsidRPr="00C03D99" w:rsidRDefault="00C03D99" w:rsidP="00C03D99">
      <w:pPr>
        <w:pStyle w:val="NormalWeb"/>
        <w:shd w:val="clear" w:color="auto" w:fill="FFFFFF"/>
        <w:spacing w:before="0" w:beforeAutospacing="0" w:after="0" w:afterAutospacing="0"/>
        <w:rPr>
          <w:ins w:id="1418" w:author="Sumeet" w:date="2026-05-24T20:51:00Z" w16du:dateUtc="2026-05-25T01:51:00Z"/>
          <w:rFonts w:ascii="Calibri" w:hAnsi="Calibri" w:cs="Calibri"/>
          <w:color w:val="000000"/>
          <w:sz w:val="20"/>
          <w:szCs w:val="20"/>
          <w:rPrChange w:id="1419" w:author="Sumeet" w:date="2026-05-24T20:51:00Z" w16du:dateUtc="2026-05-25T01:51:00Z">
            <w:rPr>
              <w:ins w:id="1420" w:author="Sumeet" w:date="2026-05-24T20:51:00Z" w16du:dateUtc="2026-05-25T01:51:00Z"/>
              <w:rFonts w:ascii="Calibri" w:hAnsi="Calibri" w:cs="Calibri"/>
              <w:color w:val="000000"/>
            </w:rPr>
          </w:rPrChange>
        </w:rPr>
      </w:pPr>
      <w:ins w:id="1421" w:author="Sumeet" w:date="2026-05-24T20:51:00Z" w16du:dateUtc="2026-05-25T01:51:00Z">
        <w:r w:rsidRPr="00C03D99">
          <w:rPr>
            <w:rFonts w:ascii="Calibri" w:hAnsi="Calibri" w:cs="Calibri"/>
            <w:color w:val="000000"/>
            <w:sz w:val="20"/>
            <w:szCs w:val="20"/>
            <w:rPrChange w:id="1422" w:author="Sumeet" w:date="2026-05-24T20:51:00Z" w16du:dateUtc="2026-05-25T01:51:00Z">
              <w:rPr>
                <w:rFonts w:ascii="Calibri" w:hAnsi="Calibri" w:cs="Calibri"/>
                <w:color w:val="000000"/>
              </w:rPr>
            </w:rPrChange>
          </w:rPr>
          <w:t>Given a Platform Master is published</w:t>
        </w:r>
      </w:ins>
    </w:p>
    <w:p w14:paraId="0BF1548F" w14:textId="77777777" w:rsidR="00C03D99" w:rsidRPr="00C03D99" w:rsidRDefault="00C03D99" w:rsidP="00C03D99">
      <w:pPr>
        <w:pStyle w:val="NormalWeb"/>
        <w:shd w:val="clear" w:color="auto" w:fill="FFFFFF"/>
        <w:spacing w:before="0" w:beforeAutospacing="0" w:after="0" w:afterAutospacing="0"/>
        <w:rPr>
          <w:ins w:id="1423" w:author="Sumeet" w:date="2026-05-24T20:51:00Z" w16du:dateUtc="2026-05-25T01:51:00Z"/>
          <w:rFonts w:ascii="Calibri" w:hAnsi="Calibri" w:cs="Calibri"/>
          <w:color w:val="000000"/>
          <w:sz w:val="20"/>
          <w:szCs w:val="20"/>
          <w:rPrChange w:id="1424" w:author="Sumeet" w:date="2026-05-24T20:51:00Z" w16du:dateUtc="2026-05-25T01:51:00Z">
            <w:rPr>
              <w:ins w:id="1425" w:author="Sumeet" w:date="2026-05-24T20:51:00Z" w16du:dateUtc="2026-05-25T01:51:00Z"/>
              <w:rFonts w:ascii="Calibri" w:hAnsi="Calibri" w:cs="Calibri"/>
              <w:color w:val="000000"/>
            </w:rPr>
          </w:rPrChange>
        </w:rPr>
      </w:pPr>
      <w:ins w:id="1426" w:author="Sumeet" w:date="2026-05-24T20:51:00Z" w16du:dateUtc="2026-05-25T01:51:00Z">
        <w:r w:rsidRPr="00C03D99">
          <w:rPr>
            <w:rFonts w:ascii="Calibri" w:hAnsi="Calibri" w:cs="Calibri"/>
            <w:color w:val="000000"/>
            <w:sz w:val="20"/>
            <w:szCs w:val="20"/>
            <w:rPrChange w:id="1427" w:author="Sumeet" w:date="2026-05-24T20:51:00Z" w16du:dateUtc="2026-05-25T01:51:00Z">
              <w:rPr>
                <w:rFonts w:ascii="Calibri" w:hAnsi="Calibri" w:cs="Calibri"/>
                <w:color w:val="000000"/>
              </w:rPr>
            </w:rPrChange>
          </w:rPr>
          <w:t>When Super Admin enables it for an organization</w:t>
        </w:r>
      </w:ins>
    </w:p>
    <w:p w14:paraId="4445ABA5" w14:textId="77777777" w:rsidR="00C03D99" w:rsidRPr="00C03D99" w:rsidRDefault="00C03D99" w:rsidP="00C03D99">
      <w:pPr>
        <w:pStyle w:val="NormalWeb"/>
        <w:shd w:val="clear" w:color="auto" w:fill="FFFFFF"/>
        <w:spacing w:before="0" w:beforeAutospacing="0" w:after="0" w:afterAutospacing="0"/>
        <w:rPr>
          <w:ins w:id="1428" w:author="Sumeet" w:date="2026-05-24T20:51:00Z" w16du:dateUtc="2026-05-25T01:51:00Z"/>
          <w:rFonts w:ascii="Calibri" w:hAnsi="Calibri" w:cs="Calibri"/>
          <w:color w:val="000000"/>
          <w:sz w:val="20"/>
          <w:szCs w:val="20"/>
          <w:rPrChange w:id="1429" w:author="Sumeet" w:date="2026-05-24T20:51:00Z" w16du:dateUtc="2026-05-25T01:51:00Z">
            <w:rPr>
              <w:ins w:id="1430" w:author="Sumeet" w:date="2026-05-24T20:51:00Z" w16du:dateUtc="2026-05-25T01:51:00Z"/>
              <w:rFonts w:ascii="Calibri" w:hAnsi="Calibri" w:cs="Calibri"/>
              <w:color w:val="000000"/>
            </w:rPr>
          </w:rPrChange>
        </w:rPr>
      </w:pPr>
      <w:ins w:id="1431" w:author="Sumeet" w:date="2026-05-24T20:51:00Z" w16du:dateUtc="2026-05-25T01:51:00Z">
        <w:r w:rsidRPr="00C03D99">
          <w:rPr>
            <w:rFonts w:ascii="Calibri" w:hAnsi="Calibri" w:cs="Calibri"/>
            <w:color w:val="000000"/>
            <w:sz w:val="20"/>
            <w:szCs w:val="20"/>
            <w:rPrChange w:id="1432" w:author="Sumeet" w:date="2026-05-24T20:51:00Z" w16du:dateUtc="2026-05-25T01:51:00Z">
              <w:rPr>
                <w:rFonts w:ascii="Calibri" w:hAnsi="Calibri" w:cs="Calibri"/>
                <w:color w:val="000000"/>
              </w:rPr>
            </w:rPrChange>
          </w:rPr>
          <w:t>Then the system shall create an Org Master for that organization</w:t>
        </w:r>
      </w:ins>
    </w:p>
    <w:p w14:paraId="3FD6AD89" w14:textId="77777777" w:rsidR="00C03D99" w:rsidRPr="00C03D99" w:rsidRDefault="00C03D99" w:rsidP="00C03D99">
      <w:pPr>
        <w:pStyle w:val="NormalWeb"/>
        <w:shd w:val="clear" w:color="auto" w:fill="FFFFFF"/>
        <w:spacing w:before="0" w:beforeAutospacing="0" w:after="0" w:afterAutospacing="0"/>
        <w:rPr>
          <w:ins w:id="1433" w:author="Sumeet" w:date="2026-05-24T20:51:00Z" w16du:dateUtc="2026-05-25T01:51:00Z"/>
          <w:rFonts w:ascii="Calibri" w:hAnsi="Calibri" w:cs="Calibri"/>
          <w:color w:val="000000"/>
          <w:sz w:val="20"/>
          <w:szCs w:val="20"/>
          <w:rPrChange w:id="1434" w:author="Sumeet" w:date="2026-05-24T20:51:00Z" w16du:dateUtc="2026-05-25T01:51:00Z">
            <w:rPr>
              <w:ins w:id="1435" w:author="Sumeet" w:date="2026-05-24T20:51:00Z" w16du:dateUtc="2026-05-25T01:51:00Z"/>
              <w:rFonts w:ascii="Calibri" w:hAnsi="Calibri" w:cs="Calibri"/>
              <w:color w:val="000000"/>
            </w:rPr>
          </w:rPrChange>
        </w:rPr>
      </w:pPr>
      <w:ins w:id="1436" w:author="Sumeet" w:date="2026-05-24T20:51:00Z" w16du:dateUtc="2026-05-25T01:51:00Z">
        <w:r w:rsidRPr="00C03D99">
          <w:rPr>
            <w:rFonts w:ascii="Calibri" w:hAnsi="Calibri" w:cs="Calibri"/>
            <w:color w:val="000000"/>
            <w:sz w:val="20"/>
            <w:szCs w:val="20"/>
            <w:rPrChange w:id="1437" w:author="Sumeet" w:date="2026-05-24T20:51:00Z" w16du:dateUtc="2026-05-25T01:51:00Z">
              <w:rPr>
                <w:rFonts w:ascii="Calibri" w:hAnsi="Calibri" w:cs="Calibri"/>
                <w:color w:val="000000"/>
              </w:rPr>
            </w:rPrChange>
          </w:rPr>
          <w:t>And the Org Master shall preserve lineage to the Platform Master</w:t>
        </w:r>
      </w:ins>
    </w:p>
    <w:p w14:paraId="29CC3D62" w14:textId="77777777" w:rsidR="00C03D99" w:rsidRPr="00C03D99" w:rsidRDefault="00C03D99" w:rsidP="00C03D99">
      <w:pPr>
        <w:pStyle w:val="NormalWeb"/>
        <w:shd w:val="clear" w:color="auto" w:fill="FFFFFF"/>
        <w:spacing w:before="0" w:beforeAutospacing="0" w:after="0" w:afterAutospacing="0"/>
        <w:rPr>
          <w:ins w:id="1438" w:author="Sumeet" w:date="2026-05-24T20:51:00Z" w16du:dateUtc="2026-05-25T01:51:00Z"/>
          <w:rFonts w:ascii="Calibri" w:hAnsi="Calibri" w:cs="Calibri"/>
          <w:color w:val="000000"/>
          <w:sz w:val="20"/>
          <w:szCs w:val="20"/>
          <w:rPrChange w:id="1439" w:author="Sumeet" w:date="2026-05-24T20:51:00Z" w16du:dateUtc="2026-05-25T01:51:00Z">
            <w:rPr>
              <w:ins w:id="1440" w:author="Sumeet" w:date="2026-05-24T20:51:00Z" w16du:dateUtc="2026-05-25T01:51:00Z"/>
              <w:rFonts w:ascii="Calibri" w:hAnsi="Calibri" w:cs="Calibri"/>
              <w:color w:val="000000"/>
            </w:rPr>
          </w:rPrChange>
        </w:rPr>
      </w:pPr>
      <w:ins w:id="1441" w:author="Sumeet" w:date="2026-05-24T20:51:00Z" w16du:dateUtc="2026-05-25T01:51:00Z">
        <w:r w:rsidRPr="00C03D99">
          <w:rPr>
            <w:rFonts w:ascii="Calibri" w:hAnsi="Calibri" w:cs="Calibri"/>
            <w:color w:val="000000"/>
            <w:sz w:val="20"/>
            <w:szCs w:val="20"/>
            <w:rPrChange w:id="1442" w:author="Sumeet" w:date="2026-05-24T20:51:00Z" w16du:dateUtc="2026-05-25T01:51:00Z">
              <w:rPr>
                <w:rFonts w:ascii="Calibri" w:hAnsi="Calibri" w:cs="Calibri"/>
                <w:color w:val="000000"/>
              </w:rPr>
            </w:rPrChange>
          </w:rPr>
          <w:t>And it shall be visible only within that organization.</w:t>
        </w:r>
      </w:ins>
    </w:p>
    <w:p w14:paraId="1B5B9F90" w14:textId="77777777" w:rsidR="00C03D99" w:rsidRPr="00C03D99" w:rsidRDefault="00C03D99" w:rsidP="00C03D99">
      <w:pPr>
        <w:pStyle w:val="NormalWeb"/>
        <w:shd w:val="clear" w:color="auto" w:fill="FFFFFF"/>
        <w:spacing w:before="0" w:beforeAutospacing="0" w:after="0" w:afterAutospacing="0"/>
        <w:rPr>
          <w:ins w:id="1443" w:author="Sumeet" w:date="2026-05-24T20:51:00Z" w16du:dateUtc="2026-05-25T01:51:00Z"/>
          <w:rFonts w:ascii="Calibri" w:hAnsi="Calibri" w:cs="Calibri"/>
          <w:color w:val="000000"/>
          <w:sz w:val="20"/>
          <w:szCs w:val="20"/>
          <w:rPrChange w:id="1444" w:author="Sumeet" w:date="2026-05-24T20:51:00Z" w16du:dateUtc="2026-05-25T01:51:00Z">
            <w:rPr>
              <w:ins w:id="1445" w:author="Sumeet" w:date="2026-05-24T20:51:00Z" w16du:dateUtc="2026-05-25T01:51:00Z"/>
              <w:rFonts w:ascii="Calibri" w:hAnsi="Calibri" w:cs="Calibri"/>
              <w:color w:val="000000"/>
            </w:rPr>
          </w:rPrChange>
        </w:rPr>
      </w:pPr>
      <w:ins w:id="1446" w:author="Sumeet" w:date="2026-05-24T20:51:00Z" w16du:dateUtc="2026-05-25T01:51:00Z">
        <w:r w:rsidRPr="00C03D99">
          <w:rPr>
            <w:rFonts w:ascii="Calibri" w:hAnsi="Calibri" w:cs="Calibri"/>
            <w:b/>
            <w:bCs/>
            <w:color w:val="000000"/>
            <w:sz w:val="20"/>
            <w:szCs w:val="20"/>
            <w:rPrChange w:id="1447" w:author="Sumeet" w:date="2026-05-24T20:51:00Z" w16du:dateUtc="2026-05-25T01:51:00Z">
              <w:rPr>
                <w:rFonts w:ascii="Calibri" w:hAnsi="Calibri" w:cs="Calibri"/>
                <w:b/>
                <w:bCs/>
                <w:color w:val="000000"/>
              </w:rPr>
            </w:rPrChange>
          </w:rPr>
          <w:t>Scenario 3 — Org creates Org Template from Org Master</w:t>
        </w:r>
      </w:ins>
    </w:p>
    <w:p w14:paraId="25050B51" w14:textId="77777777" w:rsidR="00C03D99" w:rsidRPr="00C03D99" w:rsidRDefault="00C03D99" w:rsidP="00C03D99">
      <w:pPr>
        <w:pStyle w:val="NormalWeb"/>
        <w:shd w:val="clear" w:color="auto" w:fill="FFFFFF"/>
        <w:spacing w:before="0" w:beforeAutospacing="0" w:after="0" w:afterAutospacing="0"/>
        <w:rPr>
          <w:ins w:id="1448" w:author="Sumeet" w:date="2026-05-24T20:51:00Z" w16du:dateUtc="2026-05-25T01:51:00Z"/>
          <w:rFonts w:ascii="Calibri" w:hAnsi="Calibri" w:cs="Calibri"/>
          <w:color w:val="000000"/>
          <w:sz w:val="20"/>
          <w:szCs w:val="20"/>
          <w:rPrChange w:id="1449" w:author="Sumeet" w:date="2026-05-24T20:51:00Z" w16du:dateUtc="2026-05-25T01:51:00Z">
            <w:rPr>
              <w:ins w:id="1450" w:author="Sumeet" w:date="2026-05-24T20:51:00Z" w16du:dateUtc="2026-05-25T01:51:00Z"/>
              <w:rFonts w:ascii="Calibri" w:hAnsi="Calibri" w:cs="Calibri"/>
              <w:color w:val="000000"/>
            </w:rPr>
          </w:rPrChange>
        </w:rPr>
      </w:pPr>
      <w:ins w:id="1451" w:author="Sumeet" w:date="2026-05-24T20:51:00Z" w16du:dateUtc="2026-05-25T01:51:00Z">
        <w:r w:rsidRPr="00C03D99">
          <w:rPr>
            <w:rFonts w:ascii="Calibri" w:hAnsi="Calibri" w:cs="Calibri"/>
            <w:color w:val="000000"/>
            <w:sz w:val="20"/>
            <w:szCs w:val="20"/>
            <w:rPrChange w:id="1452" w:author="Sumeet" w:date="2026-05-24T20:51:00Z" w16du:dateUtc="2026-05-25T01:51:00Z">
              <w:rPr>
                <w:rFonts w:ascii="Calibri" w:hAnsi="Calibri" w:cs="Calibri"/>
                <w:color w:val="000000"/>
              </w:rPr>
            </w:rPrChange>
          </w:rPr>
          <w:t>Given Org Admin has access to an Org Master</w:t>
        </w:r>
      </w:ins>
    </w:p>
    <w:p w14:paraId="4D8FD826" w14:textId="77777777" w:rsidR="00C03D99" w:rsidRPr="00C03D99" w:rsidRDefault="00C03D99" w:rsidP="00C03D99">
      <w:pPr>
        <w:pStyle w:val="NormalWeb"/>
        <w:shd w:val="clear" w:color="auto" w:fill="FFFFFF"/>
        <w:spacing w:before="0" w:beforeAutospacing="0" w:after="0" w:afterAutospacing="0"/>
        <w:rPr>
          <w:ins w:id="1453" w:author="Sumeet" w:date="2026-05-24T20:51:00Z" w16du:dateUtc="2026-05-25T01:51:00Z"/>
          <w:rFonts w:ascii="Calibri" w:hAnsi="Calibri" w:cs="Calibri"/>
          <w:color w:val="000000"/>
          <w:sz w:val="20"/>
          <w:szCs w:val="20"/>
          <w:rPrChange w:id="1454" w:author="Sumeet" w:date="2026-05-24T20:51:00Z" w16du:dateUtc="2026-05-25T01:51:00Z">
            <w:rPr>
              <w:ins w:id="1455" w:author="Sumeet" w:date="2026-05-24T20:51:00Z" w16du:dateUtc="2026-05-25T01:51:00Z"/>
              <w:rFonts w:ascii="Calibri" w:hAnsi="Calibri" w:cs="Calibri"/>
              <w:color w:val="000000"/>
            </w:rPr>
          </w:rPrChange>
        </w:rPr>
      </w:pPr>
      <w:ins w:id="1456" w:author="Sumeet" w:date="2026-05-24T20:51:00Z" w16du:dateUtc="2026-05-25T01:51:00Z">
        <w:r w:rsidRPr="00C03D99">
          <w:rPr>
            <w:rFonts w:ascii="Calibri" w:hAnsi="Calibri" w:cs="Calibri"/>
            <w:color w:val="000000"/>
            <w:sz w:val="20"/>
            <w:szCs w:val="20"/>
            <w:rPrChange w:id="1457" w:author="Sumeet" w:date="2026-05-24T20:51:00Z" w16du:dateUtc="2026-05-25T01:51:00Z">
              <w:rPr>
                <w:rFonts w:ascii="Calibri" w:hAnsi="Calibri" w:cs="Calibri"/>
                <w:color w:val="000000"/>
              </w:rPr>
            </w:rPrChange>
          </w:rPr>
          <w:t>When Org Admin selects Create Org Template</w:t>
        </w:r>
      </w:ins>
    </w:p>
    <w:p w14:paraId="22640CB6" w14:textId="77777777" w:rsidR="00C03D99" w:rsidRPr="00C03D99" w:rsidRDefault="00C03D99" w:rsidP="00C03D99">
      <w:pPr>
        <w:pStyle w:val="NormalWeb"/>
        <w:shd w:val="clear" w:color="auto" w:fill="FFFFFF"/>
        <w:spacing w:before="0" w:beforeAutospacing="0" w:after="0" w:afterAutospacing="0"/>
        <w:rPr>
          <w:ins w:id="1458" w:author="Sumeet" w:date="2026-05-24T20:51:00Z" w16du:dateUtc="2026-05-25T01:51:00Z"/>
          <w:rFonts w:ascii="Calibri" w:hAnsi="Calibri" w:cs="Calibri"/>
          <w:color w:val="000000"/>
          <w:sz w:val="20"/>
          <w:szCs w:val="20"/>
          <w:rPrChange w:id="1459" w:author="Sumeet" w:date="2026-05-24T20:51:00Z" w16du:dateUtc="2026-05-25T01:51:00Z">
            <w:rPr>
              <w:ins w:id="1460" w:author="Sumeet" w:date="2026-05-24T20:51:00Z" w16du:dateUtc="2026-05-25T01:51:00Z"/>
              <w:rFonts w:ascii="Calibri" w:hAnsi="Calibri" w:cs="Calibri"/>
              <w:color w:val="000000"/>
            </w:rPr>
          </w:rPrChange>
        </w:rPr>
      </w:pPr>
      <w:ins w:id="1461" w:author="Sumeet" w:date="2026-05-24T20:51:00Z" w16du:dateUtc="2026-05-25T01:51:00Z">
        <w:r w:rsidRPr="00C03D99">
          <w:rPr>
            <w:rFonts w:ascii="Calibri" w:hAnsi="Calibri" w:cs="Calibri"/>
            <w:color w:val="000000"/>
            <w:sz w:val="20"/>
            <w:szCs w:val="20"/>
            <w:rPrChange w:id="1462" w:author="Sumeet" w:date="2026-05-24T20:51:00Z" w16du:dateUtc="2026-05-25T01:51:00Z">
              <w:rPr>
                <w:rFonts w:ascii="Calibri" w:hAnsi="Calibri" w:cs="Calibri"/>
                <w:color w:val="000000"/>
              </w:rPr>
            </w:rPrChange>
          </w:rPr>
          <w:t>Then the system shall create an org-owned template draft</w:t>
        </w:r>
      </w:ins>
    </w:p>
    <w:p w14:paraId="734872F6" w14:textId="77777777" w:rsidR="00C03D99" w:rsidRPr="00C03D99" w:rsidRDefault="00C03D99" w:rsidP="00C03D99">
      <w:pPr>
        <w:pStyle w:val="NormalWeb"/>
        <w:shd w:val="clear" w:color="auto" w:fill="FFFFFF"/>
        <w:spacing w:before="0" w:beforeAutospacing="0" w:after="0" w:afterAutospacing="0"/>
        <w:rPr>
          <w:ins w:id="1463" w:author="Sumeet" w:date="2026-05-24T20:51:00Z" w16du:dateUtc="2026-05-25T01:51:00Z"/>
          <w:rFonts w:ascii="Calibri" w:hAnsi="Calibri" w:cs="Calibri"/>
          <w:color w:val="000000"/>
          <w:sz w:val="20"/>
          <w:szCs w:val="20"/>
          <w:rPrChange w:id="1464" w:author="Sumeet" w:date="2026-05-24T20:51:00Z" w16du:dateUtc="2026-05-25T01:51:00Z">
            <w:rPr>
              <w:ins w:id="1465" w:author="Sumeet" w:date="2026-05-24T20:51:00Z" w16du:dateUtc="2026-05-25T01:51:00Z"/>
              <w:rFonts w:ascii="Calibri" w:hAnsi="Calibri" w:cs="Calibri"/>
              <w:color w:val="000000"/>
            </w:rPr>
          </w:rPrChange>
        </w:rPr>
      </w:pPr>
      <w:ins w:id="1466" w:author="Sumeet" w:date="2026-05-24T20:51:00Z" w16du:dateUtc="2026-05-25T01:51:00Z">
        <w:r w:rsidRPr="00C03D99">
          <w:rPr>
            <w:rFonts w:ascii="Calibri" w:hAnsi="Calibri" w:cs="Calibri"/>
            <w:color w:val="000000"/>
            <w:sz w:val="20"/>
            <w:szCs w:val="20"/>
            <w:rPrChange w:id="1467" w:author="Sumeet" w:date="2026-05-24T20:51:00Z" w16du:dateUtc="2026-05-25T01:51:00Z">
              <w:rPr>
                <w:rFonts w:ascii="Calibri" w:hAnsi="Calibri" w:cs="Calibri"/>
                <w:color w:val="000000"/>
              </w:rPr>
            </w:rPrChange>
          </w:rPr>
          <w:t>And allow edits only within permitted controls.</w:t>
        </w:r>
      </w:ins>
    </w:p>
    <w:p w14:paraId="3D6F4732" w14:textId="77777777" w:rsidR="00C03D99" w:rsidRPr="00C03D99" w:rsidRDefault="00C03D99" w:rsidP="00C03D99">
      <w:pPr>
        <w:pStyle w:val="NormalWeb"/>
        <w:shd w:val="clear" w:color="auto" w:fill="FFFFFF"/>
        <w:spacing w:before="0" w:beforeAutospacing="0" w:after="0" w:afterAutospacing="0"/>
        <w:rPr>
          <w:ins w:id="1468" w:author="Sumeet" w:date="2026-05-24T20:51:00Z" w16du:dateUtc="2026-05-25T01:51:00Z"/>
          <w:rFonts w:ascii="Calibri" w:hAnsi="Calibri" w:cs="Calibri"/>
          <w:color w:val="000000"/>
          <w:sz w:val="20"/>
          <w:szCs w:val="20"/>
          <w:rPrChange w:id="1469" w:author="Sumeet" w:date="2026-05-24T20:51:00Z" w16du:dateUtc="2026-05-25T01:51:00Z">
            <w:rPr>
              <w:ins w:id="1470" w:author="Sumeet" w:date="2026-05-24T20:51:00Z" w16du:dateUtc="2026-05-25T01:51:00Z"/>
              <w:rFonts w:ascii="Calibri" w:hAnsi="Calibri" w:cs="Calibri"/>
              <w:color w:val="000000"/>
            </w:rPr>
          </w:rPrChange>
        </w:rPr>
      </w:pPr>
      <w:ins w:id="1471" w:author="Sumeet" w:date="2026-05-24T20:51:00Z" w16du:dateUtc="2026-05-25T01:51:00Z">
        <w:r w:rsidRPr="00C03D99">
          <w:rPr>
            <w:rFonts w:ascii="Calibri" w:hAnsi="Calibri" w:cs="Calibri"/>
            <w:b/>
            <w:bCs/>
            <w:color w:val="000000"/>
            <w:sz w:val="20"/>
            <w:szCs w:val="20"/>
            <w:rPrChange w:id="1472" w:author="Sumeet" w:date="2026-05-24T20:51:00Z" w16du:dateUtc="2026-05-25T01:51:00Z">
              <w:rPr>
                <w:rFonts w:ascii="Calibri" w:hAnsi="Calibri" w:cs="Calibri"/>
                <w:b/>
                <w:bCs/>
                <w:color w:val="000000"/>
              </w:rPr>
            </w:rPrChange>
          </w:rPr>
          <w:t>Scenario 4 — Org creates Care Plan from Org Template</w:t>
        </w:r>
      </w:ins>
    </w:p>
    <w:p w14:paraId="710B1E5B" w14:textId="77777777" w:rsidR="00C03D99" w:rsidRPr="00C03D99" w:rsidRDefault="00C03D99" w:rsidP="00C03D99">
      <w:pPr>
        <w:pStyle w:val="NormalWeb"/>
        <w:shd w:val="clear" w:color="auto" w:fill="FFFFFF"/>
        <w:spacing w:before="0" w:beforeAutospacing="0" w:after="0" w:afterAutospacing="0"/>
        <w:rPr>
          <w:ins w:id="1473" w:author="Sumeet" w:date="2026-05-24T20:51:00Z" w16du:dateUtc="2026-05-25T01:51:00Z"/>
          <w:rFonts w:ascii="Calibri" w:hAnsi="Calibri" w:cs="Calibri"/>
          <w:color w:val="000000"/>
          <w:sz w:val="20"/>
          <w:szCs w:val="20"/>
          <w:rPrChange w:id="1474" w:author="Sumeet" w:date="2026-05-24T20:51:00Z" w16du:dateUtc="2026-05-25T01:51:00Z">
            <w:rPr>
              <w:ins w:id="1475" w:author="Sumeet" w:date="2026-05-24T20:51:00Z" w16du:dateUtc="2026-05-25T01:51:00Z"/>
              <w:rFonts w:ascii="Calibri" w:hAnsi="Calibri" w:cs="Calibri"/>
              <w:color w:val="000000"/>
            </w:rPr>
          </w:rPrChange>
        </w:rPr>
      </w:pPr>
      <w:ins w:id="1476" w:author="Sumeet" w:date="2026-05-24T20:51:00Z" w16du:dateUtc="2026-05-25T01:51:00Z">
        <w:r w:rsidRPr="00C03D99">
          <w:rPr>
            <w:rFonts w:ascii="Calibri" w:hAnsi="Calibri" w:cs="Calibri"/>
            <w:color w:val="000000"/>
            <w:sz w:val="20"/>
            <w:szCs w:val="20"/>
            <w:rPrChange w:id="1477" w:author="Sumeet" w:date="2026-05-24T20:51:00Z" w16du:dateUtc="2026-05-25T01:51:00Z">
              <w:rPr>
                <w:rFonts w:ascii="Calibri" w:hAnsi="Calibri" w:cs="Calibri"/>
                <w:color w:val="000000"/>
              </w:rPr>
            </w:rPrChange>
          </w:rPr>
          <w:t>Given an Org Template exists for a condition/program</w:t>
        </w:r>
      </w:ins>
    </w:p>
    <w:p w14:paraId="5298770D" w14:textId="77777777" w:rsidR="00C03D99" w:rsidRPr="00C03D99" w:rsidRDefault="00C03D99" w:rsidP="00C03D99">
      <w:pPr>
        <w:pStyle w:val="NormalWeb"/>
        <w:shd w:val="clear" w:color="auto" w:fill="FFFFFF"/>
        <w:spacing w:before="0" w:beforeAutospacing="0" w:after="0" w:afterAutospacing="0"/>
        <w:rPr>
          <w:ins w:id="1478" w:author="Sumeet" w:date="2026-05-24T20:51:00Z" w16du:dateUtc="2026-05-25T01:51:00Z"/>
          <w:rFonts w:ascii="Calibri" w:hAnsi="Calibri" w:cs="Calibri"/>
          <w:color w:val="000000"/>
          <w:sz w:val="20"/>
          <w:szCs w:val="20"/>
          <w:rPrChange w:id="1479" w:author="Sumeet" w:date="2026-05-24T20:51:00Z" w16du:dateUtc="2026-05-25T01:51:00Z">
            <w:rPr>
              <w:ins w:id="1480" w:author="Sumeet" w:date="2026-05-24T20:51:00Z" w16du:dateUtc="2026-05-25T01:51:00Z"/>
              <w:rFonts w:ascii="Calibri" w:hAnsi="Calibri" w:cs="Calibri"/>
              <w:color w:val="000000"/>
            </w:rPr>
          </w:rPrChange>
        </w:rPr>
      </w:pPr>
      <w:ins w:id="1481" w:author="Sumeet" w:date="2026-05-24T20:51:00Z" w16du:dateUtc="2026-05-25T01:51:00Z">
        <w:r w:rsidRPr="00C03D99">
          <w:rPr>
            <w:rFonts w:ascii="Calibri" w:hAnsi="Calibri" w:cs="Calibri"/>
            <w:color w:val="000000"/>
            <w:sz w:val="20"/>
            <w:szCs w:val="20"/>
            <w:rPrChange w:id="1482" w:author="Sumeet" w:date="2026-05-24T20:51:00Z" w16du:dateUtc="2026-05-25T01:51:00Z">
              <w:rPr>
                <w:rFonts w:ascii="Calibri" w:hAnsi="Calibri" w:cs="Calibri"/>
                <w:color w:val="000000"/>
              </w:rPr>
            </w:rPrChange>
          </w:rPr>
          <w:t>When Org Admin creates an Org Care Plan</w:t>
        </w:r>
      </w:ins>
    </w:p>
    <w:p w14:paraId="3E1C2070" w14:textId="77777777" w:rsidR="00C03D99" w:rsidRPr="00C03D99" w:rsidRDefault="00C03D99" w:rsidP="00C03D99">
      <w:pPr>
        <w:pStyle w:val="NormalWeb"/>
        <w:shd w:val="clear" w:color="auto" w:fill="FFFFFF"/>
        <w:spacing w:before="0" w:beforeAutospacing="0" w:after="0" w:afterAutospacing="0"/>
        <w:rPr>
          <w:ins w:id="1483" w:author="Sumeet" w:date="2026-05-24T20:51:00Z" w16du:dateUtc="2026-05-25T01:51:00Z"/>
          <w:rFonts w:ascii="Calibri" w:hAnsi="Calibri" w:cs="Calibri"/>
          <w:color w:val="000000"/>
          <w:sz w:val="20"/>
          <w:szCs w:val="20"/>
          <w:rPrChange w:id="1484" w:author="Sumeet" w:date="2026-05-24T20:51:00Z" w16du:dateUtc="2026-05-25T01:51:00Z">
            <w:rPr>
              <w:ins w:id="1485" w:author="Sumeet" w:date="2026-05-24T20:51:00Z" w16du:dateUtc="2026-05-25T01:51:00Z"/>
              <w:rFonts w:ascii="Calibri" w:hAnsi="Calibri" w:cs="Calibri"/>
              <w:color w:val="000000"/>
            </w:rPr>
          </w:rPrChange>
        </w:rPr>
      </w:pPr>
      <w:ins w:id="1486" w:author="Sumeet" w:date="2026-05-24T20:51:00Z" w16du:dateUtc="2026-05-25T01:51:00Z">
        <w:r w:rsidRPr="00C03D99">
          <w:rPr>
            <w:rFonts w:ascii="Calibri" w:hAnsi="Calibri" w:cs="Calibri"/>
            <w:color w:val="000000"/>
            <w:sz w:val="20"/>
            <w:szCs w:val="20"/>
            <w:rPrChange w:id="1487" w:author="Sumeet" w:date="2026-05-24T20:51:00Z" w16du:dateUtc="2026-05-25T01:51:00Z">
              <w:rPr>
                <w:rFonts w:ascii="Calibri" w:hAnsi="Calibri" w:cs="Calibri"/>
                <w:color w:val="000000"/>
              </w:rPr>
            </w:rPrChange>
          </w:rPr>
          <w:t>Then the system shall allow configuration of actual care plan details such as duration, goals, tasks, monitoring, symptoms, and follow-up.</w:t>
        </w:r>
      </w:ins>
    </w:p>
    <w:p w14:paraId="5815460C" w14:textId="77777777" w:rsidR="00C03D99" w:rsidRPr="00C03D99" w:rsidRDefault="00C03D99" w:rsidP="00C03D99">
      <w:pPr>
        <w:pStyle w:val="NormalWeb"/>
        <w:shd w:val="clear" w:color="auto" w:fill="FFFFFF"/>
        <w:spacing w:before="0" w:beforeAutospacing="0" w:after="0" w:afterAutospacing="0"/>
        <w:rPr>
          <w:ins w:id="1488" w:author="Sumeet" w:date="2026-05-24T20:51:00Z" w16du:dateUtc="2026-05-25T01:51:00Z"/>
          <w:rFonts w:ascii="Calibri" w:hAnsi="Calibri" w:cs="Calibri"/>
          <w:color w:val="000000"/>
          <w:sz w:val="20"/>
          <w:szCs w:val="20"/>
          <w:rPrChange w:id="1489" w:author="Sumeet" w:date="2026-05-24T20:51:00Z" w16du:dateUtc="2026-05-25T01:51:00Z">
            <w:rPr>
              <w:ins w:id="1490" w:author="Sumeet" w:date="2026-05-24T20:51:00Z" w16du:dateUtc="2026-05-25T01:51:00Z"/>
              <w:rFonts w:ascii="Calibri" w:hAnsi="Calibri" w:cs="Calibri"/>
              <w:color w:val="000000"/>
            </w:rPr>
          </w:rPrChange>
        </w:rPr>
      </w:pPr>
      <w:ins w:id="1491" w:author="Sumeet" w:date="2026-05-24T20:51:00Z" w16du:dateUtc="2026-05-25T01:51:00Z">
        <w:r w:rsidRPr="00C03D99">
          <w:rPr>
            <w:rFonts w:ascii="Calibri" w:hAnsi="Calibri" w:cs="Calibri"/>
            <w:b/>
            <w:bCs/>
            <w:color w:val="000000"/>
            <w:sz w:val="20"/>
            <w:szCs w:val="20"/>
            <w:rPrChange w:id="1492" w:author="Sumeet" w:date="2026-05-24T20:51:00Z" w16du:dateUtc="2026-05-25T01:51:00Z">
              <w:rPr>
                <w:rFonts w:ascii="Calibri" w:hAnsi="Calibri" w:cs="Calibri"/>
                <w:b/>
                <w:bCs/>
                <w:color w:val="000000"/>
              </w:rPr>
            </w:rPrChange>
          </w:rPr>
          <w:t>Scenario 5 — Only Org Care Plans are package-linkable</w:t>
        </w:r>
      </w:ins>
    </w:p>
    <w:p w14:paraId="432D20A3" w14:textId="77777777" w:rsidR="00C03D99" w:rsidRPr="00C03D99" w:rsidRDefault="00C03D99" w:rsidP="00C03D99">
      <w:pPr>
        <w:pStyle w:val="NormalWeb"/>
        <w:shd w:val="clear" w:color="auto" w:fill="FFFFFF"/>
        <w:spacing w:before="0" w:beforeAutospacing="0" w:after="0" w:afterAutospacing="0"/>
        <w:rPr>
          <w:ins w:id="1493" w:author="Sumeet" w:date="2026-05-24T20:51:00Z" w16du:dateUtc="2026-05-25T01:51:00Z"/>
          <w:rFonts w:ascii="Calibri" w:hAnsi="Calibri" w:cs="Calibri"/>
          <w:color w:val="000000"/>
          <w:sz w:val="20"/>
          <w:szCs w:val="20"/>
          <w:rPrChange w:id="1494" w:author="Sumeet" w:date="2026-05-24T20:51:00Z" w16du:dateUtc="2026-05-25T01:51:00Z">
            <w:rPr>
              <w:ins w:id="1495" w:author="Sumeet" w:date="2026-05-24T20:51:00Z" w16du:dateUtc="2026-05-25T01:51:00Z"/>
              <w:rFonts w:ascii="Calibri" w:hAnsi="Calibri" w:cs="Calibri"/>
              <w:color w:val="000000"/>
            </w:rPr>
          </w:rPrChange>
        </w:rPr>
      </w:pPr>
      <w:ins w:id="1496" w:author="Sumeet" w:date="2026-05-24T20:51:00Z" w16du:dateUtc="2026-05-25T01:51:00Z">
        <w:r w:rsidRPr="00C03D99">
          <w:rPr>
            <w:rFonts w:ascii="Calibri" w:hAnsi="Calibri" w:cs="Calibri"/>
            <w:color w:val="000000"/>
            <w:sz w:val="20"/>
            <w:szCs w:val="20"/>
            <w:rPrChange w:id="1497" w:author="Sumeet" w:date="2026-05-24T20:51:00Z" w16du:dateUtc="2026-05-25T01:51:00Z">
              <w:rPr>
                <w:rFonts w:ascii="Calibri" w:hAnsi="Calibri" w:cs="Calibri"/>
                <w:color w:val="000000"/>
              </w:rPr>
            </w:rPrChange>
          </w:rPr>
          <w:t>Given a package is being created or edited</w:t>
        </w:r>
      </w:ins>
    </w:p>
    <w:p w14:paraId="3549E4BB" w14:textId="77777777" w:rsidR="00C03D99" w:rsidRPr="00C03D99" w:rsidRDefault="00C03D99" w:rsidP="00C03D99">
      <w:pPr>
        <w:pStyle w:val="NormalWeb"/>
        <w:shd w:val="clear" w:color="auto" w:fill="FFFFFF"/>
        <w:spacing w:before="0" w:beforeAutospacing="0" w:after="0" w:afterAutospacing="0"/>
        <w:rPr>
          <w:ins w:id="1498" w:author="Sumeet" w:date="2026-05-24T20:51:00Z" w16du:dateUtc="2026-05-25T01:51:00Z"/>
          <w:rFonts w:ascii="Calibri" w:hAnsi="Calibri" w:cs="Calibri"/>
          <w:color w:val="000000"/>
          <w:sz w:val="20"/>
          <w:szCs w:val="20"/>
          <w:rPrChange w:id="1499" w:author="Sumeet" w:date="2026-05-24T20:51:00Z" w16du:dateUtc="2026-05-25T01:51:00Z">
            <w:rPr>
              <w:ins w:id="1500" w:author="Sumeet" w:date="2026-05-24T20:51:00Z" w16du:dateUtc="2026-05-25T01:51:00Z"/>
              <w:rFonts w:ascii="Calibri" w:hAnsi="Calibri" w:cs="Calibri"/>
              <w:color w:val="000000"/>
            </w:rPr>
          </w:rPrChange>
        </w:rPr>
      </w:pPr>
      <w:ins w:id="1501" w:author="Sumeet" w:date="2026-05-24T20:51:00Z" w16du:dateUtc="2026-05-25T01:51:00Z">
        <w:r w:rsidRPr="00C03D99">
          <w:rPr>
            <w:rFonts w:ascii="Calibri" w:hAnsi="Calibri" w:cs="Calibri"/>
            <w:color w:val="000000"/>
            <w:sz w:val="20"/>
            <w:szCs w:val="20"/>
            <w:rPrChange w:id="1502" w:author="Sumeet" w:date="2026-05-24T20:51:00Z" w16du:dateUtc="2026-05-25T01:51:00Z">
              <w:rPr>
                <w:rFonts w:ascii="Calibri" w:hAnsi="Calibri" w:cs="Calibri"/>
                <w:color w:val="000000"/>
              </w:rPr>
            </w:rPrChange>
          </w:rPr>
          <w:t>When the user selects a care plan</w:t>
        </w:r>
      </w:ins>
    </w:p>
    <w:p w14:paraId="6ED8B9C4" w14:textId="77777777" w:rsidR="00C03D99" w:rsidRPr="00C03D99" w:rsidRDefault="00C03D99" w:rsidP="00C03D99">
      <w:pPr>
        <w:pStyle w:val="NormalWeb"/>
        <w:shd w:val="clear" w:color="auto" w:fill="FFFFFF"/>
        <w:spacing w:before="0" w:beforeAutospacing="0" w:after="0" w:afterAutospacing="0"/>
        <w:rPr>
          <w:ins w:id="1503" w:author="Sumeet" w:date="2026-05-24T20:51:00Z" w16du:dateUtc="2026-05-25T01:51:00Z"/>
          <w:rFonts w:ascii="Calibri" w:hAnsi="Calibri" w:cs="Calibri"/>
          <w:color w:val="000000"/>
          <w:sz w:val="20"/>
          <w:szCs w:val="20"/>
          <w:rPrChange w:id="1504" w:author="Sumeet" w:date="2026-05-24T20:51:00Z" w16du:dateUtc="2026-05-25T01:51:00Z">
            <w:rPr>
              <w:ins w:id="1505" w:author="Sumeet" w:date="2026-05-24T20:51:00Z" w16du:dateUtc="2026-05-25T01:51:00Z"/>
              <w:rFonts w:ascii="Calibri" w:hAnsi="Calibri" w:cs="Calibri"/>
              <w:color w:val="000000"/>
            </w:rPr>
          </w:rPrChange>
        </w:rPr>
      </w:pPr>
      <w:ins w:id="1506" w:author="Sumeet" w:date="2026-05-24T20:51:00Z" w16du:dateUtc="2026-05-25T01:51:00Z">
        <w:r w:rsidRPr="00C03D99">
          <w:rPr>
            <w:rFonts w:ascii="Calibri" w:hAnsi="Calibri" w:cs="Calibri"/>
            <w:color w:val="000000"/>
            <w:sz w:val="20"/>
            <w:szCs w:val="20"/>
            <w:rPrChange w:id="1507" w:author="Sumeet" w:date="2026-05-24T20:51:00Z" w16du:dateUtc="2026-05-25T01:51:00Z">
              <w:rPr>
                <w:rFonts w:ascii="Calibri" w:hAnsi="Calibri" w:cs="Calibri"/>
                <w:color w:val="000000"/>
              </w:rPr>
            </w:rPrChange>
          </w:rPr>
          <w:t>Then the system shall show only published Org Care Plans</w:t>
        </w:r>
      </w:ins>
    </w:p>
    <w:p w14:paraId="0B5B7A42" w14:textId="77777777" w:rsidR="00C03D99" w:rsidRPr="00C03D99" w:rsidRDefault="00C03D99" w:rsidP="00C03D99">
      <w:pPr>
        <w:pStyle w:val="NormalWeb"/>
        <w:shd w:val="clear" w:color="auto" w:fill="FFFFFF"/>
        <w:spacing w:before="0" w:beforeAutospacing="0" w:after="0" w:afterAutospacing="0"/>
        <w:rPr>
          <w:ins w:id="1508" w:author="Sumeet" w:date="2026-05-24T20:51:00Z" w16du:dateUtc="2026-05-25T01:51:00Z"/>
          <w:rFonts w:ascii="Calibri" w:hAnsi="Calibri" w:cs="Calibri"/>
          <w:color w:val="000000"/>
          <w:sz w:val="20"/>
          <w:szCs w:val="20"/>
          <w:rPrChange w:id="1509" w:author="Sumeet" w:date="2026-05-24T20:51:00Z" w16du:dateUtc="2026-05-25T01:51:00Z">
            <w:rPr>
              <w:ins w:id="1510" w:author="Sumeet" w:date="2026-05-24T20:51:00Z" w16du:dateUtc="2026-05-25T01:51:00Z"/>
              <w:rFonts w:ascii="Calibri" w:hAnsi="Calibri" w:cs="Calibri"/>
              <w:color w:val="000000"/>
            </w:rPr>
          </w:rPrChange>
        </w:rPr>
      </w:pPr>
      <w:ins w:id="1511" w:author="Sumeet" w:date="2026-05-24T20:51:00Z" w16du:dateUtc="2026-05-25T01:51:00Z">
        <w:r w:rsidRPr="00C03D99">
          <w:rPr>
            <w:rFonts w:ascii="Calibri" w:hAnsi="Calibri" w:cs="Calibri"/>
            <w:color w:val="000000"/>
            <w:sz w:val="20"/>
            <w:szCs w:val="20"/>
            <w:rPrChange w:id="1512" w:author="Sumeet" w:date="2026-05-24T20:51:00Z" w16du:dateUtc="2026-05-25T01:51:00Z">
              <w:rPr>
                <w:rFonts w:ascii="Calibri" w:hAnsi="Calibri" w:cs="Calibri"/>
                <w:color w:val="000000"/>
              </w:rPr>
            </w:rPrChange>
          </w:rPr>
          <w:t>And shall not show Platform Masters, Org Masters, Org Templates, drafts, in-review, inactive, or cross-org records.</w:t>
        </w:r>
      </w:ins>
    </w:p>
    <w:p w14:paraId="4F6DF896" w14:textId="77777777" w:rsidR="00C03D99" w:rsidRPr="00C03D99" w:rsidRDefault="00C03D99" w:rsidP="00C03D99">
      <w:pPr>
        <w:pStyle w:val="NormalWeb"/>
        <w:shd w:val="clear" w:color="auto" w:fill="FFFFFF"/>
        <w:spacing w:before="0" w:beforeAutospacing="0" w:after="0" w:afterAutospacing="0"/>
        <w:rPr>
          <w:ins w:id="1513" w:author="Sumeet" w:date="2026-05-24T20:51:00Z" w16du:dateUtc="2026-05-25T01:51:00Z"/>
          <w:rFonts w:ascii="Calibri" w:hAnsi="Calibri" w:cs="Calibri"/>
          <w:color w:val="000000"/>
          <w:sz w:val="20"/>
          <w:szCs w:val="20"/>
          <w:rPrChange w:id="1514" w:author="Sumeet" w:date="2026-05-24T20:51:00Z" w16du:dateUtc="2026-05-25T01:51:00Z">
            <w:rPr>
              <w:ins w:id="1515" w:author="Sumeet" w:date="2026-05-24T20:51:00Z" w16du:dateUtc="2026-05-25T01:51:00Z"/>
              <w:rFonts w:ascii="Calibri" w:hAnsi="Calibri" w:cs="Calibri"/>
              <w:color w:val="000000"/>
            </w:rPr>
          </w:rPrChange>
        </w:rPr>
      </w:pPr>
      <w:ins w:id="1516" w:author="Sumeet" w:date="2026-05-24T20:51:00Z" w16du:dateUtc="2026-05-25T01:51:00Z">
        <w:r w:rsidRPr="00C03D99">
          <w:rPr>
            <w:rFonts w:ascii="Calibri" w:hAnsi="Calibri" w:cs="Calibri"/>
            <w:b/>
            <w:bCs/>
            <w:color w:val="000000"/>
            <w:sz w:val="20"/>
            <w:szCs w:val="20"/>
            <w:rPrChange w:id="1517" w:author="Sumeet" w:date="2026-05-24T20:51:00Z" w16du:dateUtc="2026-05-25T01:51:00Z">
              <w:rPr>
                <w:rFonts w:ascii="Calibri" w:hAnsi="Calibri" w:cs="Calibri"/>
                <w:b/>
                <w:bCs/>
                <w:color w:val="000000"/>
              </w:rPr>
            </w:rPrChange>
          </w:rPr>
          <w:t>Scenario 6 — Runtime uses linked care plan version</w:t>
        </w:r>
      </w:ins>
    </w:p>
    <w:p w14:paraId="48E67EB0" w14:textId="77777777" w:rsidR="00C03D99" w:rsidRPr="00C03D99" w:rsidRDefault="00C03D99" w:rsidP="00C03D99">
      <w:pPr>
        <w:pStyle w:val="NormalWeb"/>
        <w:shd w:val="clear" w:color="auto" w:fill="FFFFFF"/>
        <w:spacing w:before="0" w:beforeAutospacing="0" w:after="0" w:afterAutospacing="0"/>
        <w:rPr>
          <w:ins w:id="1518" w:author="Sumeet" w:date="2026-05-24T20:51:00Z" w16du:dateUtc="2026-05-25T01:51:00Z"/>
          <w:rFonts w:ascii="Calibri" w:hAnsi="Calibri" w:cs="Calibri"/>
          <w:color w:val="000000"/>
          <w:sz w:val="20"/>
          <w:szCs w:val="20"/>
          <w:rPrChange w:id="1519" w:author="Sumeet" w:date="2026-05-24T20:51:00Z" w16du:dateUtc="2026-05-25T01:51:00Z">
            <w:rPr>
              <w:ins w:id="1520" w:author="Sumeet" w:date="2026-05-24T20:51:00Z" w16du:dateUtc="2026-05-25T01:51:00Z"/>
              <w:rFonts w:ascii="Calibri" w:hAnsi="Calibri" w:cs="Calibri"/>
              <w:color w:val="000000"/>
            </w:rPr>
          </w:rPrChange>
        </w:rPr>
      </w:pPr>
      <w:ins w:id="1521" w:author="Sumeet" w:date="2026-05-24T20:51:00Z" w16du:dateUtc="2026-05-25T01:51:00Z">
        <w:r w:rsidRPr="00C03D99">
          <w:rPr>
            <w:rFonts w:ascii="Calibri" w:hAnsi="Calibri" w:cs="Calibri"/>
            <w:color w:val="000000"/>
            <w:sz w:val="20"/>
            <w:szCs w:val="20"/>
            <w:rPrChange w:id="1522" w:author="Sumeet" w:date="2026-05-24T20:51:00Z" w16du:dateUtc="2026-05-25T01:51:00Z">
              <w:rPr>
                <w:rFonts w:ascii="Calibri" w:hAnsi="Calibri" w:cs="Calibri"/>
                <w:color w:val="000000"/>
              </w:rPr>
            </w:rPrChange>
          </w:rPr>
          <w:t>Given a package is assigned to a patient</w:t>
        </w:r>
      </w:ins>
    </w:p>
    <w:p w14:paraId="4D970ADE" w14:textId="77777777" w:rsidR="00C03D99" w:rsidRPr="00C03D99" w:rsidRDefault="00C03D99" w:rsidP="00C03D99">
      <w:pPr>
        <w:pStyle w:val="NormalWeb"/>
        <w:shd w:val="clear" w:color="auto" w:fill="FFFFFF"/>
        <w:spacing w:before="0" w:beforeAutospacing="0" w:after="0" w:afterAutospacing="0"/>
        <w:rPr>
          <w:ins w:id="1523" w:author="Sumeet" w:date="2026-05-24T20:51:00Z" w16du:dateUtc="2026-05-25T01:51:00Z"/>
          <w:rFonts w:ascii="Calibri" w:hAnsi="Calibri" w:cs="Calibri"/>
          <w:color w:val="000000"/>
          <w:sz w:val="20"/>
          <w:szCs w:val="20"/>
          <w:rPrChange w:id="1524" w:author="Sumeet" w:date="2026-05-24T20:51:00Z" w16du:dateUtc="2026-05-25T01:51:00Z">
            <w:rPr>
              <w:ins w:id="1525" w:author="Sumeet" w:date="2026-05-24T20:51:00Z" w16du:dateUtc="2026-05-25T01:51:00Z"/>
              <w:rFonts w:ascii="Calibri" w:hAnsi="Calibri" w:cs="Calibri"/>
              <w:color w:val="000000"/>
            </w:rPr>
          </w:rPrChange>
        </w:rPr>
      </w:pPr>
      <w:ins w:id="1526" w:author="Sumeet" w:date="2026-05-24T20:51:00Z" w16du:dateUtc="2026-05-25T01:51:00Z">
        <w:r w:rsidRPr="00C03D99">
          <w:rPr>
            <w:rFonts w:ascii="Calibri" w:hAnsi="Calibri" w:cs="Calibri"/>
            <w:color w:val="000000"/>
            <w:sz w:val="20"/>
            <w:szCs w:val="20"/>
            <w:rPrChange w:id="1527" w:author="Sumeet" w:date="2026-05-24T20:51:00Z" w16du:dateUtc="2026-05-25T01:51:00Z">
              <w:rPr>
                <w:rFonts w:ascii="Calibri" w:hAnsi="Calibri" w:cs="Calibri"/>
                <w:color w:val="000000"/>
              </w:rPr>
            </w:rPrChange>
          </w:rPr>
          <w:t>When the package has a linked published Org Care Plan Version</w:t>
        </w:r>
      </w:ins>
    </w:p>
    <w:p w14:paraId="3688B3D3" w14:textId="77777777" w:rsidR="00C03D99" w:rsidRPr="00C03D99" w:rsidRDefault="00C03D99" w:rsidP="00C03D99">
      <w:pPr>
        <w:pStyle w:val="NormalWeb"/>
        <w:shd w:val="clear" w:color="auto" w:fill="FFFFFF"/>
        <w:spacing w:before="0" w:beforeAutospacing="0" w:after="0" w:afterAutospacing="0"/>
        <w:rPr>
          <w:ins w:id="1528" w:author="Sumeet" w:date="2026-05-24T20:51:00Z" w16du:dateUtc="2026-05-25T01:51:00Z"/>
          <w:rFonts w:ascii="Calibri" w:hAnsi="Calibri" w:cs="Calibri"/>
          <w:color w:val="000000"/>
          <w:sz w:val="20"/>
          <w:szCs w:val="20"/>
          <w:rPrChange w:id="1529" w:author="Sumeet" w:date="2026-05-24T20:51:00Z" w16du:dateUtc="2026-05-25T01:51:00Z">
            <w:rPr>
              <w:ins w:id="1530" w:author="Sumeet" w:date="2026-05-24T20:51:00Z" w16du:dateUtc="2026-05-25T01:51:00Z"/>
              <w:rFonts w:ascii="Calibri" w:hAnsi="Calibri" w:cs="Calibri"/>
              <w:color w:val="000000"/>
            </w:rPr>
          </w:rPrChange>
        </w:rPr>
      </w:pPr>
      <w:ins w:id="1531" w:author="Sumeet" w:date="2026-05-24T20:51:00Z" w16du:dateUtc="2026-05-25T01:51:00Z">
        <w:r w:rsidRPr="00C03D99">
          <w:rPr>
            <w:rFonts w:ascii="Calibri" w:hAnsi="Calibri" w:cs="Calibri"/>
            <w:color w:val="000000"/>
            <w:sz w:val="20"/>
            <w:szCs w:val="20"/>
            <w:rPrChange w:id="1532" w:author="Sumeet" w:date="2026-05-24T20:51:00Z" w16du:dateUtc="2026-05-25T01:51:00Z">
              <w:rPr>
                <w:rFonts w:ascii="Calibri" w:hAnsi="Calibri" w:cs="Calibri"/>
                <w:color w:val="000000"/>
              </w:rPr>
            </w:rPrChange>
          </w:rPr>
          <w:t>Then Care Plan Runtime shall create the patient Care Plan Instance using that exact linked version. </w:t>
        </w:r>
      </w:ins>
    </w:p>
    <w:p w14:paraId="356782F0" w14:textId="77777777" w:rsidR="00C03D99" w:rsidRPr="00C03D99" w:rsidRDefault="00C03D99" w:rsidP="00C03D99">
      <w:pPr>
        <w:pStyle w:val="NormalWeb"/>
        <w:shd w:val="clear" w:color="auto" w:fill="FFFFFF"/>
        <w:spacing w:before="0" w:beforeAutospacing="0" w:after="0" w:afterAutospacing="0"/>
        <w:rPr>
          <w:ins w:id="1533" w:author="Sumeet" w:date="2026-05-24T20:51:00Z" w16du:dateUtc="2026-05-25T01:51:00Z"/>
          <w:rFonts w:ascii="Calibri" w:hAnsi="Calibri" w:cs="Calibri"/>
          <w:color w:val="000000"/>
          <w:sz w:val="20"/>
          <w:szCs w:val="20"/>
          <w:rPrChange w:id="1534" w:author="Sumeet" w:date="2026-05-24T20:51:00Z" w16du:dateUtc="2026-05-25T01:51:00Z">
            <w:rPr>
              <w:ins w:id="1535" w:author="Sumeet" w:date="2026-05-24T20:51:00Z" w16du:dateUtc="2026-05-25T01:51:00Z"/>
              <w:rFonts w:ascii="Calibri" w:hAnsi="Calibri" w:cs="Calibri"/>
              <w:color w:val="000000"/>
            </w:rPr>
          </w:rPrChange>
        </w:rPr>
      </w:pPr>
      <w:ins w:id="1536" w:author="Sumeet" w:date="2026-05-24T20:51:00Z" w16du:dateUtc="2026-05-25T01:51:00Z">
        <w:r w:rsidRPr="00C03D99">
          <w:rPr>
            <w:rFonts w:ascii="Calibri" w:hAnsi="Calibri" w:cs="Calibri"/>
            <w:color w:val="000000"/>
            <w:sz w:val="20"/>
            <w:szCs w:val="20"/>
            <w:rPrChange w:id="1537" w:author="Sumeet" w:date="2026-05-24T20:51:00Z" w16du:dateUtc="2026-05-25T01:51:00Z">
              <w:rPr>
                <w:rFonts w:ascii="Calibri" w:hAnsi="Calibri" w:cs="Calibri"/>
                <w:color w:val="000000"/>
              </w:rPr>
            </w:rPrChange>
          </w:rPr>
          <w:t> </w:t>
        </w:r>
      </w:ins>
    </w:p>
    <w:p w14:paraId="5F17107F" w14:textId="77777777" w:rsidR="00C03D99" w:rsidRPr="00C03D99" w:rsidRDefault="00C03D99" w:rsidP="00C03D99">
      <w:pPr>
        <w:pStyle w:val="NormalWeb"/>
        <w:shd w:val="clear" w:color="auto" w:fill="FFFFFF"/>
        <w:spacing w:before="0" w:beforeAutospacing="0" w:after="0" w:afterAutospacing="0"/>
        <w:rPr>
          <w:ins w:id="1538" w:author="Sumeet" w:date="2026-05-24T20:51:00Z" w16du:dateUtc="2026-05-25T01:51:00Z"/>
          <w:rFonts w:ascii="Calibri" w:hAnsi="Calibri" w:cs="Calibri"/>
          <w:color w:val="000000"/>
          <w:sz w:val="20"/>
          <w:szCs w:val="20"/>
          <w:rPrChange w:id="1539" w:author="Sumeet" w:date="2026-05-24T20:51:00Z" w16du:dateUtc="2026-05-25T01:51:00Z">
            <w:rPr>
              <w:ins w:id="1540" w:author="Sumeet" w:date="2026-05-24T20:51:00Z" w16du:dateUtc="2026-05-25T01:51:00Z"/>
              <w:rFonts w:ascii="Calibri" w:hAnsi="Calibri" w:cs="Calibri"/>
              <w:color w:val="000000"/>
            </w:rPr>
          </w:rPrChange>
        </w:rPr>
      </w:pPr>
      <w:ins w:id="1541" w:author="Sumeet" w:date="2026-05-24T20:51:00Z" w16du:dateUtc="2026-05-25T01:51:00Z">
        <w:r w:rsidRPr="00C03D99">
          <w:rPr>
            <w:rFonts w:ascii="Calibri" w:hAnsi="Calibri" w:cs="Calibri"/>
            <w:b/>
            <w:bCs/>
            <w:color w:val="000000"/>
            <w:sz w:val="20"/>
            <w:szCs w:val="20"/>
            <w:rPrChange w:id="1542" w:author="Sumeet" w:date="2026-05-24T20:51:00Z" w16du:dateUtc="2026-05-25T01:51:00Z">
              <w:rPr>
                <w:rFonts w:ascii="Calibri" w:hAnsi="Calibri" w:cs="Calibri"/>
                <w:b/>
                <w:bCs/>
                <w:color w:val="000000"/>
              </w:rPr>
            </w:rPrChange>
          </w:rPr>
          <w:t>Addendum Requirement Text</w:t>
        </w:r>
      </w:ins>
    </w:p>
    <w:p w14:paraId="12E0B3C7" w14:textId="77777777" w:rsidR="00C03D99" w:rsidRPr="00C03D99" w:rsidRDefault="00C03D99" w:rsidP="00C03D99">
      <w:pPr>
        <w:pStyle w:val="NormalWeb"/>
        <w:shd w:val="clear" w:color="auto" w:fill="FFFFFF"/>
        <w:spacing w:before="0" w:beforeAutospacing="0" w:after="0" w:afterAutospacing="0"/>
        <w:ind w:left="540"/>
        <w:rPr>
          <w:ins w:id="1543" w:author="Sumeet" w:date="2026-05-24T20:51:00Z" w16du:dateUtc="2026-05-25T01:51:00Z"/>
          <w:rFonts w:ascii="Calibri" w:hAnsi="Calibri" w:cs="Calibri"/>
          <w:color w:val="000000"/>
          <w:sz w:val="20"/>
          <w:szCs w:val="20"/>
          <w:rPrChange w:id="1544" w:author="Sumeet" w:date="2026-05-24T20:51:00Z" w16du:dateUtc="2026-05-25T01:51:00Z">
            <w:rPr>
              <w:ins w:id="1545" w:author="Sumeet" w:date="2026-05-24T20:51:00Z" w16du:dateUtc="2026-05-25T01:51:00Z"/>
              <w:rFonts w:ascii="Calibri" w:hAnsi="Calibri" w:cs="Calibri"/>
              <w:color w:val="000000"/>
            </w:rPr>
          </w:rPrChange>
        </w:rPr>
      </w:pPr>
      <w:ins w:id="1546" w:author="Sumeet" w:date="2026-05-24T20:51:00Z" w16du:dateUtc="2026-05-25T01:51:00Z">
        <w:r w:rsidRPr="00C03D99">
          <w:rPr>
            <w:rFonts w:ascii="Calibri" w:hAnsi="Calibri" w:cs="Calibri"/>
            <w:color w:val="000000"/>
            <w:sz w:val="20"/>
            <w:szCs w:val="20"/>
            <w:rPrChange w:id="1547" w:author="Sumeet" w:date="2026-05-24T20:51:00Z" w16du:dateUtc="2026-05-25T01:51:00Z">
              <w:rPr>
                <w:rFonts w:ascii="Calibri" w:hAnsi="Calibri" w:cs="Calibri"/>
                <w:color w:val="000000"/>
              </w:rPr>
            </w:rPrChange>
          </w:rPr>
          <w:t>Template Service shall support a four-level hierarchy: Platform Master, Org Master, Org Template, and Org Care Plan. Platform Masters are created and managed by Super Admin. Org Masters are derived or enabled from Platform Masters for a specific organization and are visible only within that organization. Org users may create Org Templates from Org Masters for specific programs or conditions. Org users may then create actual Org Care Plans from Org Templates by condition, duration, and version. Org Care Plans contain the actual configured goals, tasks, monitoring, symptoms, follow-up rules, and other care-plan details required for execution. Only published Org Care Plan versions shall be eligible for package linking. Platform Masters, Org Masters, and Org Templates shall not be directly linkable to packages.</w:t>
        </w:r>
      </w:ins>
    </w:p>
    <w:p w14:paraId="515D9263" w14:textId="77777777" w:rsidR="00C03D99" w:rsidRPr="00C03D99" w:rsidRDefault="00C03D99" w:rsidP="00C03D99">
      <w:pPr>
        <w:rPr>
          <w:ins w:id="1548" w:author="Sumeet" w:date="2026-05-24T20:51:00Z" w16du:dateUtc="2026-05-25T01:51:00Z"/>
          <w:rFonts w:ascii="Calibri" w:hAnsi="Calibri" w:cs="Calibri"/>
          <w:sz w:val="20"/>
          <w:szCs w:val="20"/>
          <w:rPrChange w:id="1549" w:author="Sumeet" w:date="2026-05-24T20:51:00Z" w16du:dateUtc="2026-05-25T01:51:00Z">
            <w:rPr>
              <w:ins w:id="1550" w:author="Sumeet" w:date="2026-05-24T20:51:00Z" w16du:dateUtc="2026-05-25T01:51:00Z"/>
            </w:rPr>
          </w:rPrChange>
        </w:rPr>
      </w:pPr>
    </w:p>
    <w:p w14:paraId="54FF1D4E" w14:textId="77777777" w:rsidR="00C03D99" w:rsidRPr="00C03D99" w:rsidRDefault="00C03D99">
      <w:pPr>
        <w:rPr>
          <w:rFonts w:ascii="Calibri" w:hAnsi="Calibri" w:cs="Calibri"/>
          <w:sz w:val="20"/>
          <w:szCs w:val="20"/>
          <w:rPrChange w:id="1551" w:author="Sumeet" w:date="2026-05-24T20:51:00Z" w16du:dateUtc="2026-05-25T01:51:00Z">
            <w:rPr>
              <w:rFonts w:ascii="Calibri" w:hAnsi="Calibri" w:cs="Calibri"/>
              <w:sz w:val="18"/>
              <w:szCs w:val="18"/>
            </w:rPr>
          </w:rPrChange>
        </w:rPr>
        <w:pPrChange w:id="1552" w:author="Sumeet" w:date="2026-05-24T20:51:00Z" w16du:dateUtc="2026-05-25T01:51:00Z">
          <w:pPr>
            <w:pStyle w:val="Heading1"/>
          </w:pPr>
        </w:pPrChange>
      </w:pPr>
    </w:p>
    <w:sectPr w:rsidR="00C03D99" w:rsidRPr="00C03D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DD6A0" w14:textId="77777777" w:rsidR="0036142F" w:rsidRDefault="0036142F" w:rsidP="002F2DB8">
      <w:r>
        <w:separator/>
      </w:r>
    </w:p>
  </w:endnote>
  <w:endnote w:type="continuationSeparator" w:id="0">
    <w:p w14:paraId="783AF6B7" w14:textId="77777777" w:rsidR="0036142F" w:rsidRDefault="0036142F" w:rsidP="002F2D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80779" w14:textId="77777777" w:rsidR="0036142F" w:rsidRDefault="0036142F" w:rsidP="002F2DB8">
      <w:r>
        <w:separator/>
      </w:r>
    </w:p>
  </w:footnote>
  <w:footnote w:type="continuationSeparator" w:id="0">
    <w:p w14:paraId="5E94768D" w14:textId="77777777" w:rsidR="0036142F" w:rsidRDefault="0036142F" w:rsidP="002F2D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291"/>
    <w:multiLevelType w:val="hybridMultilevel"/>
    <w:tmpl w:val="60FAE21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DD0EBC"/>
    <w:multiLevelType w:val="multilevel"/>
    <w:tmpl w:val="C5F4C928"/>
    <w:lvl w:ilvl="0">
      <w:start w:val="1"/>
      <w:numFmt w:val="bullet"/>
      <w:lvlText w:val=""/>
      <w:lvlJc w:val="left"/>
      <w:pPr>
        <w:tabs>
          <w:tab w:val="num" w:pos="765"/>
        </w:tabs>
        <w:ind w:left="765" w:hanging="360"/>
      </w:pPr>
      <w:rPr>
        <w:rFonts w:ascii="Symbol" w:hAnsi="Symbol" w:hint="default"/>
        <w:sz w:val="20"/>
      </w:rPr>
    </w:lvl>
    <w:lvl w:ilvl="1">
      <w:start w:val="1"/>
      <w:numFmt w:val="bullet"/>
      <w:lvlText w:val="o"/>
      <w:lvlJc w:val="left"/>
      <w:pPr>
        <w:tabs>
          <w:tab w:val="num" w:pos="1485"/>
        </w:tabs>
        <w:ind w:left="1485" w:hanging="360"/>
      </w:pPr>
      <w:rPr>
        <w:rFonts w:ascii="Courier New" w:hAnsi="Courier New" w:hint="default"/>
        <w:sz w:val="20"/>
      </w:rPr>
    </w:lvl>
    <w:lvl w:ilvl="2" w:tentative="1">
      <w:start w:val="1"/>
      <w:numFmt w:val="bullet"/>
      <w:lvlText w:val=""/>
      <w:lvlJc w:val="left"/>
      <w:pPr>
        <w:tabs>
          <w:tab w:val="num" w:pos="2205"/>
        </w:tabs>
        <w:ind w:left="2205" w:hanging="360"/>
      </w:pPr>
      <w:rPr>
        <w:rFonts w:ascii="Wingdings" w:hAnsi="Wingdings" w:hint="default"/>
        <w:sz w:val="20"/>
      </w:rPr>
    </w:lvl>
    <w:lvl w:ilvl="3" w:tentative="1">
      <w:start w:val="1"/>
      <w:numFmt w:val="bullet"/>
      <w:lvlText w:val=""/>
      <w:lvlJc w:val="left"/>
      <w:pPr>
        <w:tabs>
          <w:tab w:val="num" w:pos="2925"/>
        </w:tabs>
        <w:ind w:left="2925" w:hanging="360"/>
      </w:pPr>
      <w:rPr>
        <w:rFonts w:ascii="Wingdings" w:hAnsi="Wingdings" w:hint="default"/>
        <w:sz w:val="20"/>
      </w:rPr>
    </w:lvl>
    <w:lvl w:ilvl="4" w:tentative="1">
      <w:start w:val="1"/>
      <w:numFmt w:val="bullet"/>
      <w:lvlText w:val=""/>
      <w:lvlJc w:val="left"/>
      <w:pPr>
        <w:tabs>
          <w:tab w:val="num" w:pos="3645"/>
        </w:tabs>
        <w:ind w:left="3645" w:hanging="360"/>
      </w:pPr>
      <w:rPr>
        <w:rFonts w:ascii="Wingdings" w:hAnsi="Wingdings" w:hint="default"/>
        <w:sz w:val="20"/>
      </w:rPr>
    </w:lvl>
    <w:lvl w:ilvl="5" w:tentative="1">
      <w:start w:val="1"/>
      <w:numFmt w:val="bullet"/>
      <w:lvlText w:val=""/>
      <w:lvlJc w:val="left"/>
      <w:pPr>
        <w:tabs>
          <w:tab w:val="num" w:pos="4365"/>
        </w:tabs>
        <w:ind w:left="4365" w:hanging="360"/>
      </w:pPr>
      <w:rPr>
        <w:rFonts w:ascii="Wingdings" w:hAnsi="Wingdings" w:hint="default"/>
        <w:sz w:val="20"/>
      </w:rPr>
    </w:lvl>
    <w:lvl w:ilvl="6" w:tentative="1">
      <w:start w:val="1"/>
      <w:numFmt w:val="bullet"/>
      <w:lvlText w:val=""/>
      <w:lvlJc w:val="left"/>
      <w:pPr>
        <w:tabs>
          <w:tab w:val="num" w:pos="5085"/>
        </w:tabs>
        <w:ind w:left="5085" w:hanging="360"/>
      </w:pPr>
      <w:rPr>
        <w:rFonts w:ascii="Wingdings" w:hAnsi="Wingdings" w:hint="default"/>
        <w:sz w:val="20"/>
      </w:rPr>
    </w:lvl>
    <w:lvl w:ilvl="7" w:tentative="1">
      <w:start w:val="1"/>
      <w:numFmt w:val="bullet"/>
      <w:lvlText w:val=""/>
      <w:lvlJc w:val="left"/>
      <w:pPr>
        <w:tabs>
          <w:tab w:val="num" w:pos="5805"/>
        </w:tabs>
        <w:ind w:left="5805" w:hanging="360"/>
      </w:pPr>
      <w:rPr>
        <w:rFonts w:ascii="Wingdings" w:hAnsi="Wingdings" w:hint="default"/>
        <w:sz w:val="20"/>
      </w:rPr>
    </w:lvl>
    <w:lvl w:ilvl="8" w:tentative="1">
      <w:start w:val="1"/>
      <w:numFmt w:val="bullet"/>
      <w:lvlText w:val=""/>
      <w:lvlJc w:val="left"/>
      <w:pPr>
        <w:tabs>
          <w:tab w:val="num" w:pos="6525"/>
        </w:tabs>
        <w:ind w:left="6525" w:hanging="360"/>
      </w:pPr>
      <w:rPr>
        <w:rFonts w:ascii="Wingdings" w:hAnsi="Wingdings" w:hint="default"/>
        <w:sz w:val="20"/>
      </w:rPr>
    </w:lvl>
  </w:abstractNum>
  <w:abstractNum w:abstractNumId="2" w15:restartNumberingAfterBreak="0">
    <w:nsid w:val="02F51A1F"/>
    <w:multiLevelType w:val="multilevel"/>
    <w:tmpl w:val="B792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E671D"/>
    <w:multiLevelType w:val="multilevel"/>
    <w:tmpl w:val="8B46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5B60A3"/>
    <w:multiLevelType w:val="multilevel"/>
    <w:tmpl w:val="3658537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04F8454C"/>
    <w:multiLevelType w:val="multilevel"/>
    <w:tmpl w:val="9120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094581"/>
    <w:multiLevelType w:val="multilevel"/>
    <w:tmpl w:val="2C681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2D2B3A"/>
    <w:multiLevelType w:val="multilevel"/>
    <w:tmpl w:val="2E68D2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7E33C55"/>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51F26"/>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274D1"/>
    <w:multiLevelType w:val="multilevel"/>
    <w:tmpl w:val="AAC491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B656373"/>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C4266"/>
    <w:multiLevelType w:val="multilevel"/>
    <w:tmpl w:val="17B278D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0C0E37D5"/>
    <w:multiLevelType w:val="multilevel"/>
    <w:tmpl w:val="8B46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003C0B"/>
    <w:multiLevelType w:val="multilevel"/>
    <w:tmpl w:val="8B46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285618"/>
    <w:multiLevelType w:val="hybridMultilevel"/>
    <w:tmpl w:val="46743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CE0F69"/>
    <w:multiLevelType w:val="multilevel"/>
    <w:tmpl w:val="8B46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74526F"/>
    <w:multiLevelType w:val="multilevel"/>
    <w:tmpl w:val="826A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CD3B26"/>
    <w:multiLevelType w:val="multilevel"/>
    <w:tmpl w:val="A656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590E5D"/>
    <w:multiLevelType w:val="multilevel"/>
    <w:tmpl w:val="17B278D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0" w15:restartNumberingAfterBreak="0">
    <w:nsid w:val="139451EF"/>
    <w:multiLevelType w:val="hybridMultilevel"/>
    <w:tmpl w:val="55A2B394"/>
    <w:lvl w:ilvl="0" w:tplc="04090001">
      <w:start w:val="1"/>
      <w:numFmt w:val="bullet"/>
      <w:lvlText w:val=""/>
      <w:lvlJc w:val="left"/>
      <w:pPr>
        <w:ind w:left="1125" w:hanging="360"/>
      </w:pPr>
      <w:rPr>
        <w:rFonts w:ascii="Symbol" w:hAnsi="Symbol" w:hint="default"/>
      </w:rPr>
    </w:lvl>
    <w:lvl w:ilvl="1" w:tplc="04090003">
      <w:start w:val="1"/>
      <w:numFmt w:val="bullet"/>
      <w:lvlText w:val="o"/>
      <w:lvlJc w:val="left"/>
      <w:pPr>
        <w:ind w:left="1845" w:hanging="360"/>
      </w:pPr>
      <w:rPr>
        <w:rFonts w:ascii="Courier New" w:hAnsi="Courier New" w:cs="Courier New" w:hint="default"/>
      </w:rPr>
    </w:lvl>
    <w:lvl w:ilvl="2" w:tplc="04090005">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1" w15:restartNumberingAfterBreak="0">
    <w:nsid w:val="15B026D5"/>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EA6514"/>
    <w:multiLevelType w:val="multilevel"/>
    <w:tmpl w:val="EF10C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1552A5"/>
    <w:multiLevelType w:val="multilevel"/>
    <w:tmpl w:val="4E742D0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164A4857"/>
    <w:multiLevelType w:val="multilevel"/>
    <w:tmpl w:val="CF98AC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7812A8"/>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E14246"/>
    <w:multiLevelType w:val="multilevel"/>
    <w:tmpl w:val="8B466C9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7" w15:restartNumberingAfterBreak="0">
    <w:nsid w:val="1AB42CAA"/>
    <w:multiLevelType w:val="multilevel"/>
    <w:tmpl w:val="57A0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FD6FCA"/>
    <w:multiLevelType w:val="multilevel"/>
    <w:tmpl w:val="EC00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D41BBB"/>
    <w:multiLevelType w:val="multilevel"/>
    <w:tmpl w:val="2564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E41B53"/>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E31BA0"/>
    <w:multiLevelType w:val="multilevel"/>
    <w:tmpl w:val="216E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972D2B"/>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A507FB"/>
    <w:multiLevelType w:val="multilevel"/>
    <w:tmpl w:val="953A3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283954"/>
    <w:multiLevelType w:val="multilevel"/>
    <w:tmpl w:val="3282300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21B6012A"/>
    <w:multiLevelType w:val="multilevel"/>
    <w:tmpl w:val="8B466C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210155"/>
    <w:multiLevelType w:val="multilevel"/>
    <w:tmpl w:val="92BE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694C10"/>
    <w:multiLevelType w:val="multilevel"/>
    <w:tmpl w:val="8B466C9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8" w15:restartNumberingAfterBreak="0">
    <w:nsid w:val="233A3007"/>
    <w:multiLevelType w:val="multilevel"/>
    <w:tmpl w:val="5B7E52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25432EB3"/>
    <w:multiLevelType w:val="multilevel"/>
    <w:tmpl w:val="993C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F27028"/>
    <w:multiLevelType w:val="multilevel"/>
    <w:tmpl w:val="8B466C98"/>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tabs>
          <w:tab w:val="num" w:pos="720"/>
        </w:tabs>
        <w:ind w:left="720" w:hanging="360"/>
      </w:pPr>
      <w:rPr>
        <w:rFonts w:ascii="Symbol" w:hAnsi="Symbol" w:hint="default"/>
        <w:sz w:val="20"/>
      </w:rPr>
    </w:lvl>
    <w:lvl w:ilvl="2">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41" w15:restartNumberingAfterBreak="0">
    <w:nsid w:val="261D57E5"/>
    <w:multiLevelType w:val="multilevel"/>
    <w:tmpl w:val="5BC64E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26E42FFC"/>
    <w:multiLevelType w:val="multilevel"/>
    <w:tmpl w:val="32266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372BE7"/>
    <w:multiLevelType w:val="multilevel"/>
    <w:tmpl w:val="F1E2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84C1834"/>
    <w:multiLevelType w:val="multilevel"/>
    <w:tmpl w:val="8B466C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8AC004E"/>
    <w:multiLevelType w:val="multilevel"/>
    <w:tmpl w:val="B362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FC0467"/>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7A6A0E"/>
    <w:multiLevelType w:val="multilevel"/>
    <w:tmpl w:val="8B46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B133E16"/>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1A3554"/>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3D0A0D"/>
    <w:multiLevelType w:val="hybridMultilevel"/>
    <w:tmpl w:val="8CDC39D2"/>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51" w15:restartNumberingAfterBreak="0">
    <w:nsid w:val="2CD65580"/>
    <w:multiLevelType w:val="multilevel"/>
    <w:tmpl w:val="91E6AFD8"/>
    <w:lvl w:ilvl="0">
      <w:start w:val="1"/>
      <w:numFmt w:val="bullet"/>
      <w:lvlText w:val=""/>
      <w:lvlJc w:val="left"/>
      <w:pPr>
        <w:tabs>
          <w:tab w:val="num" w:pos="900"/>
        </w:tabs>
        <w:ind w:left="900" w:hanging="360"/>
      </w:pPr>
      <w:rPr>
        <w:rFonts w:ascii="Symbol" w:hAnsi="Symbol" w:hint="default"/>
        <w:sz w:val="20"/>
      </w:rPr>
    </w:lvl>
    <w:lvl w:ilvl="1">
      <w:start w:val="1"/>
      <w:numFmt w:val="bullet"/>
      <w:lvlText w:val=""/>
      <w:lvlJc w:val="left"/>
      <w:pPr>
        <w:tabs>
          <w:tab w:val="num" w:pos="1620"/>
        </w:tabs>
        <w:ind w:left="1620" w:hanging="360"/>
      </w:pPr>
      <w:rPr>
        <w:rFonts w:ascii="Symbol" w:hAnsi="Symbol" w:hint="default"/>
        <w:sz w:val="20"/>
      </w:rPr>
    </w:lvl>
    <w:lvl w:ilvl="2" w:tentative="1">
      <w:start w:val="1"/>
      <w:numFmt w:val="bullet"/>
      <w:lvlText w:val=""/>
      <w:lvlJc w:val="left"/>
      <w:pPr>
        <w:tabs>
          <w:tab w:val="num" w:pos="2340"/>
        </w:tabs>
        <w:ind w:left="2340" w:hanging="360"/>
      </w:pPr>
      <w:rPr>
        <w:rFonts w:ascii="Symbol" w:hAnsi="Symbol" w:hint="default"/>
        <w:sz w:val="20"/>
      </w:rPr>
    </w:lvl>
    <w:lvl w:ilvl="3" w:tentative="1">
      <w:start w:val="1"/>
      <w:numFmt w:val="bullet"/>
      <w:lvlText w:val=""/>
      <w:lvlJc w:val="left"/>
      <w:pPr>
        <w:tabs>
          <w:tab w:val="num" w:pos="3060"/>
        </w:tabs>
        <w:ind w:left="3060" w:hanging="360"/>
      </w:pPr>
      <w:rPr>
        <w:rFonts w:ascii="Symbol" w:hAnsi="Symbol" w:hint="default"/>
        <w:sz w:val="20"/>
      </w:rPr>
    </w:lvl>
    <w:lvl w:ilvl="4" w:tentative="1">
      <w:start w:val="1"/>
      <w:numFmt w:val="bullet"/>
      <w:lvlText w:val=""/>
      <w:lvlJc w:val="left"/>
      <w:pPr>
        <w:tabs>
          <w:tab w:val="num" w:pos="3780"/>
        </w:tabs>
        <w:ind w:left="3780" w:hanging="360"/>
      </w:pPr>
      <w:rPr>
        <w:rFonts w:ascii="Symbol" w:hAnsi="Symbol" w:hint="default"/>
        <w:sz w:val="20"/>
      </w:rPr>
    </w:lvl>
    <w:lvl w:ilvl="5" w:tentative="1">
      <w:start w:val="1"/>
      <w:numFmt w:val="bullet"/>
      <w:lvlText w:val=""/>
      <w:lvlJc w:val="left"/>
      <w:pPr>
        <w:tabs>
          <w:tab w:val="num" w:pos="4500"/>
        </w:tabs>
        <w:ind w:left="4500" w:hanging="360"/>
      </w:pPr>
      <w:rPr>
        <w:rFonts w:ascii="Symbol" w:hAnsi="Symbol" w:hint="default"/>
        <w:sz w:val="20"/>
      </w:rPr>
    </w:lvl>
    <w:lvl w:ilvl="6" w:tentative="1">
      <w:start w:val="1"/>
      <w:numFmt w:val="bullet"/>
      <w:lvlText w:val=""/>
      <w:lvlJc w:val="left"/>
      <w:pPr>
        <w:tabs>
          <w:tab w:val="num" w:pos="5220"/>
        </w:tabs>
        <w:ind w:left="5220" w:hanging="360"/>
      </w:pPr>
      <w:rPr>
        <w:rFonts w:ascii="Symbol" w:hAnsi="Symbol" w:hint="default"/>
        <w:sz w:val="20"/>
      </w:rPr>
    </w:lvl>
    <w:lvl w:ilvl="7" w:tentative="1">
      <w:start w:val="1"/>
      <w:numFmt w:val="bullet"/>
      <w:lvlText w:val=""/>
      <w:lvlJc w:val="left"/>
      <w:pPr>
        <w:tabs>
          <w:tab w:val="num" w:pos="5940"/>
        </w:tabs>
        <w:ind w:left="5940" w:hanging="360"/>
      </w:pPr>
      <w:rPr>
        <w:rFonts w:ascii="Symbol" w:hAnsi="Symbol" w:hint="default"/>
        <w:sz w:val="20"/>
      </w:rPr>
    </w:lvl>
    <w:lvl w:ilvl="8" w:tentative="1">
      <w:start w:val="1"/>
      <w:numFmt w:val="bullet"/>
      <w:lvlText w:val=""/>
      <w:lvlJc w:val="left"/>
      <w:pPr>
        <w:tabs>
          <w:tab w:val="num" w:pos="6660"/>
        </w:tabs>
        <w:ind w:left="6660" w:hanging="360"/>
      </w:pPr>
      <w:rPr>
        <w:rFonts w:ascii="Symbol" w:hAnsi="Symbol" w:hint="default"/>
        <w:sz w:val="20"/>
      </w:rPr>
    </w:lvl>
  </w:abstractNum>
  <w:abstractNum w:abstractNumId="52" w15:restartNumberingAfterBreak="0">
    <w:nsid w:val="2D01399C"/>
    <w:multiLevelType w:val="multilevel"/>
    <w:tmpl w:val="0409001D"/>
    <w:styleLink w:val="SumeetRequirement"/>
    <w:lvl w:ilvl="0">
      <w:start w:val="1"/>
      <w:numFmt w:val="decimal"/>
      <w:lvlText w:val="%1)"/>
      <w:lvlJc w:val="left"/>
      <w:pPr>
        <w:ind w:left="360" w:hanging="360"/>
      </w:pPr>
      <w:rPr>
        <w:rFonts w:ascii="Calibri" w:hAnsi="Calibri"/>
        <w:sz w:val="28"/>
      </w:rPr>
    </w:lvl>
    <w:lvl w:ilvl="1">
      <w:start w:val="1"/>
      <w:numFmt w:val="upperRoman"/>
      <w:lvlText w:val="%2"/>
      <w:lvlJc w:val="left"/>
      <w:pPr>
        <w:ind w:left="360" w:hanging="360"/>
      </w:pPr>
      <w:rPr>
        <w:rFonts w:ascii="Calibri" w:hAnsi="Calibri" w:hint="default"/>
        <w:sz w:val="24"/>
      </w:rPr>
    </w:lvl>
    <w:lvl w:ilvl="2">
      <w:start w:val="1"/>
      <w:numFmt w:val="lowerLetter"/>
      <w:lvlText w:val="%3)"/>
      <w:lvlJc w:val="left"/>
      <w:pPr>
        <w:ind w:left="1080" w:hanging="360"/>
      </w:pPr>
      <w:rPr>
        <w:rFonts w:ascii="Calibri" w:hAnsi="Calibri"/>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2ECB6BD9"/>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7F586F"/>
    <w:multiLevelType w:val="multilevel"/>
    <w:tmpl w:val="8B466C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5" w15:restartNumberingAfterBreak="0">
    <w:nsid w:val="30DC11ED"/>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1930A9"/>
    <w:multiLevelType w:val="multilevel"/>
    <w:tmpl w:val="0934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3B200BB"/>
    <w:multiLevelType w:val="hybridMultilevel"/>
    <w:tmpl w:val="4DE24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4572371"/>
    <w:multiLevelType w:val="hybridMultilevel"/>
    <w:tmpl w:val="BFD25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4835694"/>
    <w:multiLevelType w:val="hybridMultilevel"/>
    <w:tmpl w:val="A85669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35891788"/>
    <w:multiLevelType w:val="multilevel"/>
    <w:tmpl w:val="8B46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7B72533"/>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2A5A4A"/>
    <w:multiLevelType w:val="hybridMultilevel"/>
    <w:tmpl w:val="2D7C7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86C47A0"/>
    <w:multiLevelType w:val="multilevel"/>
    <w:tmpl w:val="3C1C50F2"/>
    <w:lvl w:ilvl="0">
      <w:start w:val="1"/>
      <w:numFmt w:val="decimal"/>
      <w:lvlText w:val="%1"/>
      <w:lvlJc w:val="left"/>
      <w:pPr>
        <w:ind w:left="765" w:hanging="405"/>
      </w:pPr>
      <w:rPr>
        <w:rFonts w:hint="default"/>
        <w:sz w:val="20"/>
        <w:szCs w:val="20"/>
      </w:rPr>
    </w:lvl>
    <w:lvl w:ilvl="1">
      <w:start w:val="1"/>
      <w:numFmt w:val="decimal"/>
      <w:lvlText w:val="%1.%2"/>
      <w:lvlJc w:val="left"/>
      <w:pPr>
        <w:ind w:left="765" w:hanging="405"/>
      </w:pPr>
      <w:rPr>
        <w:rFonts w:hint="default"/>
        <w:sz w:val="20"/>
        <w:szCs w:val="20"/>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64" w15:restartNumberingAfterBreak="0">
    <w:nsid w:val="394D70B6"/>
    <w:multiLevelType w:val="multilevel"/>
    <w:tmpl w:val="8E1E9F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D73D1F"/>
    <w:multiLevelType w:val="multilevel"/>
    <w:tmpl w:val="3480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0A390F"/>
    <w:multiLevelType w:val="multilevel"/>
    <w:tmpl w:val="AB72CAC0"/>
    <w:lvl w:ilvl="0">
      <w:start w:val="1"/>
      <w:numFmt w:val="decimal"/>
      <w:lvlText w:val="%1"/>
      <w:lvlJc w:val="left"/>
      <w:pPr>
        <w:ind w:left="405" w:hanging="405"/>
      </w:pPr>
      <w:rPr>
        <w:rFonts w:hint="default"/>
        <w:color w:val="0F4761" w:themeColor="accent1" w:themeShade="BF"/>
        <w:sz w:val="20"/>
        <w:szCs w:val="20"/>
      </w:rPr>
    </w:lvl>
    <w:lvl w:ilvl="1">
      <w:start w:val="1"/>
      <w:numFmt w:val="decimal"/>
      <w:lvlText w:val="%1.%2"/>
      <w:lvlJc w:val="left"/>
      <w:pPr>
        <w:ind w:left="405" w:hanging="405"/>
      </w:pPr>
      <w:rPr>
        <w:rFonts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7" w15:restartNumberingAfterBreak="0">
    <w:nsid w:val="3B113038"/>
    <w:multiLevelType w:val="multilevel"/>
    <w:tmpl w:val="044A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B350EE2"/>
    <w:multiLevelType w:val="multilevel"/>
    <w:tmpl w:val="2764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3F2A9C"/>
    <w:multiLevelType w:val="multilevel"/>
    <w:tmpl w:val="91E6AFD8"/>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70" w15:restartNumberingAfterBreak="0">
    <w:nsid w:val="3BD17D1D"/>
    <w:multiLevelType w:val="multilevel"/>
    <w:tmpl w:val="2FF6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C0C5349"/>
    <w:multiLevelType w:val="multilevel"/>
    <w:tmpl w:val="D1C632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3DE546CE"/>
    <w:multiLevelType w:val="hybridMultilevel"/>
    <w:tmpl w:val="17043A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3E964865"/>
    <w:multiLevelType w:val="multilevel"/>
    <w:tmpl w:val="8B46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1DA0424"/>
    <w:multiLevelType w:val="multilevel"/>
    <w:tmpl w:val="8B466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6753921"/>
    <w:multiLevelType w:val="hybridMultilevel"/>
    <w:tmpl w:val="B776C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6A44CF1"/>
    <w:multiLevelType w:val="multilevel"/>
    <w:tmpl w:val="199C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025109"/>
    <w:multiLevelType w:val="multilevel"/>
    <w:tmpl w:val="8B46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92B4383"/>
    <w:multiLevelType w:val="multilevel"/>
    <w:tmpl w:val="85020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A9862BA"/>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337CA0"/>
    <w:multiLevelType w:val="multilevel"/>
    <w:tmpl w:val="8B466C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C7434AC"/>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9E1D0D"/>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CE4387"/>
    <w:multiLevelType w:val="multilevel"/>
    <w:tmpl w:val="9E80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DE6F40"/>
    <w:multiLevelType w:val="multilevel"/>
    <w:tmpl w:val="88CC7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E666B3"/>
    <w:multiLevelType w:val="multilevel"/>
    <w:tmpl w:val="B4A6F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028663D"/>
    <w:multiLevelType w:val="multilevel"/>
    <w:tmpl w:val="22F8D0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2B541F"/>
    <w:multiLevelType w:val="hybridMultilevel"/>
    <w:tmpl w:val="01C64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0D668B5"/>
    <w:multiLevelType w:val="multilevel"/>
    <w:tmpl w:val="8AC2DB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516851CB"/>
    <w:multiLevelType w:val="multilevel"/>
    <w:tmpl w:val="8B46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2195130"/>
    <w:multiLevelType w:val="hybridMultilevel"/>
    <w:tmpl w:val="E5EE7322"/>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91" w15:restartNumberingAfterBreak="0">
    <w:nsid w:val="53C8653E"/>
    <w:multiLevelType w:val="multilevel"/>
    <w:tmpl w:val="69F2C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EE2058"/>
    <w:multiLevelType w:val="multilevel"/>
    <w:tmpl w:val="8F4484E4"/>
    <w:lvl w:ilvl="0">
      <w:start w:val="1"/>
      <w:numFmt w:val="decimal"/>
      <w:lvlText w:val="%1"/>
      <w:lvlJc w:val="left"/>
      <w:pPr>
        <w:ind w:left="405" w:hanging="405"/>
      </w:pPr>
      <w:rPr>
        <w:rFonts w:hint="default"/>
        <w:color w:val="0F4761" w:themeColor="accent1" w:themeShade="BF"/>
        <w:sz w:val="20"/>
        <w:szCs w:val="20"/>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3" w15:restartNumberingAfterBreak="0">
    <w:nsid w:val="55AB404F"/>
    <w:multiLevelType w:val="multilevel"/>
    <w:tmpl w:val="C31C9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DA631C"/>
    <w:multiLevelType w:val="multilevel"/>
    <w:tmpl w:val="17B278D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5" w15:restartNumberingAfterBreak="0">
    <w:nsid w:val="562F1BD4"/>
    <w:multiLevelType w:val="multilevel"/>
    <w:tmpl w:val="9C14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BC7820"/>
    <w:multiLevelType w:val="multilevel"/>
    <w:tmpl w:val="6A90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BE247B7"/>
    <w:multiLevelType w:val="multilevel"/>
    <w:tmpl w:val="8B466C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E437D9E"/>
    <w:multiLevelType w:val="multilevel"/>
    <w:tmpl w:val="C764F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A64F63"/>
    <w:multiLevelType w:val="multilevel"/>
    <w:tmpl w:val="911443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0" w15:restartNumberingAfterBreak="0">
    <w:nsid w:val="5F003C15"/>
    <w:multiLevelType w:val="multilevel"/>
    <w:tmpl w:val="61C2CB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4815E5"/>
    <w:multiLevelType w:val="multilevel"/>
    <w:tmpl w:val="45D8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F630A8"/>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0C7DB6"/>
    <w:multiLevelType w:val="multilevel"/>
    <w:tmpl w:val="8B46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6A93D64"/>
    <w:multiLevelType w:val="multilevel"/>
    <w:tmpl w:val="D72651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67520467"/>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9916F3"/>
    <w:multiLevelType w:val="multilevel"/>
    <w:tmpl w:val="49B2C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D633FB8"/>
    <w:multiLevelType w:val="multilevel"/>
    <w:tmpl w:val="4E742D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8" w15:restartNumberingAfterBreak="0">
    <w:nsid w:val="6F54296D"/>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2A2FCF"/>
    <w:multiLevelType w:val="multilevel"/>
    <w:tmpl w:val="8B46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1E816FF"/>
    <w:multiLevelType w:val="multilevel"/>
    <w:tmpl w:val="E834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DF270B"/>
    <w:multiLevelType w:val="multilevel"/>
    <w:tmpl w:val="3B2A20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2" w15:restartNumberingAfterBreak="0">
    <w:nsid w:val="7426381E"/>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593B31"/>
    <w:multiLevelType w:val="multilevel"/>
    <w:tmpl w:val="8B466C9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4" w15:restartNumberingAfterBreak="0">
    <w:nsid w:val="7677762E"/>
    <w:multiLevelType w:val="multilevel"/>
    <w:tmpl w:val="4E7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065C05"/>
    <w:multiLevelType w:val="multilevel"/>
    <w:tmpl w:val="4E742D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6" w15:restartNumberingAfterBreak="0">
    <w:nsid w:val="7AB424B2"/>
    <w:multiLevelType w:val="multilevel"/>
    <w:tmpl w:val="160E93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7" w15:restartNumberingAfterBreak="0">
    <w:nsid w:val="7BA42909"/>
    <w:multiLevelType w:val="multilevel"/>
    <w:tmpl w:val="17B278D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8" w15:restartNumberingAfterBreak="0">
    <w:nsid w:val="7C675333"/>
    <w:multiLevelType w:val="hybridMultilevel"/>
    <w:tmpl w:val="19E48F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7CE35FC4"/>
    <w:multiLevelType w:val="hybridMultilevel"/>
    <w:tmpl w:val="491C34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7D98028A"/>
    <w:multiLevelType w:val="multilevel"/>
    <w:tmpl w:val="0BB8D2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814789500">
    <w:abstractNumId w:val="52"/>
  </w:num>
  <w:num w:numId="2" w16cid:durableId="2096200163">
    <w:abstractNumId w:val="85"/>
    <w:lvlOverride w:ilvl="0">
      <w:startOverride w:val="1"/>
    </w:lvlOverride>
  </w:num>
  <w:num w:numId="3" w16cid:durableId="1109937019">
    <w:abstractNumId w:val="4"/>
  </w:num>
  <w:num w:numId="4" w16cid:durableId="1292126667">
    <w:abstractNumId w:val="5"/>
  </w:num>
  <w:num w:numId="5" w16cid:durableId="751968747">
    <w:abstractNumId w:val="70"/>
  </w:num>
  <w:num w:numId="6" w16cid:durableId="1280259069">
    <w:abstractNumId w:val="44"/>
  </w:num>
  <w:num w:numId="7" w16cid:durableId="100684002">
    <w:abstractNumId w:val="17"/>
  </w:num>
  <w:num w:numId="8" w16cid:durableId="1506020772">
    <w:abstractNumId w:val="6"/>
  </w:num>
  <w:num w:numId="9" w16cid:durableId="1007516835">
    <w:abstractNumId w:val="66"/>
  </w:num>
  <w:num w:numId="10" w16cid:durableId="212233827">
    <w:abstractNumId w:val="20"/>
  </w:num>
  <w:num w:numId="11" w16cid:durableId="2016036395">
    <w:abstractNumId w:val="50"/>
  </w:num>
  <w:num w:numId="12" w16cid:durableId="1199008065">
    <w:abstractNumId w:val="59"/>
  </w:num>
  <w:num w:numId="13" w16cid:durableId="1754350136">
    <w:abstractNumId w:val="98"/>
  </w:num>
  <w:num w:numId="14" w16cid:durableId="2088259536">
    <w:abstractNumId w:val="110"/>
  </w:num>
  <w:num w:numId="15" w16cid:durableId="1385763151">
    <w:abstractNumId w:val="42"/>
  </w:num>
  <w:num w:numId="16" w16cid:durableId="13187931">
    <w:abstractNumId w:val="80"/>
  </w:num>
  <w:num w:numId="17" w16cid:durableId="1811165427">
    <w:abstractNumId w:val="16"/>
  </w:num>
  <w:num w:numId="18" w16cid:durableId="1334407788">
    <w:abstractNumId w:val="35"/>
  </w:num>
  <w:num w:numId="19" w16cid:durableId="1122383221">
    <w:abstractNumId w:val="26"/>
  </w:num>
  <w:num w:numId="20" w16cid:durableId="400445939">
    <w:abstractNumId w:val="113"/>
  </w:num>
  <w:num w:numId="21" w16cid:durableId="888153735">
    <w:abstractNumId w:val="37"/>
  </w:num>
  <w:num w:numId="22" w16cid:durableId="1700818509">
    <w:abstractNumId w:val="54"/>
  </w:num>
  <w:num w:numId="23" w16cid:durableId="375399388">
    <w:abstractNumId w:val="77"/>
  </w:num>
  <w:num w:numId="24" w16cid:durableId="181744130">
    <w:abstractNumId w:val="40"/>
  </w:num>
  <w:num w:numId="25" w16cid:durableId="1933859605">
    <w:abstractNumId w:val="60"/>
  </w:num>
  <w:num w:numId="26" w16cid:durableId="1605652949">
    <w:abstractNumId w:val="109"/>
  </w:num>
  <w:num w:numId="27" w16cid:durableId="1697341138">
    <w:abstractNumId w:val="47"/>
  </w:num>
  <w:num w:numId="28" w16cid:durableId="342634018">
    <w:abstractNumId w:val="89"/>
  </w:num>
  <w:num w:numId="29" w16cid:durableId="267659443">
    <w:abstractNumId w:val="3"/>
  </w:num>
  <w:num w:numId="30" w16cid:durableId="539392118">
    <w:abstractNumId w:val="14"/>
  </w:num>
  <w:num w:numId="31" w16cid:durableId="918751945">
    <w:abstractNumId w:val="13"/>
  </w:num>
  <w:num w:numId="32" w16cid:durableId="50273966">
    <w:abstractNumId w:val="103"/>
  </w:num>
  <w:num w:numId="33" w16cid:durableId="460733716">
    <w:abstractNumId w:val="73"/>
  </w:num>
  <w:num w:numId="34" w16cid:durableId="97675893">
    <w:abstractNumId w:val="97"/>
  </w:num>
  <w:num w:numId="35" w16cid:durableId="5794539">
    <w:abstractNumId w:val="74"/>
  </w:num>
  <w:num w:numId="36" w16cid:durableId="614210858">
    <w:abstractNumId w:val="120"/>
  </w:num>
  <w:num w:numId="37" w16cid:durableId="1563909597">
    <w:abstractNumId w:val="7"/>
  </w:num>
  <w:num w:numId="38" w16cid:durableId="1380974796">
    <w:abstractNumId w:val="34"/>
  </w:num>
  <w:num w:numId="39" w16cid:durableId="832112287">
    <w:abstractNumId w:val="72"/>
  </w:num>
  <w:num w:numId="40" w16cid:durableId="452865256">
    <w:abstractNumId w:val="27"/>
  </w:num>
  <w:num w:numId="41" w16cid:durableId="227225760">
    <w:abstractNumId w:val="111"/>
  </w:num>
  <w:num w:numId="42" w16cid:durableId="228152722">
    <w:abstractNumId w:val="0"/>
  </w:num>
  <w:num w:numId="43" w16cid:durableId="1197348402">
    <w:abstractNumId w:val="69"/>
  </w:num>
  <w:num w:numId="44" w16cid:durableId="155193859">
    <w:abstractNumId w:val="51"/>
  </w:num>
  <w:num w:numId="45" w16cid:durableId="1242716138">
    <w:abstractNumId w:val="18"/>
  </w:num>
  <w:num w:numId="46" w16cid:durableId="1020476635">
    <w:abstractNumId w:val="99"/>
  </w:num>
  <w:num w:numId="47" w16cid:durableId="1589466035">
    <w:abstractNumId w:val="71"/>
  </w:num>
  <w:num w:numId="48" w16cid:durableId="1177502553">
    <w:abstractNumId w:val="88"/>
  </w:num>
  <w:num w:numId="49" w16cid:durableId="1241907832">
    <w:abstractNumId w:val="104"/>
  </w:num>
  <w:num w:numId="50" w16cid:durableId="1394545036">
    <w:abstractNumId w:val="41"/>
  </w:num>
  <w:num w:numId="51" w16cid:durableId="1041445438">
    <w:abstractNumId w:val="1"/>
  </w:num>
  <w:num w:numId="52" w16cid:durableId="1149402998">
    <w:abstractNumId w:val="116"/>
  </w:num>
  <w:num w:numId="53" w16cid:durableId="221449595">
    <w:abstractNumId w:val="93"/>
  </w:num>
  <w:num w:numId="54" w16cid:durableId="225726797">
    <w:abstractNumId w:val="38"/>
  </w:num>
  <w:num w:numId="55" w16cid:durableId="1932157334">
    <w:abstractNumId w:val="65"/>
  </w:num>
  <w:num w:numId="56" w16cid:durableId="1198201243">
    <w:abstractNumId w:val="76"/>
  </w:num>
  <w:num w:numId="57" w16cid:durableId="1949963051">
    <w:abstractNumId w:val="117"/>
  </w:num>
  <w:num w:numId="58" w16cid:durableId="695543233">
    <w:abstractNumId w:val="19"/>
  </w:num>
  <w:num w:numId="59" w16cid:durableId="338434284">
    <w:abstractNumId w:val="94"/>
  </w:num>
  <w:num w:numId="60" w16cid:durableId="195237488">
    <w:abstractNumId w:val="12"/>
  </w:num>
  <w:num w:numId="61" w16cid:durableId="1997569131">
    <w:abstractNumId w:val="83"/>
  </w:num>
  <w:num w:numId="62" w16cid:durableId="2127384890">
    <w:abstractNumId w:val="45"/>
  </w:num>
  <w:num w:numId="63" w16cid:durableId="865950393">
    <w:abstractNumId w:val="9"/>
  </w:num>
  <w:num w:numId="64" w16cid:durableId="56588075">
    <w:abstractNumId w:val="108"/>
  </w:num>
  <w:num w:numId="65" w16cid:durableId="1769811820">
    <w:abstractNumId w:val="114"/>
  </w:num>
  <w:num w:numId="66" w16cid:durableId="1803230659">
    <w:abstractNumId w:val="11"/>
  </w:num>
  <w:num w:numId="67" w16cid:durableId="2145656659">
    <w:abstractNumId w:val="21"/>
  </w:num>
  <w:num w:numId="68" w16cid:durableId="464548197">
    <w:abstractNumId w:val="112"/>
  </w:num>
  <w:num w:numId="69" w16cid:durableId="28728024">
    <w:abstractNumId w:val="46"/>
  </w:num>
  <w:num w:numId="70" w16cid:durableId="538275305">
    <w:abstractNumId w:val="82"/>
  </w:num>
  <w:num w:numId="71" w16cid:durableId="2139832912">
    <w:abstractNumId w:val="115"/>
  </w:num>
  <w:num w:numId="72" w16cid:durableId="1099911457">
    <w:abstractNumId w:val="53"/>
  </w:num>
  <w:num w:numId="73" w16cid:durableId="2023556168">
    <w:abstractNumId w:val="30"/>
  </w:num>
  <w:num w:numId="74" w16cid:durableId="1219635458">
    <w:abstractNumId w:val="107"/>
  </w:num>
  <w:num w:numId="75" w16cid:durableId="205877155">
    <w:abstractNumId w:val="105"/>
  </w:num>
  <w:num w:numId="76" w16cid:durableId="935553527">
    <w:abstractNumId w:val="8"/>
  </w:num>
  <w:num w:numId="77" w16cid:durableId="1545678772">
    <w:abstractNumId w:val="23"/>
  </w:num>
  <w:num w:numId="78" w16cid:durableId="2121486772">
    <w:abstractNumId w:val="31"/>
  </w:num>
  <w:num w:numId="79" w16cid:durableId="507672826">
    <w:abstractNumId w:val="28"/>
  </w:num>
  <w:num w:numId="80" w16cid:durableId="2006278368">
    <w:abstractNumId w:val="61"/>
  </w:num>
  <w:num w:numId="81" w16cid:durableId="1549994875">
    <w:abstractNumId w:val="25"/>
  </w:num>
  <w:num w:numId="82" w16cid:durableId="2132823796">
    <w:abstractNumId w:val="63"/>
  </w:num>
  <w:num w:numId="83" w16cid:durableId="958995306">
    <w:abstractNumId w:val="102"/>
  </w:num>
  <w:num w:numId="84" w16cid:durableId="1580552561">
    <w:abstractNumId w:val="36"/>
  </w:num>
  <w:num w:numId="85" w16cid:durableId="1893536955">
    <w:abstractNumId w:val="43"/>
  </w:num>
  <w:num w:numId="86" w16cid:durableId="1002779021">
    <w:abstractNumId w:val="106"/>
  </w:num>
  <w:num w:numId="87" w16cid:durableId="2030522741">
    <w:abstractNumId w:val="55"/>
  </w:num>
  <w:num w:numId="88" w16cid:durableId="904992492">
    <w:abstractNumId w:val="32"/>
  </w:num>
  <w:num w:numId="89" w16cid:durableId="1306472101">
    <w:abstractNumId w:val="49"/>
  </w:num>
  <w:num w:numId="90" w16cid:durableId="303966655">
    <w:abstractNumId w:val="79"/>
  </w:num>
  <w:num w:numId="91" w16cid:durableId="1599412500">
    <w:abstractNumId w:val="81"/>
  </w:num>
  <w:num w:numId="92" w16cid:durableId="206110769">
    <w:abstractNumId w:val="48"/>
  </w:num>
  <w:num w:numId="93" w16cid:durableId="513496129">
    <w:abstractNumId w:val="29"/>
  </w:num>
  <w:num w:numId="94" w16cid:durableId="1587958496">
    <w:abstractNumId w:val="68"/>
  </w:num>
  <w:num w:numId="95" w16cid:durableId="1023243488">
    <w:abstractNumId w:val="118"/>
  </w:num>
  <w:num w:numId="96" w16cid:durableId="1992369050">
    <w:abstractNumId w:val="2"/>
  </w:num>
  <w:num w:numId="97" w16cid:durableId="1111632662">
    <w:abstractNumId w:val="57"/>
  </w:num>
  <w:num w:numId="98" w16cid:durableId="1583181716">
    <w:abstractNumId w:val="87"/>
  </w:num>
  <w:num w:numId="99" w16cid:durableId="1923948857">
    <w:abstractNumId w:val="90"/>
  </w:num>
  <w:num w:numId="100" w16cid:durableId="1456941925">
    <w:abstractNumId w:val="15"/>
  </w:num>
  <w:num w:numId="101" w16cid:durableId="266354593">
    <w:abstractNumId w:val="62"/>
  </w:num>
  <w:num w:numId="102" w16cid:durableId="515047594">
    <w:abstractNumId w:val="95"/>
  </w:num>
  <w:num w:numId="103" w16cid:durableId="151023986">
    <w:abstractNumId w:val="96"/>
  </w:num>
  <w:num w:numId="104" w16cid:durableId="1435974012">
    <w:abstractNumId w:val="84"/>
  </w:num>
  <w:num w:numId="105" w16cid:durableId="32702576">
    <w:abstractNumId w:val="10"/>
  </w:num>
  <w:num w:numId="106" w16cid:durableId="660698804">
    <w:abstractNumId w:val="56"/>
  </w:num>
  <w:num w:numId="107" w16cid:durableId="249966783">
    <w:abstractNumId w:val="67"/>
  </w:num>
  <w:num w:numId="108" w16cid:durableId="2099058131">
    <w:abstractNumId w:val="78"/>
  </w:num>
  <w:num w:numId="109" w16cid:durableId="695498355">
    <w:abstractNumId w:val="39"/>
  </w:num>
  <w:num w:numId="110" w16cid:durableId="87848051">
    <w:abstractNumId w:val="101"/>
  </w:num>
  <w:num w:numId="111" w16cid:durableId="541018652">
    <w:abstractNumId w:val="91"/>
  </w:num>
  <w:num w:numId="112" w16cid:durableId="1665279772">
    <w:abstractNumId w:val="100"/>
  </w:num>
  <w:num w:numId="113" w16cid:durableId="1795950221">
    <w:abstractNumId w:val="64"/>
  </w:num>
  <w:num w:numId="114" w16cid:durableId="1736197610">
    <w:abstractNumId w:val="86"/>
  </w:num>
  <w:num w:numId="115" w16cid:durableId="757137715">
    <w:abstractNumId w:val="58"/>
  </w:num>
  <w:num w:numId="116" w16cid:durableId="1314025165">
    <w:abstractNumId w:val="119"/>
  </w:num>
  <w:num w:numId="117" w16cid:durableId="1306354819">
    <w:abstractNumId w:val="75"/>
  </w:num>
  <w:num w:numId="118" w16cid:durableId="2034257212">
    <w:abstractNumId w:val="33"/>
  </w:num>
  <w:num w:numId="119" w16cid:durableId="434373142">
    <w:abstractNumId w:val="92"/>
  </w:num>
  <w:num w:numId="120" w16cid:durableId="1302685045">
    <w:abstractNumId w:val="24"/>
  </w:num>
  <w:num w:numId="121" w16cid:durableId="1824925066">
    <w:abstractNumId w:val="22"/>
  </w:num>
  <w:numIdMacAtCleanup w:val="10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meet">
    <w15:presenceInfo w15:providerId="None" w15:userId="Sumee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835"/>
    <w:rsid w:val="000008D9"/>
    <w:rsid w:val="00000E85"/>
    <w:rsid w:val="000027FF"/>
    <w:rsid w:val="00003474"/>
    <w:rsid w:val="000036E6"/>
    <w:rsid w:val="000039F8"/>
    <w:rsid w:val="00003DE5"/>
    <w:rsid w:val="00005462"/>
    <w:rsid w:val="00005A8E"/>
    <w:rsid w:val="0000641C"/>
    <w:rsid w:val="00006622"/>
    <w:rsid w:val="000109CE"/>
    <w:rsid w:val="00012855"/>
    <w:rsid w:val="00013ECD"/>
    <w:rsid w:val="000144A4"/>
    <w:rsid w:val="00014723"/>
    <w:rsid w:val="00014CAA"/>
    <w:rsid w:val="00016F4D"/>
    <w:rsid w:val="0001765F"/>
    <w:rsid w:val="00021A78"/>
    <w:rsid w:val="000227FF"/>
    <w:rsid w:val="000271C7"/>
    <w:rsid w:val="00027937"/>
    <w:rsid w:val="00027B6C"/>
    <w:rsid w:val="00032B6D"/>
    <w:rsid w:val="00033F2D"/>
    <w:rsid w:val="00034614"/>
    <w:rsid w:val="0003529C"/>
    <w:rsid w:val="00036942"/>
    <w:rsid w:val="0003707F"/>
    <w:rsid w:val="000375CC"/>
    <w:rsid w:val="000378D6"/>
    <w:rsid w:val="00040A39"/>
    <w:rsid w:val="00042883"/>
    <w:rsid w:val="00042C46"/>
    <w:rsid w:val="00043080"/>
    <w:rsid w:val="0004350E"/>
    <w:rsid w:val="00043FA3"/>
    <w:rsid w:val="00043FAE"/>
    <w:rsid w:val="00044041"/>
    <w:rsid w:val="00045351"/>
    <w:rsid w:val="00046324"/>
    <w:rsid w:val="00047664"/>
    <w:rsid w:val="00051BE4"/>
    <w:rsid w:val="00051FB7"/>
    <w:rsid w:val="00052224"/>
    <w:rsid w:val="000530D0"/>
    <w:rsid w:val="00054013"/>
    <w:rsid w:val="00055386"/>
    <w:rsid w:val="00055D22"/>
    <w:rsid w:val="00055EA8"/>
    <w:rsid w:val="0005777B"/>
    <w:rsid w:val="00057CE8"/>
    <w:rsid w:val="00057E28"/>
    <w:rsid w:val="000606AD"/>
    <w:rsid w:val="00060C61"/>
    <w:rsid w:val="0006108A"/>
    <w:rsid w:val="000623DF"/>
    <w:rsid w:val="00062EDE"/>
    <w:rsid w:val="0006517F"/>
    <w:rsid w:val="000654E8"/>
    <w:rsid w:val="000657E3"/>
    <w:rsid w:val="000658AA"/>
    <w:rsid w:val="00065B24"/>
    <w:rsid w:val="000666C4"/>
    <w:rsid w:val="00066DDE"/>
    <w:rsid w:val="0007002A"/>
    <w:rsid w:val="00071FAC"/>
    <w:rsid w:val="00072590"/>
    <w:rsid w:val="00075689"/>
    <w:rsid w:val="00076429"/>
    <w:rsid w:val="00076CE3"/>
    <w:rsid w:val="00077184"/>
    <w:rsid w:val="0008000C"/>
    <w:rsid w:val="00080F7A"/>
    <w:rsid w:val="00081505"/>
    <w:rsid w:val="000820C0"/>
    <w:rsid w:val="000832F3"/>
    <w:rsid w:val="00085D8C"/>
    <w:rsid w:val="00086B8D"/>
    <w:rsid w:val="00086FA9"/>
    <w:rsid w:val="00090184"/>
    <w:rsid w:val="0009198F"/>
    <w:rsid w:val="00091A0E"/>
    <w:rsid w:val="00091D19"/>
    <w:rsid w:val="0009317E"/>
    <w:rsid w:val="00093531"/>
    <w:rsid w:val="000947D2"/>
    <w:rsid w:val="00094D6F"/>
    <w:rsid w:val="00096A3D"/>
    <w:rsid w:val="0009712C"/>
    <w:rsid w:val="00097346"/>
    <w:rsid w:val="000A28DC"/>
    <w:rsid w:val="000A3A25"/>
    <w:rsid w:val="000A459B"/>
    <w:rsid w:val="000A6D62"/>
    <w:rsid w:val="000B0B51"/>
    <w:rsid w:val="000B15F2"/>
    <w:rsid w:val="000B2097"/>
    <w:rsid w:val="000B2196"/>
    <w:rsid w:val="000B2B15"/>
    <w:rsid w:val="000B4225"/>
    <w:rsid w:val="000B473A"/>
    <w:rsid w:val="000B5588"/>
    <w:rsid w:val="000B5AE2"/>
    <w:rsid w:val="000B61F6"/>
    <w:rsid w:val="000B72BA"/>
    <w:rsid w:val="000B7AEC"/>
    <w:rsid w:val="000C1174"/>
    <w:rsid w:val="000C120C"/>
    <w:rsid w:val="000C1724"/>
    <w:rsid w:val="000C1BD5"/>
    <w:rsid w:val="000C2253"/>
    <w:rsid w:val="000C28FA"/>
    <w:rsid w:val="000C3109"/>
    <w:rsid w:val="000C38F7"/>
    <w:rsid w:val="000C4080"/>
    <w:rsid w:val="000C5D8D"/>
    <w:rsid w:val="000C6BE0"/>
    <w:rsid w:val="000C7C0E"/>
    <w:rsid w:val="000D26E7"/>
    <w:rsid w:val="000D2CD0"/>
    <w:rsid w:val="000D33BF"/>
    <w:rsid w:val="000D342E"/>
    <w:rsid w:val="000D3E56"/>
    <w:rsid w:val="000D4255"/>
    <w:rsid w:val="000D4506"/>
    <w:rsid w:val="000D527C"/>
    <w:rsid w:val="000D5F19"/>
    <w:rsid w:val="000D696E"/>
    <w:rsid w:val="000D6CB1"/>
    <w:rsid w:val="000D7260"/>
    <w:rsid w:val="000E058F"/>
    <w:rsid w:val="000E0729"/>
    <w:rsid w:val="000E0D3F"/>
    <w:rsid w:val="000E16AE"/>
    <w:rsid w:val="000E1D45"/>
    <w:rsid w:val="000E2635"/>
    <w:rsid w:val="000E2F2F"/>
    <w:rsid w:val="000E3D08"/>
    <w:rsid w:val="000E44D3"/>
    <w:rsid w:val="000E5ABD"/>
    <w:rsid w:val="000E74FD"/>
    <w:rsid w:val="000E7568"/>
    <w:rsid w:val="000F02EC"/>
    <w:rsid w:val="000F1E56"/>
    <w:rsid w:val="000F1F85"/>
    <w:rsid w:val="000F2835"/>
    <w:rsid w:val="000F3FAD"/>
    <w:rsid w:val="000F5322"/>
    <w:rsid w:val="000F6CAC"/>
    <w:rsid w:val="000F7238"/>
    <w:rsid w:val="000F757A"/>
    <w:rsid w:val="00100016"/>
    <w:rsid w:val="001003FC"/>
    <w:rsid w:val="001004B2"/>
    <w:rsid w:val="001005B4"/>
    <w:rsid w:val="00101630"/>
    <w:rsid w:val="00101836"/>
    <w:rsid w:val="00102BAD"/>
    <w:rsid w:val="00102C86"/>
    <w:rsid w:val="00104781"/>
    <w:rsid w:val="00105752"/>
    <w:rsid w:val="0010667F"/>
    <w:rsid w:val="0010735E"/>
    <w:rsid w:val="00110DB8"/>
    <w:rsid w:val="001129D7"/>
    <w:rsid w:val="001131DA"/>
    <w:rsid w:val="00113B5F"/>
    <w:rsid w:val="00117ECF"/>
    <w:rsid w:val="0012009C"/>
    <w:rsid w:val="00120ED5"/>
    <w:rsid w:val="00120FAB"/>
    <w:rsid w:val="00121FDD"/>
    <w:rsid w:val="00124CEA"/>
    <w:rsid w:val="00126156"/>
    <w:rsid w:val="00127F8A"/>
    <w:rsid w:val="00127FDC"/>
    <w:rsid w:val="00130720"/>
    <w:rsid w:val="0013122D"/>
    <w:rsid w:val="001314AB"/>
    <w:rsid w:val="001317C2"/>
    <w:rsid w:val="001322A7"/>
    <w:rsid w:val="00132F7C"/>
    <w:rsid w:val="001332DF"/>
    <w:rsid w:val="001346F8"/>
    <w:rsid w:val="00134B7B"/>
    <w:rsid w:val="00134D38"/>
    <w:rsid w:val="00135287"/>
    <w:rsid w:val="00136F81"/>
    <w:rsid w:val="001370A1"/>
    <w:rsid w:val="00140B4B"/>
    <w:rsid w:val="00141897"/>
    <w:rsid w:val="00141FDE"/>
    <w:rsid w:val="00142101"/>
    <w:rsid w:val="001425B9"/>
    <w:rsid w:val="001427CD"/>
    <w:rsid w:val="001432ED"/>
    <w:rsid w:val="00145308"/>
    <w:rsid w:val="00145EAF"/>
    <w:rsid w:val="001462E5"/>
    <w:rsid w:val="001468DB"/>
    <w:rsid w:val="00146C0B"/>
    <w:rsid w:val="00151886"/>
    <w:rsid w:val="00151CDB"/>
    <w:rsid w:val="001543B8"/>
    <w:rsid w:val="0015501F"/>
    <w:rsid w:val="0015511F"/>
    <w:rsid w:val="00155EC7"/>
    <w:rsid w:val="00157788"/>
    <w:rsid w:val="00157EA4"/>
    <w:rsid w:val="00161AC5"/>
    <w:rsid w:val="00162ACC"/>
    <w:rsid w:val="00164A35"/>
    <w:rsid w:val="00166204"/>
    <w:rsid w:val="001666AA"/>
    <w:rsid w:val="001666B1"/>
    <w:rsid w:val="00167B87"/>
    <w:rsid w:val="00171049"/>
    <w:rsid w:val="0017187B"/>
    <w:rsid w:val="00171CDD"/>
    <w:rsid w:val="001738DD"/>
    <w:rsid w:val="00173969"/>
    <w:rsid w:val="00180392"/>
    <w:rsid w:val="001810A3"/>
    <w:rsid w:val="001811E8"/>
    <w:rsid w:val="001819B2"/>
    <w:rsid w:val="001819BC"/>
    <w:rsid w:val="00181AB7"/>
    <w:rsid w:val="00182BA1"/>
    <w:rsid w:val="00184302"/>
    <w:rsid w:val="00184678"/>
    <w:rsid w:val="00184CD0"/>
    <w:rsid w:val="001877E7"/>
    <w:rsid w:val="0018788B"/>
    <w:rsid w:val="00190654"/>
    <w:rsid w:val="001915A9"/>
    <w:rsid w:val="00191A11"/>
    <w:rsid w:val="00191C0E"/>
    <w:rsid w:val="00192417"/>
    <w:rsid w:val="00195458"/>
    <w:rsid w:val="0019549B"/>
    <w:rsid w:val="00196C8F"/>
    <w:rsid w:val="001A03DC"/>
    <w:rsid w:val="001A0DF1"/>
    <w:rsid w:val="001A3BC7"/>
    <w:rsid w:val="001A3BF7"/>
    <w:rsid w:val="001A49F0"/>
    <w:rsid w:val="001A6C35"/>
    <w:rsid w:val="001A6D26"/>
    <w:rsid w:val="001A7F7E"/>
    <w:rsid w:val="001B03E1"/>
    <w:rsid w:val="001B04B9"/>
    <w:rsid w:val="001B059B"/>
    <w:rsid w:val="001B0C16"/>
    <w:rsid w:val="001B2685"/>
    <w:rsid w:val="001B3EE8"/>
    <w:rsid w:val="001B49FF"/>
    <w:rsid w:val="001B5B57"/>
    <w:rsid w:val="001B70BF"/>
    <w:rsid w:val="001B738A"/>
    <w:rsid w:val="001B751F"/>
    <w:rsid w:val="001C01CF"/>
    <w:rsid w:val="001C094E"/>
    <w:rsid w:val="001C3B3C"/>
    <w:rsid w:val="001C628D"/>
    <w:rsid w:val="001C6A14"/>
    <w:rsid w:val="001C761B"/>
    <w:rsid w:val="001C9B34"/>
    <w:rsid w:val="001D0BD7"/>
    <w:rsid w:val="001D17C3"/>
    <w:rsid w:val="001D2B32"/>
    <w:rsid w:val="001D320C"/>
    <w:rsid w:val="001D41F0"/>
    <w:rsid w:val="001D4DD3"/>
    <w:rsid w:val="001D6103"/>
    <w:rsid w:val="001D78AD"/>
    <w:rsid w:val="001D7B7C"/>
    <w:rsid w:val="001D7E99"/>
    <w:rsid w:val="001E106F"/>
    <w:rsid w:val="001E2279"/>
    <w:rsid w:val="001E3979"/>
    <w:rsid w:val="001E463D"/>
    <w:rsid w:val="001E5E71"/>
    <w:rsid w:val="001E6DA1"/>
    <w:rsid w:val="001E706D"/>
    <w:rsid w:val="001E724E"/>
    <w:rsid w:val="001E7944"/>
    <w:rsid w:val="001E7AE8"/>
    <w:rsid w:val="001F1566"/>
    <w:rsid w:val="001F25FB"/>
    <w:rsid w:val="001F2E3B"/>
    <w:rsid w:val="001F3384"/>
    <w:rsid w:val="001F6BC6"/>
    <w:rsid w:val="001F6E9D"/>
    <w:rsid w:val="001F6F2D"/>
    <w:rsid w:val="001F7184"/>
    <w:rsid w:val="0020005D"/>
    <w:rsid w:val="00200CBE"/>
    <w:rsid w:val="0020159A"/>
    <w:rsid w:val="00201A4A"/>
    <w:rsid w:val="002030C5"/>
    <w:rsid w:val="002049E3"/>
    <w:rsid w:val="00204A41"/>
    <w:rsid w:val="0020506D"/>
    <w:rsid w:val="0020548C"/>
    <w:rsid w:val="0020658B"/>
    <w:rsid w:val="00207C77"/>
    <w:rsid w:val="002105A7"/>
    <w:rsid w:val="002105DC"/>
    <w:rsid w:val="0021254E"/>
    <w:rsid w:val="00212832"/>
    <w:rsid w:val="00213516"/>
    <w:rsid w:val="002140A8"/>
    <w:rsid w:val="00214D42"/>
    <w:rsid w:val="00215D50"/>
    <w:rsid w:val="00216137"/>
    <w:rsid w:val="00217041"/>
    <w:rsid w:val="00217677"/>
    <w:rsid w:val="00220311"/>
    <w:rsid w:val="00220A0E"/>
    <w:rsid w:val="00221429"/>
    <w:rsid w:val="002221DA"/>
    <w:rsid w:val="002224BF"/>
    <w:rsid w:val="00222CB0"/>
    <w:rsid w:val="00222DB5"/>
    <w:rsid w:val="002244F1"/>
    <w:rsid w:val="00225748"/>
    <w:rsid w:val="00226690"/>
    <w:rsid w:val="00226A2D"/>
    <w:rsid w:val="00227454"/>
    <w:rsid w:val="00230D37"/>
    <w:rsid w:val="00231042"/>
    <w:rsid w:val="00231852"/>
    <w:rsid w:val="002321E5"/>
    <w:rsid w:val="00232CDE"/>
    <w:rsid w:val="00232D07"/>
    <w:rsid w:val="00233825"/>
    <w:rsid w:val="002348E7"/>
    <w:rsid w:val="00234B57"/>
    <w:rsid w:val="00235109"/>
    <w:rsid w:val="002371F5"/>
    <w:rsid w:val="002376E0"/>
    <w:rsid w:val="00237EDC"/>
    <w:rsid w:val="00240924"/>
    <w:rsid w:val="0024166D"/>
    <w:rsid w:val="00241C42"/>
    <w:rsid w:val="00242651"/>
    <w:rsid w:val="00243C4F"/>
    <w:rsid w:val="00243D82"/>
    <w:rsid w:val="00243F32"/>
    <w:rsid w:val="00244385"/>
    <w:rsid w:val="0024448D"/>
    <w:rsid w:val="002459DE"/>
    <w:rsid w:val="00246126"/>
    <w:rsid w:val="00246718"/>
    <w:rsid w:val="00246EB2"/>
    <w:rsid w:val="00247180"/>
    <w:rsid w:val="002518BE"/>
    <w:rsid w:val="00251F1D"/>
    <w:rsid w:val="00252D97"/>
    <w:rsid w:val="002533CA"/>
    <w:rsid w:val="00253B5F"/>
    <w:rsid w:val="00255D74"/>
    <w:rsid w:val="00256299"/>
    <w:rsid w:val="00256FD9"/>
    <w:rsid w:val="002576B8"/>
    <w:rsid w:val="002577AC"/>
    <w:rsid w:val="00257E7F"/>
    <w:rsid w:val="00260A65"/>
    <w:rsid w:val="00260B22"/>
    <w:rsid w:val="0026592D"/>
    <w:rsid w:val="00265DE0"/>
    <w:rsid w:val="00267A6D"/>
    <w:rsid w:val="00270F41"/>
    <w:rsid w:val="00272968"/>
    <w:rsid w:val="00272EBB"/>
    <w:rsid w:val="002732C4"/>
    <w:rsid w:val="0027377B"/>
    <w:rsid w:val="0027513E"/>
    <w:rsid w:val="00275487"/>
    <w:rsid w:val="0027648A"/>
    <w:rsid w:val="00276A86"/>
    <w:rsid w:val="00276C8C"/>
    <w:rsid w:val="00277932"/>
    <w:rsid w:val="00277F61"/>
    <w:rsid w:val="00277FE2"/>
    <w:rsid w:val="002808BF"/>
    <w:rsid w:val="00280953"/>
    <w:rsid w:val="002823DE"/>
    <w:rsid w:val="002828D1"/>
    <w:rsid w:val="00282927"/>
    <w:rsid w:val="002842FD"/>
    <w:rsid w:val="0028442A"/>
    <w:rsid w:val="00284A00"/>
    <w:rsid w:val="002855F7"/>
    <w:rsid w:val="002857C7"/>
    <w:rsid w:val="00286B2A"/>
    <w:rsid w:val="002906CC"/>
    <w:rsid w:val="0029206B"/>
    <w:rsid w:val="00292347"/>
    <w:rsid w:val="00292465"/>
    <w:rsid w:val="00292C62"/>
    <w:rsid w:val="002931EE"/>
    <w:rsid w:val="0029370C"/>
    <w:rsid w:val="00293767"/>
    <w:rsid w:val="0029412B"/>
    <w:rsid w:val="002943B1"/>
    <w:rsid w:val="00294541"/>
    <w:rsid w:val="00294C09"/>
    <w:rsid w:val="002957B2"/>
    <w:rsid w:val="00297122"/>
    <w:rsid w:val="00297769"/>
    <w:rsid w:val="002A0325"/>
    <w:rsid w:val="002A065C"/>
    <w:rsid w:val="002A0A83"/>
    <w:rsid w:val="002A0AEB"/>
    <w:rsid w:val="002A149B"/>
    <w:rsid w:val="002A15B0"/>
    <w:rsid w:val="002A26B6"/>
    <w:rsid w:val="002A2825"/>
    <w:rsid w:val="002A2BB7"/>
    <w:rsid w:val="002A2E94"/>
    <w:rsid w:val="002A500E"/>
    <w:rsid w:val="002A5DAE"/>
    <w:rsid w:val="002A6685"/>
    <w:rsid w:val="002A6ECD"/>
    <w:rsid w:val="002A6EE6"/>
    <w:rsid w:val="002B0E2B"/>
    <w:rsid w:val="002B2CA6"/>
    <w:rsid w:val="002B49FA"/>
    <w:rsid w:val="002B58D6"/>
    <w:rsid w:val="002B5CF8"/>
    <w:rsid w:val="002B6FC2"/>
    <w:rsid w:val="002B7534"/>
    <w:rsid w:val="002C051E"/>
    <w:rsid w:val="002C2E5F"/>
    <w:rsid w:val="002C3674"/>
    <w:rsid w:val="002C3801"/>
    <w:rsid w:val="002C3FDE"/>
    <w:rsid w:val="002C5181"/>
    <w:rsid w:val="002C7765"/>
    <w:rsid w:val="002D027B"/>
    <w:rsid w:val="002D1DE4"/>
    <w:rsid w:val="002D2A1D"/>
    <w:rsid w:val="002D3225"/>
    <w:rsid w:val="002D342B"/>
    <w:rsid w:val="002D3563"/>
    <w:rsid w:val="002D3FA1"/>
    <w:rsid w:val="002D4E6C"/>
    <w:rsid w:val="002D4F0B"/>
    <w:rsid w:val="002D4F39"/>
    <w:rsid w:val="002D5DDC"/>
    <w:rsid w:val="002D6A8C"/>
    <w:rsid w:val="002D6B07"/>
    <w:rsid w:val="002E0AA6"/>
    <w:rsid w:val="002E1884"/>
    <w:rsid w:val="002E4E98"/>
    <w:rsid w:val="002E5A4D"/>
    <w:rsid w:val="002E608B"/>
    <w:rsid w:val="002E6F6A"/>
    <w:rsid w:val="002E6F76"/>
    <w:rsid w:val="002F089D"/>
    <w:rsid w:val="002F1410"/>
    <w:rsid w:val="002F1AB7"/>
    <w:rsid w:val="002F2A1C"/>
    <w:rsid w:val="002F2DB8"/>
    <w:rsid w:val="002F37F1"/>
    <w:rsid w:val="002F4B02"/>
    <w:rsid w:val="002F53D8"/>
    <w:rsid w:val="002F6270"/>
    <w:rsid w:val="002F78FD"/>
    <w:rsid w:val="003005A6"/>
    <w:rsid w:val="003005B6"/>
    <w:rsid w:val="00300D68"/>
    <w:rsid w:val="00301553"/>
    <w:rsid w:val="00304223"/>
    <w:rsid w:val="00304660"/>
    <w:rsid w:val="003055DF"/>
    <w:rsid w:val="0030590D"/>
    <w:rsid w:val="003077EF"/>
    <w:rsid w:val="0030792A"/>
    <w:rsid w:val="00307E1A"/>
    <w:rsid w:val="003104EC"/>
    <w:rsid w:val="003109F1"/>
    <w:rsid w:val="00311650"/>
    <w:rsid w:val="00311A01"/>
    <w:rsid w:val="00311FEF"/>
    <w:rsid w:val="00313EFE"/>
    <w:rsid w:val="0031530E"/>
    <w:rsid w:val="00315AD0"/>
    <w:rsid w:val="003176B2"/>
    <w:rsid w:val="00320A23"/>
    <w:rsid w:val="003213C5"/>
    <w:rsid w:val="00321A6C"/>
    <w:rsid w:val="00321E42"/>
    <w:rsid w:val="00322F07"/>
    <w:rsid w:val="00323164"/>
    <w:rsid w:val="003231E3"/>
    <w:rsid w:val="003245B7"/>
    <w:rsid w:val="003252B7"/>
    <w:rsid w:val="00326EF2"/>
    <w:rsid w:val="00331832"/>
    <w:rsid w:val="003320E1"/>
    <w:rsid w:val="00332B00"/>
    <w:rsid w:val="00332F3F"/>
    <w:rsid w:val="00333362"/>
    <w:rsid w:val="00333740"/>
    <w:rsid w:val="003339B4"/>
    <w:rsid w:val="003339C1"/>
    <w:rsid w:val="00333D2E"/>
    <w:rsid w:val="00336C56"/>
    <w:rsid w:val="003379A2"/>
    <w:rsid w:val="00340BE6"/>
    <w:rsid w:val="00341A2B"/>
    <w:rsid w:val="00341CF8"/>
    <w:rsid w:val="00342009"/>
    <w:rsid w:val="00342E24"/>
    <w:rsid w:val="00344197"/>
    <w:rsid w:val="00344282"/>
    <w:rsid w:val="00345726"/>
    <w:rsid w:val="003472E6"/>
    <w:rsid w:val="00350202"/>
    <w:rsid w:val="003514D2"/>
    <w:rsid w:val="00356554"/>
    <w:rsid w:val="00356CFD"/>
    <w:rsid w:val="00356EFB"/>
    <w:rsid w:val="003572DE"/>
    <w:rsid w:val="00357413"/>
    <w:rsid w:val="00357DFF"/>
    <w:rsid w:val="00360D91"/>
    <w:rsid w:val="0036142F"/>
    <w:rsid w:val="00363F8D"/>
    <w:rsid w:val="00364753"/>
    <w:rsid w:val="003650DF"/>
    <w:rsid w:val="0037004E"/>
    <w:rsid w:val="0037100A"/>
    <w:rsid w:val="00371D06"/>
    <w:rsid w:val="00372506"/>
    <w:rsid w:val="00373713"/>
    <w:rsid w:val="00374869"/>
    <w:rsid w:val="003750E0"/>
    <w:rsid w:val="00375B24"/>
    <w:rsid w:val="00380BC9"/>
    <w:rsid w:val="00381110"/>
    <w:rsid w:val="00382091"/>
    <w:rsid w:val="003821B2"/>
    <w:rsid w:val="0038304D"/>
    <w:rsid w:val="003849EB"/>
    <w:rsid w:val="00384C12"/>
    <w:rsid w:val="00386926"/>
    <w:rsid w:val="00386FDA"/>
    <w:rsid w:val="00390F27"/>
    <w:rsid w:val="00391B7B"/>
    <w:rsid w:val="003926CC"/>
    <w:rsid w:val="00392EEA"/>
    <w:rsid w:val="003930D7"/>
    <w:rsid w:val="00395BAE"/>
    <w:rsid w:val="0039769D"/>
    <w:rsid w:val="00397B90"/>
    <w:rsid w:val="003A1495"/>
    <w:rsid w:val="003A17B8"/>
    <w:rsid w:val="003A180D"/>
    <w:rsid w:val="003A2425"/>
    <w:rsid w:val="003A2C42"/>
    <w:rsid w:val="003A3865"/>
    <w:rsid w:val="003A54A6"/>
    <w:rsid w:val="003A57D7"/>
    <w:rsid w:val="003A6189"/>
    <w:rsid w:val="003A6A10"/>
    <w:rsid w:val="003A7868"/>
    <w:rsid w:val="003B0019"/>
    <w:rsid w:val="003B0816"/>
    <w:rsid w:val="003B294A"/>
    <w:rsid w:val="003B550A"/>
    <w:rsid w:val="003B64E9"/>
    <w:rsid w:val="003B6882"/>
    <w:rsid w:val="003B6AAD"/>
    <w:rsid w:val="003B77C6"/>
    <w:rsid w:val="003C1EF4"/>
    <w:rsid w:val="003C36FA"/>
    <w:rsid w:val="003C43F6"/>
    <w:rsid w:val="003C4632"/>
    <w:rsid w:val="003C4652"/>
    <w:rsid w:val="003C4CC0"/>
    <w:rsid w:val="003C4F11"/>
    <w:rsid w:val="003C54B5"/>
    <w:rsid w:val="003C57A7"/>
    <w:rsid w:val="003C6D7C"/>
    <w:rsid w:val="003D02C5"/>
    <w:rsid w:val="003D1417"/>
    <w:rsid w:val="003D1644"/>
    <w:rsid w:val="003D1C75"/>
    <w:rsid w:val="003D351A"/>
    <w:rsid w:val="003D3867"/>
    <w:rsid w:val="003D44BC"/>
    <w:rsid w:val="003D635A"/>
    <w:rsid w:val="003D7189"/>
    <w:rsid w:val="003D7427"/>
    <w:rsid w:val="003D7444"/>
    <w:rsid w:val="003D74EE"/>
    <w:rsid w:val="003E012F"/>
    <w:rsid w:val="003E0558"/>
    <w:rsid w:val="003E0705"/>
    <w:rsid w:val="003E144B"/>
    <w:rsid w:val="003E14EE"/>
    <w:rsid w:val="003E28FE"/>
    <w:rsid w:val="003E45EF"/>
    <w:rsid w:val="003E766C"/>
    <w:rsid w:val="003E7721"/>
    <w:rsid w:val="003E777C"/>
    <w:rsid w:val="003E7B1A"/>
    <w:rsid w:val="003F0C1C"/>
    <w:rsid w:val="003F0DEE"/>
    <w:rsid w:val="003F110C"/>
    <w:rsid w:val="003F3CAD"/>
    <w:rsid w:val="003F54EE"/>
    <w:rsid w:val="003F58D2"/>
    <w:rsid w:val="003F5E58"/>
    <w:rsid w:val="003F7F60"/>
    <w:rsid w:val="00401428"/>
    <w:rsid w:val="004014F8"/>
    <w:rsid w:val="00401D9E"/>
    <w:rsid w:val="004038B1"/>
    <w:rsid w:val="00405F24"/>
    <w:rsid w:val="00406583"/>
    <w:rsid w:val="0040734F"/>
    <w:rsid w:val="0040767E"/>
    <w:rsid w:val="004105DF"/>
    <w:rsid w:val="004108FE"/>
    <w:rsid w:val="00410A2A"/>
    <w:rsid w:val="00410BBD"/>
    <w:rsid w:val="004148D1"/>
    <w:rsid w:val="004150F2"/>
    <w:rsid w:val="004151BB"/>
    <w:rsid w:val="00415F20"/>
    <w:rsid w:val="00420D83"/>
    <w:rsid w:val="004211B7"/>
    <w:rsid w:val="004213DD"/>
    <w:rsid w:val="00421FB7"/>
    <w:rsid w:val="00422E86"/>
    <w:rsid w:val="0042309E"/>
    <w:rsid w:val="00423BB7"/>
    <w:rsid w:val="004317BD"/>
    <w:rsid w:val="00431DF3"/>
    <w:rsid w:val="00431E54"/>
    <w:rsid w:val="0043211E"/>
    <w:rsid w:val="004361A1"/>
    <w:rsid w:val="00436561"/>
    <w:rsid w:val="004365C9"/>
    <w:rsid w:val="00436A67"/>
    <w:rsid w:val="00437021"/>
    <w:rsid w:val="0044062F"/>
    <w:rsid w:val="004411DB"/>
    <w:rsid w:val="0044195D"/>
    <w:rsid w:val="00441D73"/>
    <w:rsid w:val="00442A00"/>
    <w:rsid w:val="0044333D"/>
    <w:rsid w:val="00444E6A"/>
    <w:rsid w:val="00445387"/>
    <w:rsid w:val="004458B1"/>
    <w:rsid w:val="00446BA1"/>
    <w:rsid w:val="00446CCB"/>
    <w:rsid w:val="0044753A"/>
    <w:rsid w:val="00450107"/>
    <w:rsid w:val="004504E2"/>
    <w:rsid w:val="004523FF"/>
    <w:rsid w:val="00452754"/>
    <w:rsid w:val="00453651"/>
    <w:rsid w:val="00456AA1"/>
    <w:rsid w:val="0045791A"/>
    <w:rsid w:val="00457C2F"/>
    <w:rsid w:val="00457D6E"/>
    <w:rsid w:val="00457F1F"/>
    <w:rsid w:val="00460460"/>
    <w:rsid w:val="00460D38"/>
    <w:rsid w:val="004620AB"/>
    <w:rsid w:val="00463AE8"/>
    <w:rsid w:val="00463B35"/>
    <w:rsid w:val="0046413E"/>
    <w:rsid w:val="00464152"/>
    <w:rsid w:val="004648A7"/>
    <w:rsid w:val="004649B3"/>
    <w:rsid w:val="00465E71"/>
    <w:rsid w:val="004704B5"/>
    <w:rsid w:val="004707E3"/>
    <w:rsid w:val="004714EC"/>
    <w:rsid w:val="00471A10"/>
    <w:rsid w:val="00472BAF"/>
    <w:rsid w:val="00473F01"/>
    <w:rsid w:val="004746EC"/>
    <w:rsid w:val="004779E9"/>
    <w:rsid w:val="00483B78"/>
    <w:rsid w:val="00483F58"/>
    <w:rsid w:val="00483F7A"/>
    <w:rsid w:val="004855FA"/>
    <w:rsid w:val="00487029"/>
    <w:rsid w:val="00487070"/>
    <w:rsid w:val="0048794D"/>
    <w:rsid w:val="004910D3"/>
    <w:rsid w:val="004930A1"/>
    <w:rsid w:val="004930EA"/>
    <w:rsid w:val="004940CC"/>
    <w:rsid w:val="00494708"/>
    <w:rsid w:val="00495768"/>
    <w:rsid w:val="004961C1"/>
    <w:rsid w:val="004974D3"/>
    <w:rsid w:val="00497549"/>
    <w:rsid w:val="004A0DAC"/>
    <w:rsid w:val="004A12BC"/>
    <w:rsid w:val="004A2411"/>
    <w:rsid w:val="004A3383"/>
    <w:rsid w:val="004A45F4"/>
    <w:rsid w:val="004A69E8"/>
    <w:rsid w:val="004A6BEA"/>
    <w:rsid w:val="004A6FD4"/>
    <w:rsid w:val="004B15FD"/>
    <w:rsid w:val="004B3287"/>
    <w:rsid w:val="004B44BF"/>
    <w:rsid w:val="004B4557"/>
    <w:rsid w:val="004B4CAF"/>
    <w:rsid w:val="004B6865"/>
    <w:rsid w:val="004B6992"/>
    <w:rsid w:val="004B7B8F"/>
    <w:rsid w:val="004C10F0"/>
    <w:rsid w:val="004C1A0E"/>
    <w:rsid w:val="004C20D7"/>
    <w:rsid w:val="004C2967"/>
    <w:rsid w:val="004C31F8"/>
    <w:rsid w:val="004C400B"/>
    <w:rsid w:val="004C4BCA"/>
    <w:rsid w:val="004C52CF"/>
    <w:rsid w:val="004C5833"/>
    <w:rsid w:val="004C5DA3"/>
    <w:rsid w:val="004C61FA"/>
    <w:rsid w:val="004C7370"/>
    <w:rsid w:val="004C7373"/>
    <w:rsid w:val="004D16DA"/>
    <w:rsid w:val="004D1E9C"/>
    <w:rsid w:val="004D202C"/>
    <w:rsid w:val="004D2169"/>
    <w:rsid w:val="004D25EB"/>
    <w:rsid w:val="004D32F2"/>
    <w:rsid w:val="004D40DE"/>
    <w:rsid w:val="004D557A"/>
    <w:rsid w:val="004D67BA"/>
    <w:rsid w:val="004D6C3C"/>
    <w:rsid w:val="004E1D46"/>
    <w:rsid w:val="004E42B5"/>
    <w:rsid w:val="004E474D"/>
    <w:rsid w:val="004E5E6E"/>
    <w:rsid w:val="004E630E"/>
    <w:rsid w:val="004E72E1"/>
    <w:rsid w:val="004E762E"/>
    <w:rsid w:val="004E7D99"/>
    <w:rsid w:val="004E7F08"/>
    <w:rsid w:val="004F0CB3"/>
    <w:rsid w:val="004F174F"/>
    <w:rsid w:val="004F1F5C"/>
    <w:rsid w:val="004F1FA0"/>
    <w:rsid w:val="004F31D0"/>
    <w:rsid w:val="004F3253"/>
    <w:rsid w:val="004F3EE7"/>
    <w:rsid w:val="004F4172"/>
    <w:rsid w:val="004F57A2"/>
    <w:rsid w:val="00501818"/>
    <w:rsid w:val="00501D25"/>
    <w:rsid w:val="00502DE5"/>
    <w:rsid w:val="00503F65"/>
    <w:rsid w:val="00506727"/>
    <w:rsid w:val="005069B2"/>
    <w:rsid w:val="005073BF"/>
    <w:rsid w:val="00507868"/>
    <w:rsid w:val="00507B25"/>
    <w:rsid w:val="005103FB"/>
    <w:rsid w:val="00510F84"/>
    <w:rsid w:val="0051214B"/>
    <w:rsid w:val="00514969"/>
    <w:rsid w:val="00515960"/>
    <w:rsid w:val="0051611B"/>
    <w:rsid w:val="00516F1E"/>
    <w:rsid w:val="00516FA8"/>
    <w:rsid w:val="00517252"/>
    <w:rsid w:val="00517428"/>
    <w:rsid w:val="0051776A"/>
    <w:rsid w:val="0051791A"/>
    <w:rsid w:val="00517CE6"/>
    <w:rsid w:val="005210B8"/>
    <w:rsid w:val="00522604"/>
    <w:rsid w:val="00523116"/>
    <w:rsid w:val="00525B07"/>
    <w:rsid w:val="005277D9"/>
    <w:rsid w:val="00527FEB"/>
    <w:rsid w:val="00531570"/>
    <w:rsid w:val="00531997"/>
    <w:rsid w:val="00531EA1"/>
    <w:rsid w:val="0053240D"/>
    <w:rsid w:val="0053272C"/>
    <w:rsid w:val="005328E8"/>
    <w:rsid w:val="00533187"/>
    <w:rsid w:val="0053419A"/>
    <w:rsid w:val="005344B2"/>
    <w:rsid w:val="00534FBC"/>
    <w:rsid w:val="0053570F"/>
    <w:rsid w:val="00536AF4"/>
    <w:rsid w:val="00536B39"/>
    <w:rsid w:val="00536FB1"/>
    <w:rsid w:val="0053729D"/>
    <w:rsid w:val="00537649"/>
    <w:rsid w:val="0054056A"/>
    <w:rsid w:val="00540883"/>
    <w:rsid w:val="00542FE8"/>
    <w:rsid w:val="00544976"/>
    <w:rsid w:val="00544C39"/>
    <w:rsid w:val="005459B4"/>
    <w:rsid w:val="00545CF7"/>
    <w:rsid w:val="00545EE3"/>
    <w:rsid w:val="00547C02"/>
    <w:rsid w:val="00547C88"/>
    <w:rsid w:val="005501B7"/>
    <w:rsid w:val="00550831"/>
    <w:rsid w:val="00551346"/>
    <w:rsid w:val="0055242C"/>
    <w:rsid w:val="00555F44"/>
    <w:rsid w:val="00560178"/>
    <w:rsid w:val="0056062F"/>
    <w:rsid w:val="00560F9B"/>
    <w:rsid w:val="0056113D"/>
    <w:rsid w:val="00562BAF"/>
    <w:rsid w:val="00562D85"/>
    <w:rsid w:val="00563F5E"/>
    <w:rsid w:val="0056694E"/>
    <w:rsid w:val="00566971"/>
    <w:rsid w:val="00567A8E"/>
    <w:rsid w:val="00567F20"/>
    <w:rsid w:val="005709DD"/>
    <w:rsid w:val="00570EAC"/>
    <w:rsid w:val="0057134F"/>
    <w:rsid w:val="0057421D"/>
    <w:rsid w:val="0057572B"/>
    <w:rsid w:val="005778C9"/>
    <w:rsid w:val="00577E91"/>
    <w:rsid w:val="0058117E"/>
    <w:rsid w:val="005826A5"/>
    <w:rsid w:val="00584914"/>
    <w:rsid w:val="00584A16"/>
    <w:rsid w:val="00584E96"/>
    <w:rsid w:val="005853D1"/>
    <w:rsid w:val="005870E8"/>
    <w:rsid w:val="0058746F"/>
    <w:rsid w:val="005909D2"/>
    <w:rsid w:val="00593A63"/>
    <w:rsid w:val="00593BDD"/>
    <w:rsid w:val="005951D2"/>
    <w:rsid w:val="005953F1"/>
    <w:rsid w:val="0059597F"/>
    <w:rsid w:val="0059732E"/>
    <w:rsid w:val="005A0615"/>
    <w:rsid w:val="005A075F"/>
    <w:rsid w:val="005A0C03"/>
    <w:rsid w:val="005A2459"/>
    <w:rsid w:val="005A2729"/>
    <w:rsid w:val="005A2DDC"/>
    <w:rsid w:val="005A4062"/>
    <w:rsid w:val="005A4098"/>
    <w:rsid w:val="005A426D"/>
    <w:rsid w:val="005A5CDA"/>
    <w:rsid w:val="005A6472"/>
    <w:rsid w:val="005A658B"/>
    <w:rsid w:val="005A6968"/>
    <w:rsid w:val="005A79C8"/>
    <w:rsid w:val="005B1EF1"/>
    <w:rsid w:val="005B31B1"/>
    <w:rsid w:val="005B338D"/>
    <w:rsid w:val="005B3EF2"/>
    <w:rsid w:val="005B5B10"/>
    <w:rsid w:val="005B7E28"/>
    <w:rsid w:val="005C0474"/>
    <w:rsid w:val="005C0AFE"/>
    <w:rsid w:val="005C25F5"/>
    <w:rsid w:val="005C2B36"/>
    <w:rsid w:val="005C2E37"/>
    <w:rsid w:val="005C465E"/>
    <w:rsid w:val="005C5382"/>
    <w:rsid w:val="005C569F"/>
    <w:rsid w:val="005C6960"/>
    <w:rsid w:val="005C7904"/>
    <w:rsid w:val="005D041F"/>
    <w:rsid w:val="005D15E3"/>
    <w:rsid w:val="005D36BE"/>
    <w:rsid w:val="005D6706"/>
    <w:rsid w:val="005D7744"/>
    <w:rsid w:val="005E0063"/>
    <w:rsid w:val="005E0604"/>
    <w:rsid w:val="005E2433"/>
    <w:rsid w:val="005E3398"/>
    <w:rsid w:val="005E4737"/>
    <w:rsid w:val="005E64E4"/>
    <w:rsid w:val="005E65FD"/>
    <w:rsid w:val="005E6B06"/>
    <w:rsid w:val="005E7837"/>
    <w:rsid w:val="005E7FB8"/>
    <w:rsid w:val="005F1600"/>
    <w:rsid w:val="005F2863"/>
    <w:rsid w:val="005F36B5"/>
    <w:rsid w:val="005F3F3D"/>
    <w:rsid w:val="005F5700"/>
    <w:rsid w:val="005F6D1C"/>
    <w:rsid w:val="005F700F"/>
    <w:rsid w:val="005F7C2E"/>
    <w:rsid w:val="0060076D"/>
    <w:rsid w:val="00600999"/>
    <w:rsid w:val="00601582"/>
    <w:rsid w:val="006023C8"/>
    <w:rsid w:val="00603C3E"/>
    <w:rsid w:val="00604075"/>
    <w:rsid w:val="00604112"/>
    <w:rsid w:val="0060429A"/>
    <w:rsid w:val="00604A68"/>
    <w:rsid w:val="00606596"/>
    <w:rsid w:val="00606646"/>
    <w:rsid w:val="00607F6F"/>
    <w:rsid w:val="00610069"/>
    <w:rsid w:val="00610C17"/>
    <w:rsid w:val="00610E4F"/>
    <w:rsid w:val="006113E4"/>
    <w:rsid w:val="00611CB5"/>
    <w:rsid w:val="00612B00"/>
    <w:rsid w:val="00612B55"/>
    <w:rsid w:val="00612D2D"/>
    <w:rsid w:val="006134DE"/>
    <w:rsid w:val="00613568"/>
    <w:rsid w:val="00614570"/>
    <w:rsid w:val="00614880"/>
    <w:rsid w:val="00615589"/>
    <w:rsid w:val="006158AF"/>
    <w:rsid w:val="00616800"/>
    <w:rsid w:val="0061792D"/>
    <w:rsid w:val="00617A83"/>
    <w:rsid w:val="0062155B"/>
    <w:rsid w:val="006224E7"/>
    <w:rsid w:val="00625852"/>
    <w:rsid w:val="00626002"/>
    <w:rsid w:val="00626830"/>
    <w:rsid w:val="0062774F"/>
    <w:rsid w:val="00627B45"/>
    <w:rsid w:val="00627F18"/>
    <w:rsid w:val="00630208"/>
    <w:rsid w:val="00630497"/>
    <w:rsid w:val="0063100C"/>
    <w:rsid w:val="0063121E"/>
    <w:rsid w:val="0063147B"/>
    <w:rsid w:val="00631F31"/>
    <w:rsid w:val="006329E0"/>
    <w:rsid w:val="0063328E"/>
    <w:rsid w:val="00634234"/>
    <w:rsid w:val="0063459B"/>
    <w:rsid w:val="006359AE"/>
    <w:rsid w:val="0063699F"/>
    <w:rsid w:val="006379AF"/>
    <w:rsid w:val="00637CC9"/>
    <w:rsid w:val="0064008E"/>
    <w:rsid w:val="00640896"/>
    <w:rsid w:val="006413B5"/>
    <w:rsid w:val="00641D6A"/>
    <w:rsid w:val="0064258C"/>
    <w:rsid w:val="0064312F"/>
    <w:rsid w:val="00643B8D"/>
    <w:rsid w:val="00644270"/>
    <w:rsid w:val="0064522B"/>
    <w:rsid w:val="00650013"/>
    <w:rsid w:val="006507BA"/>
    <w:rsid w:val="00650A43"/>
    <w:rsid w:val="0065150C"/>
    <w:rsid w:val="00651B80"/>
    <w:rsid w:val="00652E72"/>
    <w:rsid w:val="0065470A"/>
    <w:rsid w:val="00654856"/>
    <w:rsid w:val="00655658"/>
    <w:rsid w:val="00656870"/>
    <w:rsid w:val="00656AD3"/>
    <w:rsid w:val="006579CE"/>
    <w:rsid w:val="00657BFB"/>
    <w:rsid w:val="00660BE8"/>
    <w:rsid w:val="00661098"/>
    <w:rsid w:val="006624CD"/>
    <w:rsid w:val="00662F1D"/>
    <w:rsid w:val="00664570"/>
    <w:rsid w:val="0066532B"/>
    <w:rsid w:val="006703B2"/>
    <w:rsid w:val="006708EE"/>
    <w:rsid w:val="0067136B"/>
    <w:rsid w:val="006714E2"/>
    <w:rsid w:val="00672F52"/>
    <w:rsid w:val="00672F6F"/>
    <w:rsid w:val="006730FD"/>
    <w:rsid w:val="0067348A"/>
    <w:rsid w:val="006748A3"/>
    <w:rsid w:val="006755F9"/>
    <w:rsid w:val="00677039"/>
    <w:rsid w:val="00677C1B"/>
    <w:rsid w:val="00680557"/>
    <w:rsid w:val="006806BF"/>
    <w:rsid w:val="00680AF1"/>
    <w:rsid w:val="006813D0"/>
    <w:rsid w:val="00682862"/>
    <w:rsid w:val="00682BA5"/>
    <w:rsid w:val="00682D36"/>
    <w:rsid w:val="006831AA"/>
    <w:rsid w:val="006839AD"/>
    <w:rsid w:val="00685048"/>
    <w:rsid w:val="006853B2"/>
    <w:rsid w:val="00685EC1"/>
    <w:rsid w:val="0068794C"/>
    <w:rsid w:val="00690DA4"/>
    <w:rsid w:val="00691DF5"/>
    <w:rsid w:val="006923DC"/>
    <w:rsid w:val="006932D8"/>
    <w:rsid w:val="0069399E"/>
    <w:rsid w:val="0069414E"/>
    <w:rsid w:val="00695AA9"/>
    <w:rsid w:val="00695CF2"/>
    <w:rsid w:val="0069648A"/>
    <w:rsid w:val="006A0F75"/>
    <w:rsid w:val="006A1195"/>
    <w:rsid w:val="006A1331"/>
    <w:rsid w:val="006A30B8"/>
    <w:rsid w:val="006A36BF"/>
    <w:rsid w:val="006A3EAF"/>
    <w:rsid w:val="006A64B1"/>
    <w:rsid w:val="006A6800"/>
    <w:rsid w:val="006A701E"/>
    <w:rsid w:val="006B1392"/>
    <w:rsid w:val="006B16EE"/>
    <w:rsid w:val="006B284C"/>
    <w:rsid w:val="006B30C2"/>
    <w:rsid w:val="006B3793"/>
    <w:rsid w:val="006B3FB0"/>
    <w:rsid w:val="006B4318"/>
    <w:rsid w:val="006B51AA"/>
    <w:rsid w:val="006B5318"/>
    <w:rsid w:val="006B7974"/>
    <w:rsid w:val="006C0205"/>
    <w:rsid w:val="006C17B1"/>
    <w:rsid w:val="006C1E8A"/>
    <w:rsid w:val="006C29CE"/>
    <w:rsid w:val="006C2B92"/>
    <w:rsid w:val="006C2D75"/>
    <w:rsid w:val="006C574A"/>
    <w:rsid w:val="006C6DBE"/>
    <w:rsid w:val="006D26AE"/>
    <w:rsid w:val="006D297C"/>
    <w:rsid w:val="006D306C"/>
    <w:rsid w:val="006D3C4E"/>
    <w:rsid w:val="006D4141"/>
    <w:rsid w:val="006D4AF1"/>
    <w:rsid w:val="006D67B9"/>
    <w:rsid w:val="006D6B09"/>
    <w:rsid w:val="006D716D"/>
    <w:rsid w:val="006D7733"/>
    <w:rsid w:val="006E0AA8"/>
    <w:rsid w:val="006E0FBB"/>
    <w:rsid w:val="006E14B9"/>
    <w:rsid w:val="006E1F63"/>
    <w:rsid w:val="006E3721"/>
    <w:rsid w:val="006E3AF0"/>
    <w:rsid w:val="006E4E88"/>
    <w:rsid w:val="006E50EA"/>
    <w:rsid w:val="006E6085"/>
    <w:rsid w:val="006E74D9"/>
    <w:rsid w:val="006E780F"/>
    <w:rsid w:val="006E7999"/>
    <w:rsid w:val="006F1A59"/>
    <w:rsid w:val="006F2FEA"/>
    <w:rsid w:val="006F4A6E"/>
    <w:rsid w:val="006F4E1C"/>
    <w:rsid w:val="006F5C80"/>
    <w:rsid w:val="006F5D59"/>
    <w:rsid w:val="006F6076"/>
    <w:rsid w:val="006F67B6"/>
    <w:rsid w:val="006F6FC5"/>
    <w:rsid w:val="007007BB"/>
    <w:rsid w:val="0070150F"/>
    <w:rsid w:val="007016E6"/>
    <w:rsid w:val="0070183D"/>
    <w:rsid w:val="0070322F"/>
    <w:rsid w:val="0070325F"/>
    <w:rsid w:val="00703418"/>
    <w:rsid w:val="007041DA"/>
    <w:rsid w:val="00704FCE"/>
    <w:rsid w:val="0070565A"/>
    <w:rsid w:val="00705B73"/>
    <w:rsid w:val="00705EB6"/>
    <w:rsid w:val="007076E5"/>
    <w:rsid w:val="00710E6B"/>
    <w:rsid w:val="007110B0"/>
    <w:rsid w:val="007116DC"/>
    <w:rsid w:val="00711ABA"/>
    <w:rsid w:val="00711BB8"/>
    <w:rsid w:val="00711F2F"/>
    <w:rsid w:val="00713582"/>
    <w:rsid w:val="00714D5F"/>
    <w:rsid w:val="007202F6"/>
    <w:rsid w:val="00720F9C"/>
    <w:rsid w:val="00720FC6"/>
    <w:rsid w:val="00721773"/>
    <w:rsid w:val="00721987"/>
    <w:rsid w:val="00723667"/>
    <w:rsid w:val="00724ADF"/>
    <w:rsid w:val="007254C9"/>
    <w:rsid w:val="007258D6"/>
    <w:rsid w:val="00731FF8"/>
    <w:rsid w:val="00740698"/>
    <w:rsid w:val="00740C32"/>
    <w:rsid w:val="00742619"/>
    <w:rsid w:val="00742899"/>
    <w:rsid w:val="00743B9C"/>
    <w:rsid w:val="007441C7"/>
    <w:rsid w:val="0074541F"/>
    <w:rsid w:val="00745ECA"/>
    <w:rsid w:val="00746C4C"/>
    <w:rsid w:val="007504B9"/>
    <w:rsid w:val="007524E0"/>
    <w:rsid w:val="007525DD"/>
    <w:rsid w:val="00752BA6"/>
    <w:rsid w:val="0075560A"/>
    <w:rsid w:val="00756264"/>
    <w:rsid w:val="00757904"/>
    <w:rsid w:val="00757C9F"/>
    <w:rsid w:val="00757E42"/>
    <w:rsid w:val="00761AA2"/>
    <w:rsid w:val="00762DCA"/>
    <w:rsid w:val="00763020"/>
    <w:rsid w:val="00764029"/>
    <w:rsid w:val="00764810"/>
    <w:rsid w:val="00764C48"/>
    <w:rsid w:val="00766842"/>
    <w:rsid w:val="007702BE"/>
    <w:rsid w:val="00770C57"/>
    <w:rsid w:val="007725E1"/>
    <w:rsid w:val="00772A34"/>
    <w:rsid w:val="00772EF6"/>
    <w:rsid w:val="00772F6D"/>
    <w:rsid w:val="007741EE"/>
    <w:rsid w:val="007742A3"/>
    <w:rsid w:val="00775EE4"/>
    <w:rsid w:val="007762B7"/>
    <w:rsid w:val="0077730B"/>
    <w:rsid w:val="00777BA5"/>
    <w:rsid w:val="00783432"/>
    <w:rsid w:val="00784C1F"/>
    <w:rsid w:val="00785088"/>
    <w:rsid w:val="007866DA"/>
    <w:rsid w:val="0078674D"/>
    <w:rsid w:val="00786A19"/>
    <w:rsid w:val="00786A4A"/>
    <w:rsid w:val="00787114"/>
    <w:rsid w:val="007871CA"/>
    <w:rsid w:val="00787B18"/>
    <w:rsid w:val="007914ED"/>
    <w:rsid w:val="00793104"/>
    <w:rsid w:val="007933D0"/>
    <w:rsid w:val="00793DC4"/>
    <w:rsid w:val="00794B15"/>
    <w:rsid w:val="00794DF6"/>
    <w:rsid w:val="00795817"/>
    <w:rsid w:val="00795FBF"/>
    <w:rsid w:val="007960E9"/>
    <w:rsid w:val="00797534"/>
    <w:rsid w:val="00797F14"/>
    <w:rsid w:val="007A0DAA"/>
    <w:rsid w:val="007A1D66"/>
    <w:rsid w:val="007A2FA0"/>
    <w:rsid w:val="007A39E6"/>
    <w:rsid w:val="007A4427"/>
    <w:rsid w:val="007A4CD9"/>
    <w:rsid w:val="007A52CE"/>
    <w:rsid w:val="007A73E1"/>
    <w:rsid w:val="007A7A0D"/>
    <w:rsid w:val="007A7EAC"/>
    <w:rsid w:val="007B0D31"/>
    <w:rsid w:val="007B1076"/>
    <w:rsid w:val="007B1D5F"/>
    <w:rsid w:val="007B20B3"/>
    <w:rsid w:val="007B69E4"/>
    <w:rsid w:val="007B73EB"/>
    <w:rsid w:val="007B7CDA"/>
    <w:rsid w:val="007C2AC9"/>
    <w:rsid w:val="007C6908"/>
    <w:rsid w:val="007D14F7"/>
    <w:rsid w:val="007D1F7E"/>
    <w:rsid w:val="007D2633"/>
    <w:rsid w:val="007D3BF5"/>
    <w:rsid w:val="007D4A1C"/>
    <w:rsid w:val="007D6BD4"/>
    <w:rsid w:val="007D6C5E"/>
    <w:rsid w:val="007D6D9D"/>
    <w:rsid w:val="007D7151"/>
    <w:rsid w:val="007E2119"/>
    <w:rsid w:val="007E262B"/>
    <w:rsid w:val="007E2CD1"/>
    <w:rsid w:val="007E342A"/>
    <w:rsid w:val="007E3FE6"/>
    <w:rsid w:val="007E424E"/>
    <w:rsid w:val="007E6610"/>
    <w:rsid w:val="007E6BFC"/>
    <w:rsid w:val="007E7CD9"/>
    <w:rsid w:val="007F07FD"/>
    <w:rsid w:val="007F0A3A"/>
    <w:rsid w:val="007F2D97"/>
    <w:rsid w:val="007F41DB"/>
    <w:rsid w:val="007F48D6"/>
    <w:rsid w:val="008008E2"/>
    <w:rsid w:val="00801999"/>
    <w:rsid w:val="00801DB4"/>
    <w:rsid w:val="00802EB7"/>
    <w:rsid w:val="00803360"/>
    <w:rsid w:val="008071E8"/>
    <w:rsid w:val="00807772"/>
    <w:rsid w:val="00810348"/>
    <w:rsid w:val="00811332"/>
    <w:rsid w:val="0081149B"/>
    <w:rsid w:val="00811722"/>
    <w:rsid w:val="00814453"/>
    <w:rsid w:val="008152B5"/>
    <w:rsid w:val="00817A46"/>
    <w:rsid w:val="00820A5A"/>
    <w:rsid w:val="008218BF"/>
    <w:rsid w:val="008227F9"/>
    <w:rsid w:val="00823454"/>
    <w:rsid w:val="008236A5"/>
    <w:rsid w:val="00824552"/>
    <w:rsid w:val="00825DFD"/>
    <w:rsid w:val="008262FD"/>
    <w:rsid w:val="00826A72"/>
    <w:rsid w:val="00826BCC"/>
    <w:rsid w:val="0083033E"/>
    <w:rsid w:val="008304FA"/>
    <w:rsid w:val="0083221E"/>
    <w:rsid w:val="0083597B"/>
    <w:rsid w:val="00835AB5"/>
    <w:rsid w:val="00835DCC"/>
    <w:rsid w:val="008360F6"/>
    <w:rsid w:val="00836C37"/>
    <w:rsid w:val="00840584"/>
    <w:rsid w:val="00840F48"/>
    <w:rsid w:val="008422FA"/>
    <w:rsid w:val="008427D0"/>
    <w:rsid w:val="0084324D"/>
    <w:rsid w:val="008439D1"/>
    <w:rsid w:val="00843B08"/>
    <w:rsid w:val="00843D3F"/>
    <w:rsid w:val="00844BE7"/>
    <w:rsid w:val="00845546"/>
    <w:rsid w:val="00850B78"/>
    <w:rsid w:val="00851260"/>
    <w:rsid w:val="00851A62"/>
    <w:rsid w:val="008525AF"/>
    <w:rsid w:val="0085263C"/>
    <w:rsid w:val="008548C5"/>
    <w:rsid w:val="00856074"/>
    <w:rsid w:val="008565B3"/>
    <w:rsid w:val="00856B35"/>
    <w:rsid w:val="0086088D"/>
    <w:rsid w:val="00862AE5"/>
    <w:rsid w:val="00863597"/>
    <w:rsid w:val="0086408C"/>
    <w:rsid w:val="0086484A"/>
    <w:rsid w:val="00864E72"/>
    <w:rsid w:val="008657C1"/>
    <w:rsid w:val="00867541"/>
    <w:rsid w:val="0087201F"/>
    <w:rsid w:val="00873E0B"/>
    <w:rsid w:val="00875D40"/>
    <w:rsid w:val="00876332"/>
    <w:rsid w:val="008764F1"/>
    <w:rsid w:val="008774FF"/>
    <w:rsid w:val="008776FB"/>
    <w:rsid w:val="00880F7E"/>
    <w:rsid w:val="0088105C"/>
    <w:rsid w:val="008817F6"/>
    <w:rsid w:val="00885FFC"/>
    <w:rsid w:val="008867E1"/>
    <w:rsid w:val="00886D86"/>
    <w:rsid w:val="00887415"/>
    <w:rsid w:val="00892141"/>
    <w:rsid w:val="00892819"/>
    <w:rsid w:val="00893158"/>
    <w:rsid w:val="00893466"/>
    <w:rsid w:val="00893958"/>
    <w:rsid w:val="00893ED5"/>
    <w:rsid w:val="00893F4C"/>
    <w:rsid w:val="00895FF6"/>
    <w:rsid w:val="0089647B"/>
    <w:rsid w:val="00897425"/>
    <w:rsid w:val="00897BE2"/>
    <w:rsid w:val="008A0C48"/>
    <w:rsid w:val="008A2412"/>
    <w:rsid w:val="008A2E22"/>
    <w:rsid w:val="008A2EBA"/>
    <w:rsid w:val="008A3DE1"/>
    <w:rsid w:val="008A484E"/>
    <w:rsid w:val="008A4B39"/>
    <w:rsid w:val="008A4E1A"/>
    <w:rsid w:val="008A4F7B"/>
    <w:rsid w:val="008A7507"/>
    <w:rsid w:val="008A79DD"/>
    <w:rsid w:val="008B0A0D"/>
    <w:rsid w:val="008B1904"/>
    <w:rsid w:val="008B3AED"/>
    <w:rsid w:val="008B3B60"/>
    <w:rsid w:val="008B3D4E"/>
    <w:rsid w:val="008B5E6F"/>
    <w:rsid w:val="008B5EB3"/>
    <w:rsid w:val="008B6541"/>
    <w:rsid w:val="008B6CD2"/>
    <w:rsid w:val="008C0A85"/>
    <w:rsid w:val="008C0A9A"/>
    <w:rsid w:val="008C112D"/>
    <w:rsid w:val="008C1C5A"/>
    <w:rsid w:val="008C2409"/>
    <w:rsid w:val="008C2D5D"/>
    <w:rsid w:val="008C3163"/>
    <w:rsid w:val="008C48CF"/>
    <w:rsid w:val="008C4AAA"/>
    <w:rsid w:val="008C6A01"/>
    <w:rsid w:val="008C7E2D"/>
    <w:rsid w:val="008D0C5C"/>
    <w:rsid w:val="008D2427"/>
    <w:rsid w:val="008D25AA"/>
    <w:rsid w:val="008D2A89"/>
    <w:rsid w:val="008D37AB"/>
    <w:rsid w:val="008D3941"/>
    <w:rsid w:val="008D4593"/>
    <w:rsid w:val="008D5179"/>
    <w:rsid w:val="008D5A22"/>
    <w:rsid w:val="008D6436"/>
    <w:rsid w:val="008D64C0"/>
    <w:rsid w:val="008D7456"/>
    <w:rsid w:val="008D77C7"/>
    <w:rsid w:val="008E31CD"/>
    <w:rsid w:val="008E417B"/>
    <w:rsid w:val="008E4AEB"/>
    <w:rsid w:val="008E512F"/>
    <w:rsid w:val="008E5ECA"/>
    <w:rsid w:val="008E6497"/>
    <w:rsid w:val="008E6FBD"/>
    <w:rsid w:val="008E754C"/>
    <w:rsid w:val="008E798E"/>
    <w:rsid w:val="008E7B7B"/>
    <w:rsid w:val="008E7D99"/>
    <w:rsid w:val="008F0067"/>
    <w:rsid w:val="008F2DB6"/>
    <w:rsid w:val="008F5124"/>
    <w:rsid w:val="008F5C07"/>
    <w:rsid w:val="008F5DFA"/>
    <w:rsid w:val="0090011B"/>
    <w:rsid w:val="009012C6"/>
    <w:rsid w:val="0090154D"/>
    <w:rsid w:val="009020B8"/>
    <w:rsid w:val="00902AB4"/>
    <w:rsid w:val="00902AE2"/>
    <w:rsid w:val="00902DA9"/>
    <w:rsid w:val="00902DB3"/>
    <w:rsid w:val="00905B66"/>
    <w:rsid w:val="00905E8D"/>
    <w:rsid w:val="00905FE7"/>
    <w:rsid w:val="009061C1"/>
    <w:rsid w:val="00906653"/>
    <w:rsid w:val="00907537"/>
    <w:rsid w:val="00910250"/>
    <w:rsid w:val="009104CD"/>
    <w:rsid w:val="00910815"/>
    <w:rsid w:val="00910B59"/>
    <w:rsid w:val="00913537"/>
    <w:rsid w:val="009139C2"/>
    <w:rsid w:val="00915E41"/>
    <w:rsid w:val="00916220"/>
    <w:rsid w:val="00916683"/>
    <w:rsid w:val="009167C5"/>
    <w:rsid w:val="00922CB4"/>
    <w:rsid w:val="00923EED"/>
    <w:rsid w:val="0092579F"/>
    <w:rsid w:val="00925A49"/>
    <w:rsid w:val="00925FC0"/>
    <w:rsid w:val="00926458"/>
    <w:rsid w:val="009268AD"/>
    <w:rsid w:val="00926B47"/>
    <w:rsid w:val="00926FCE"/>
    <w:rsid w:val="009274C9"/>
    <w:rsid w:val="0092769A"/>
    <w:rsid w:val="00927BA7"/>
    <w:rsid w:val="00933612"/>
    <w:rsid w:val="00933F04"/>
    <w:rsid w:val="009355D2"/>
    <w:rsid w:val="009405AB"/>
    <w:rsid w:val="00940C0F"/>
    <w:rsid w:val="00940C12"/>
    <w:rsid w:val="00941D27"/>
    <w:rsid w:val="00942EB0"/>
    <w:rsid w:val="00943858"/>
    <w:rsid w:val="00943DEC"/>
    <w:rsid w:val="0094472F"/>
    <w:rsid w:val="00944E6B"/>
    <w:rsid w:val="00945AD5"/>
    <w:rsid w:val="00945AFA"/>
    <w:rsid w:val="00945DA5"/>
    <w:rsid w:val="009474F8"/>
    <w:rsid w:val="0094794F"/>
    <w:rsid w:val="00951554"/>
    <w:rsid w:val="009515A6"/>
    <w:rsid w:val="009531C1"/>
    <w:rsid w:val="0095380D"/>
    <w:rsid w:val="00954DD5"/>
    <w:rsid w:val="00955B0B"/>
    <w:rsid w:val="00956D91"/>
    <w:rsid w:val="0095753B"/>
    <w:rsid w:val="009579F1"/>
    <w:rsid w:val="0096071F"/>
    <w:rsid w:val="009607F7"/>
    <w:rsid w:val="00960B4C"/>
    <w:rsid w:val="009611C8"/>
    <w:rsid w:val="0096145B"/>
    <w:rsid w:val="00962667"/>
    <w:rsid w:val="009632FB"/>
    <w:rsid w:val="00964213"/>
    <w:rsid w:val="00966B7C"/>
    <w:rsid w:val="009670C2"/>
    <w:rsid w:val="0097058A"/>
    <w:rsid w:val="00971050"/>
    <w:rsid w:val="009725FF"/>
    <w:rsid w:val="00972A35"/>
    <w:rsid w:val="0097405E"/>
    <w:rsid w:val="00977302"/>
    <w:rsid w:val="0097788D"/>
    <w:rsid w:val="00980291"/>
    <w:rsid w:val="009802CF"/>
    <w:rsid w:val="00981D91"/>
    <w:rsid w:val="00984704"/>
    <w:rsid w:val="009852E6"/>
    <w:rsid w:val="00985817"/>
    <w:rsid w:val="009873E6"/>
    <w:rsid w:val="00987BFA"/>
    <w:rsid w:val="00991A53"/>
    <w:rsid w:val="009928F0"/>
    <w:rsid w:val="00992FFC"/>
    <w:rsid w:val="00993E98"/>
    <w:rsid w:val="00993F03"/>
    <w:rsid w:val="00994814"/>
    <w:rsid w:val="00994EFC"/>
    <w:rsid w:val="00995795"/>
    <w:rsid w:val="00995FF3"/>
    <w:rsid w:val="00997E25"/>
    <w:rsid w:val="009A01E5"/>
    <w:rsid w:val="009A1010"/>
    <w:rsid w:val="009A129C"/>
    <w:rsid w:val="009A1914"/>
    <w:rsid w:val="009A20A1"/>
    <w:rsid w:val="009A2697"/>
    <w:rsid w:val="009A27EB"/>
    <w:rsid w:val="009A49C9"/>
    <w:rsid w:val="009A4B4F"/>
    <w:rsid w:val="009A4D20"/>
    <w:rsid w:val="009A59FC"/>
    <w:rsid w:val="009A6641"/>
    <w:rsid w:val="009A6A7F"/>
    <w:rsid w:val="009A6B64"/>
    <w:rsid w:val="009A6DE7"/>
    <w:rsid w:val="009A78A3"/>
    <w:rsid w:val="009A7D7B"/>
    <w:rsid w:val="009B037E"/>
    <w:rsid w:val="009B0AD4"/>
    <w:rsid w:val="009B1EA0"/>
    <w:rsid w:val="009B33B4"/>
    <w:rsid w:val="009B3693"/>
    <w:rsid w:val="009B3901"/>
    <w:rsid w:val="009B3D46"/>
    <w:rsid w:val="009B4674"/>
    <w:rsid w:val="009B4898"/>
    <w:rsid w:val="009B48F5"/>
    <w:rsid w:val="009B616E"/>
    <w:rsid w:val="009B64E0"/>
    <w:rsid w:val="009C0D9F"/>
    <w:rsid w:val="009C167B"/>
    <w:rsid w:val="009C2372"/>
    <w:rsid w:val="009C302B"/>
    <w:rsid w:val="009C3A2B"/>
    <w:rsid w:val="009C3EDE"/>
    <w:rsid w:val="009C6DD6"/>
    <w:rsid w:val="009C6E8E"/>
    <w:rsid w:val="009C7736"/>
    <w:rsid w:val="009C79EB"/>
    <w:rsid w:val="009C7B93"/>
    <w:rsid w:val="009C7DEE"/>
    <w:rsid w:val="009D0A18"/>
    <w:rsid w:val="009D0C89"/>
    <w:rsid w:val="009D1731"/>
    <w:rsid w:val="009D296C"/>
    <w:rsid w:val="009D4196"/>
    <w:rsid w:val="009D4281"/>
    <w:rsid w:val="009D537D"/>
    <w:rsid w:val="009D5822"/>
    <w:rsid w:val="009D58F8"/>
    <w:rsid w:val="009D7480"/>
    <w:rsid w:val="009E0829"/>
    <w:rsid w:val="009E1001"/>
    <w:rsid w:val="009E174B"/>
    <w:rsid w:val="009E311D"/>
    <w:rsid w:val="009E3FC1"/>
    <w:rsid w:val="009E57D3"/>
    <w:rsid w:val="009E5C20"/>
    <w:rsid w:val="009E5FAA"/>
    <w:rsid w:val="009E677F"/>
    <w:rsid w:val="009E7627"/>
    <w:rsid w:val="009F047B"/>
    <w:rsid w:val="009F0B04"/>
    <w:rsid w:val="009F1904"/>
    <w:rsid w:val="009F1B13"/>
    <w:rsid w:val="009F2222"/>
    <w:rsid w:val="009F23B4"/>
    <w:rsid w:val="009F2E6A"/>
    <w:rsid w:val="009F4C0C"/>
    <w:rsid w:val="009F5305"/>
    <w:rsid w:val="009F685D"/>
    <w:rsid w:val="009F6F00"/>
    <w:rsid w:val="009F7FA2"/>
    <w:rsid w:val="00A005B6"/>
    <w:rsid w:val="00A010D2"/>
    <w:rsid w:val="00A01BDB"/>
    <w:rsid w:val="00A022C1"/>
    <w:rsid w:val="00A02730"/>
    <w:rsid w:val="00A050ED"/>
    <w:rsid w:val="00A05A3C"/>
    <w:rsid w:val="00A0681D"/>
    <w:rsid w:val="00A069A8"/>
    <w:rsid w:val="00A06F3B"/>
    <w:rsid w:val="00A07B7C"/>
    <w:rsid w:val="00A10798"/>
    <w:rsid w:val="00A125CE"/>
    <w:rsid w:val="00A13185"/>
    <w:rsid w:val="00A132C0"/>
    <w:rsid w:val="00A15285"/>
    <w:rsid w:val="00A15584"/>
    <w:rsid w:val="00A15813"/>
    <w:rsid w:val="00A176EB"/>
    <w:rsid w:val="00A17D8E"/>
    <w:rsid w:val="00A207EE"/>
    <w:rsid w:val="00A2221F"/>
    <w:rsid w:val="00A2234C"/>
    <w:rsid w:val="00A22D9B"/>
    <w:rsid w:val="00A22F4B"/>
    <w:rsid w:val="00A22F6B"/>
    <w:rsid w:val="00A24F65"/>
    <w:rsid w:val="00A25258"/>
    <w:rsid w:val="00A25EC1"/>
    <w:rsid w:val="00A25EF1"/>
    <w:rsid w:val="00A2601C"/>
    <w:rsid w:val="00A272E6"/>
    <w:rsid w:val="00A30C4F"/>
    <w:rsid w:val="00A316A3"/>
    <w:rsid w:val="00A3195E"/>
    <w:rsid w:val="00A325ED"/>
    <w:rsid w:val="00A3589C"/>
    <w:rsid w:val="00A3632A"/>
    <w:rsid w:val="00A363D1"/>
    <w:rsid w:val="00A366A2"/>
    <w:rsid w:val="00A3732F"/>
    <w:rsid w:val="00A37B30"/>
    <w:rsid w:val="00A40A88"/>
    <w:rsid w:val="00A4119A"/>
    <w:rsid w:val="00A414F0"/>
    <w:rsid w:val="00A41786"/>
    <w:rsid w:val="00A424FF"/>
    <w:rsid w:val="00A42DAE"/>
    <w:rsid w:val="00A4372B"/>
    <w:rsid w:val="00A44E43"/>
    <w:rsid w:val="00A506B5"/>
    <w:rsid w:val="00A515B7"/>
    <w:rsid w:val="00A52664"/>
    <w:rsid w:val="00A53AAB"/>
    <w:rsid w:val="00A54DCA"/>
    <w:rsid w:val="00A559B7"/>
    <w:rsid w:val="00A55AEB"/>
    <w:rsid w:val="00A5783C"/>
    <w:rsid w:val="00A6078E"/>
    <w:rsid w:val="00A60FAA"/>
    <w:rsid w:val="00A61C31"/>
    <w:rsid w:val="00A622A5"/>
    <w:rsid w:val="00A632C3"/>
    <w:rsid w:val="00A65193"/>
    <w:rsid w:val="00A66E93"/>
    <w:rsid w:val="00A73991"/>
    <w:rsid w:val="00A74ACD"/>
    <w:rsid w:val="00A7693A"/>
    <w:rsid w:val="00A76A6E"/>
    <w:rsid w:val="00A82B0F"/>
    <w:rsid w:val="00A8306E"/>
    <w:rsid w:val="00A830F8"/>
    <w:rsid w:val="00A83236"/>
    <w:rsid w:val="00A8339D"/>
    <w:rsid w:val="00A83595"/>
    <w:rsid w:val="00A8468F"/>
    <w:rsid w:val="00A87363"/>
    <w:rsid w:val="00A87CE3"/>
    <w:rsid w:val="00A87D4E"/>
    <w:rsid w:val="00A90CD4"/>
    <w:rsid w:val="00A91336"/>
    <w:rsid w:val="00A92196"/>
    <w:rsid w:val="00A929DF"/>
    <w:rsid w:val="00A9303F"/>
    <w:rsid w:val="00A94005"/>
    <w:rsid w:val="00A95158"/>
    <w:rsid w:val="00A95E40"/>
    <w:rsid w:val="00A972A2"/>
    <w:rsid w:val="00A974A9"/>
    <w:rsid w:val="00A97AF1"/>
    <w:rsid w:val="00AA011D"/>
    <w:rsid w:val="00AA0C3A"/>
    <w:rsid w:val="00AA1425"/>
    <w:rsid w:val="00AA1E24"/>
    <w:rsid w:val="00AA1EDF"/>
    <w:rsid w:val="00AA25F8"/>
    <w:rsid w:val="00AA276B"/>
    <w:rsid w:val="00AA395E"/>
    <w:rsid w:val="00AA47D5"/>
    <w:rsid w:val="00AA5E29"/>
    <w:rsid w:val="00AA6141"/>
    <w:rsid w:val="00AA7B7C"/>
    <w:rsid w:val="00AB04C7"/>
    <w:rsid w:val="00AB1104"/>
    <w:rsid w:val="00AB1300"/>
    <w:rsid w:val="00AB1884"/>
    <w:rsid w:val="00AB23C4"/>
    <w:rsid w:val="00AB295A"/>
    <w:rsid w:val="00AB2F6D"/>
    <w:rsid w:val="00AB3440"/>
    <w:rsid w:val="00AB346B"/>
    <w:rsid w:val="00AB3BA3"/>
    <w:rsid w:val="00AB3DD3"/>
    <w:rsid w:val="00AB45A1"/>
    <w:rsid w:val="00AB4BF8"/>
    <w:rsid w:val="00AB5C54"/>
    <w:rsid w:val="00AB6CAA"/>
    <w:rsid w:val="00AB7791"/>
    <w:rsid w:val="00AB7E47"/>
    <w:rsid w:val="00AC2692"/>
    <w:rsid w:val="00AC46A8"/>
    <w:rsid w:val="00AC5014"/>
    <w:rsid w:val="00AC7441"/>
    <w:rsid w:val="00AC773C"/>
    <w:rsid w:val="00AC775A"/>
    <w:rsid w:val="00AD02E3"/>
    <w:rsid w:val="00AD0F7C"/>
    <w:rsid w:val="00AD1A70"/>
    <w:rsid w:val="00AD4DB1"/>
    <w:rsid w:val="00AD5B8A"/>
    <w:rsid w:val="00AD62DB"/>
    <w:rsid w:val="00AD78CD"/>
    <w:rsid w:val="00AE02A1"/>
    <w:rsid w:val="00AE1415"/>
    <w:rsid w:val="00AE16C3"/>
    <w:rsid w:val="00AE1CF9"/>
    <w:rsid w:val="00AE27EE"/>
    <w:rsid w:val="00AE2A6D"/>
    <w:rsid w:val="00AE306B"/>
    <w:rsid w:val="00AE3589"/>
    <w:rsid w:val="00AE3612"/>
    <w:rsid w:val="00AE37E4"/>
    <w:rsid w:val="00AE3BE3"/>
    <w:rsid w:val="00AE3E83"/>
    <w:rsid w:val="00AE445A"/>
    <w:rsid w:val="00AE4D77"/>
    <w:rsid w:val="00AE5F5C"/>
    <w:rsid w:val="00AF0E63"/>
    <w:rsid w:val="00AF265F"/>
    <w:rsid w:val="00AF2ED0"/>
    <w:rsid w:val="00AF447F"/>
    <w:rsid w:val="00AF4915"/>
    <w:rsid w:val="00AF4D26"/>
    <w:rsid w:val="00AF582E"/>
    <w:rsid w:val="00AF5F8F"/>
    <w:rsid w:val="00AF6406"/>
    <w:rsid w:val="00B008A3"/>
    <w:rsid w:val="00B01019"/>
    <w:rsid w:val="00B01E31"/>
    <w:rsid w:val="00B0458B"/>
    <w:rsid w:val="00B064C9"/>
    <w:rsid w:val="00B06A95"/>
    <w:rsid w:val="00B06B83"/>
    <w:rsid w:val="00B0703B"/>
    <w:rsid w:val="00B070F4"/>
    <w:rsid w:val="00B11D74"/>
    <w:rsid w:val="00B12131"/>
    <w:rsid w:val="00B1222B"/>
    <w:rsid w:val="00B12347"/>
    <w:rsid w:val="00B1243A"/>
    <w:rsid w:val="00B12D00"/>
    <w:rsid w:val="00B12E50"/>
    <w:rsid w:val="00B13A38"/>
    <w:rsid w:val="00B14C26"/>
    <w:rsid w:val="00B1501C"/>
    <w:rsid w:val="00B15354"/>
    <w:rsid w:val="00B15B5F"/>
    <w:rsid w:val="00B16C22"/>
    <w:rsid w:val="00B16D98"/>
    <w:rsid w:val="00B17FF3"/>
    <w:rsid w:val="00B20580"/>
    <w:rsid w:val="00B20F4B"/>
    <w:rsid w:val="00B219EE"/>
    <w:rsid w:val="00B2339F"/>
    <w:rsid w:val="00B23546"/>
    <w:rsid w:val="00B24822"/>
    <w:rsid w:val="00B262B2"/>
    <w:rsid w:val="00B30997"/>
    <w:rsid w:val="00B32BE3"/>
    <w:rsid w:val="00B32D0F"/>
    <w:rsid w:val="00B33853"/>
    <w:rsid w:val="00B349C0"/>
    <w:rsid w:val="00B35D83"/>
    <w:rsid w:val="00B40A55"/>
    <w:rsid w:val="00B411F1"/>
    <w:rsid w:val="00B41424"/>
    <w:rsid w:val="00B42710"/>
    <w:rsid w:val="00B42BCF"/>
    <w:rsid w:val="00B433C1"/>
    <w:rsid w:val="00B44E32"/>
    <w:rsid w:val="00B45728"/>
    <w:rsid w:val="00B45FE6"/>
    <w:rsid w:val="00B4649B"/>
    <w:rsid w:val="00B477D1"/>
    <w:rsid w:val="00B50285"/>
    <w:rsid w:val="00B504EB"/>
    <w:rsid w:val="00B55CA7"/>
    <w:rsid w:val="00B564B6"/>
    <w:rsid w:val="00B564ED"/>
    <w:rsid w:val="00B5666E"/>
    <w:rsid w:val="00B566BE"/>
    <w:rsid w:val="00B5687A"/>
    <w:rsid w:val="00B60808"/>
    <w:rsid w:val="00B613B5"/>
    <w:rsid w:val="00B61855"/>
    <w:rsid w:val="00B629E8"/>
    <w:rsid w:val="00B62F69"/>
    <w:rsid w:val="00B63384"/>
    <w:rsid w:val="00B63D37"/>
    <w:rsid w:val="00B64475"/>
    <w:rsid w:val="00B653AF"/>
    <w:rsid w:val="00B65430"/>
    <w:rsid w:val="00B65ABA"/>
    <w:rsid w:val="00B65DA3"/>
    <w:rsid w:val="00B703ED"/>
    <w:rsid w:val="00B70BC7"/>
    <w:rsid w:val="00B70D68"/>
    <w:rsid w:val="00B7117F"/>
    <w:rsid w:val="00B71B29"/>
    <w:rsid w:val="00B72AA2"/>
    <w:rsid w:val="00B73816"/>
    <w:rsid w:val="00B7420C"/>
    <w:rsid w:val="00B74C22"/>
    <w:rsid w:val="00B76809"/>
    <w:rsid w:val="00B768DE"/>
    <w:rsid w:val="00B770E6"/>
    <w:rsid w:val="00B7794C"/>
    <w:rsid w:val="00B81854"/>
    <w:rsid w:val="00B8194F"/>
    <w:rsid w:val="00B82762"/>
    <w:rsid w:val="00B82786"/>
    <w:rsid w:val="00B82B4C"/>
    <w:rsid w:val="00B8533C"/>
    <w:rsid w:val="00B85A63"/>
    <w:rsid w:val="00B86C3C"/>
    <w:rsid w:val="00B872D0"/>
    <w:rsid w:val="00B928C8"/>
    <w:rsid w:val="00B92E43"/>
    <w:rsid w:val="00B9458E"/>
    <w:rsid w:val="00B94A6D"/>
    <w:rsid w:val="00B94F1C"/>
    <w:rsid w:val="00B94F22"/>
    <w:rsid w:val="00B9501F"/>
    <w:rsid w:val="00BA0699"/>
    <w:rsid w:val="00BA152C"/>
    <w:rsid w:val="00BA2537"/>
    <w:rsid w:val="00BA3670"/>
    <w:rsid w:val="00BA36C4"/>
    <w:rsid w:val="00BA3F48"/>
    <w:rsid w:val="00BA4672"/>
    <w:rsid w:val="00BA4AAC"/>
    <w:rsid w:val="00BA591E"/>
    <w:rsid w:val="00BA5EF8"/>
    <w:rsid w:val="00BA6CFA"/>
    <w:rsid w:val="00BB09EF"/>
    <w:rsid w:val="00BB0D39"/>
    <w:rsid w:val="00BB0DF9"/>
    <w:rsid w:val="00BB17B9"/>
    <w:rsid w:val="00BB1EA8"/>
    <w:rsid w:val="00BB1F82"/>
    <w:rsid w:val="00BB1F9C"/>
    <w:rsid w:val="00BB250B"/>
    <w:rsid w:val="00BB25F4"/>
    <w:rsid w:val="00BB31F6"/>
    <w:rsid w:val="00BB4B11"/>
    <w:rsid w:val="00BB55C3"/>
    <w:rsid w:val="00BB562A"/>
    <w:rsid w:val="00BB59D2"/>
    <w:rsid w:val="00BB5DA5"/>
    <w:rsid w:val="00BB5F58"/>
    <w:rsid w:val="00BB635A"/>
    <w:rsid w:val="00BB7196"/>
    <w:rsid w:val="00BB7329"/>
    <w:rsid w:val="00BB7756"/>
    <w:rsid w:val="00BC0D72"/>
    <w:rsid w:val="00BC1543"/>
    <w:rsid w:val="00BC1EE7"/>
    <w:rsid w:val="00BC22B9"/>
    <w:rsid w:val="00BC3CF9"/>
    <w:rsid w:val="00BC54B3"/>
    <w:rsid w:val="00BD1B00"/>
    <w:rsid w:val="00BD2087"/>
    <w:rsid w:val="00BD2545"/>
    <w:rsid w:val="00BD2A1C"/>
    <w:rsid w:val="00BD2F1F"/>
    <w:rsid w:val="00BD3569"/>
    <w:rsid w:val="00BD443F"/>
    <w:rsid w:val="00BD5222"/>
    <w:rsid w:val="00BD5BEE"/>
    <w:rsid w:val="00BD5C9D"/>
    <w:rsid w:val="00BD6110"/>
    <w:rsid w:val="00BE06E0"/>
    <w:rsid w:val="00BE2169"/>
    <w:rsid w:val="00BE2539"/>
    <w:rsid w:val="00BE37AB"/>
    <w:rsid w:val="00BE3C56"/>
    <w:rsid w:val="00BE4A2B"/>
    <w:rsid w:val="00BF0BCB"/>
    <w:rsid w:val="00BF0FC7"/>
    <w:rsid w:val="00BF1A50"/>
    <w:rsid w:val="00BF27BE"/>
    <w:rsid w:val="00BF3016"/>
    <w:rsid w:val="00BF55AC"/>
    <w:rsid w:val="00BF58BA"/>
    <w:rsid w:val="00BF6D8F"/>
    <w:rsid w:val="00BF7362"/>
    <w:rsid w:val="00BF7607"/>
    <w:rsid w:val="00C00132"/>
    <w:rsid w:val="00C0034F"/>
    <w:rsid w:val="00C00902"/>
    <w:rsid w:val="00C03D99"/>
    <w:rsid w:val="00C03E5E"/>
    <w:rsid w:val="00C0500B"/>
    <w:rsid w:val="00C05536"/>
    <w:rsid w:val="00C05807"/>
    <w:rsid w:val="00C066F7"/>
    <w:rsid w:val="00C06EE4"/>
    <w:rsid w:val="00C10997"/>
    <w:rsid w:val="00C11B91"/>
    <w:rsid w:val="00C128D2"/>
    <w:rsid w:val="00C138A2"/>
    <w:rsid w:val="00C1484F"/>
    <w:rsid w:val="00C157D1"/>
    <w:rsid w:val="00C1632F"/>
    <w:rsid w:val="00C1656C"/>
    <w:rsid w:val="00C17962"/>
    <w:rsid w:val="00C20D99"/>
    <w:rsid w:val="00C228B1"/>
    <w:rsid w:val="00C232CC"/>
    <w:rsid w:val="00C23C12"/>
    <w:rsid w:val="00C23F87"/>
    <w:rsid w:val="00C24829"/>
    <w:rsid w:val="00C25080"/>
    <w:rsid w:val="00C25CD7"/>
    <w:rsid w:val="00C26C1E"/>
    <w:rsid w:val="00C27707"/>
    <w:rsid w:val="00C27CF3"/>
    <w:rsid w:val="00C31277"/>
    <w:rsid w:val="00C31884"/>
    <w:rsid w:val="00C31BA3"/>
    <w:rsid w:val="00C31FF8"/>
    <w:rsid w:val="00C32EF6"/>
    <w:rsid w:val="00C3309D"/>
    <w:rsid w:val="00C36F95"/>
    <w:rsid w:val="00C372BF"/>
    <w:rsid w:val="00C37EB7"/>
    <w:rsid w:val="00C40F6A"/>
    <w:rsid w:val="00C41150"/>
    <w:rsid w:val="00C41672"/>
    <w:rsid w:val="00C418B2"/>
    <w:rsid w:val="00C4300A"/>
    <w:rsid w:val="00C44425"/>
    <w:rsid w:val="00C46011"/>
    <w:rsid w:val="00C467FD"/>
    <w:rsid w:val="00C473BE"/>
    <w:rsid w:val="00C47D92"/>
    <w:rsid w:val="00C50919"/>
    <w:rsid w:val="00C50F71"/>
    <w:rsid w:val="00C5122B"/>
    <w:rsid w:val="00C517BE"/>
    <w:rsid w:val="00C5285E"/>
    <w:rsid w:val="00C532EC"/>
    <w:rsid w:val="00C536D3"/>
    <w:rsid w:val="00C53955"/>
    <w:rsid w:val="00C5574C"/>
    <w:rsid w:val="00C563A0"/>
    <w:rsid w:val="00C56E12"/>
    <w:rsid w:val="00C61B73"/>
    <w:rsid w:val="00C6259A"/>
    <w:rsid w:val="00C62CBA"/>
    <w:rsid w:val="00C630F0"/>
    <w:rsid w:val="00C640FE"/>
    <w:rsid w:val="00C64B43"/>
    <w:rsid w:val="00C64F11"/>
    <w:rsid w:val="00C660DB"/>
    <w:rsid w:val="00C66BC6"/>
    <w:rsid w:val="00C66BC9"/>
    <w:rsid w:val="00C67F6A"/>
    <w:rsid w:val="00C70006"/>
    <w:rsid w:val="00C7027A"/>
    <w:rsid w:val="00C707FE"/>
    <w:rsid w:val="00C722E6"/>
    <w:rsid w:val="00C75616"/>
    <w:rsid w:val="00C7575E"/>
    <w:rsid w:val="00C75933"/>
    <w:rsid w:val="00C77ABF"/>
    <w:rsid w:val="00C77D8E"/>
    <w:rsid w:val="00C803F6"/>
    <w:rsid w:val="00C807EE"/>
    <w:rsid w:val="00C80E66"/>
    <w:rsid w:val="00C810DD"/>
    <w:rsid w:val="00C83151"/>
    <w:rsid w:val="00C83C93"/>
    <w:rsid w:val="00C8524B"/>
    <w:rsid w:val="00C85EFE"/>
    <w:rsid w:val="00C86FF1"/>
    <w:rsid w:val="00C8756B"/>
    <w:rsid w:val="00C87C82"/>
    <w:rsid w:val="00C90EF1"/>
    <w:rsid w:val="00C92B92"/>
    <w:rsid w:val="00C92F3F"/>
    <w:rsid w:val="00C95CBC"/>
    <w:rsid w:val="00C9622E"/>
    <w:rsid w:val="00C974B9"/>
    <w:rsid w:val="00C976B4"/>
    <w:rsid w:val="00C97EEE"/>
    <w:rsid w:val="00CA081C"/>
    <w:rsid w:val="00CA1938"/>
    <w:rsid w:val="00CA3A10"/>
    <w:rsid w:val="00CA619E"/>
    <w:rsid w:val="00CA7110"/>
    <w:rsid w:val="00CA759A"/>
    <w:rsid w:val="00CA795E"/>
    <w:rsid w:val="00CB1257"/>
    <w:rsid w:val="00CB14F1"/>
    <w:rsid w:val="00CB18EA"/>
    <w:rsid w:val="00CB1E09"/>
    <w:rsid w:val="00CB2326"/>
    <w:rsid w:val="00CB2664"/>
    <w:rsid w:val="00CB305B"/>
    <w:rsid w:val="00CB341C"/>
    <w:rsid w:val="00CB3DA1"/>
    <w:rsid w:val="00CB4503"/>
    <w:rsid w:val="00CB538C"/>
    <w:rsid w:val="00CB5AB5"/>
    <w:rsid w:val="00CB6170"/>
    <w:rsid w:val="00CB6236"/>
    <w:rsid w:val="00CB7D0E"/>
    <w:rsid w:val="00CC05CE"/>
    <w:rsid w:val="00CC0B6A"/>
    <w:rsid w:val="00CC13BE"/>
    <w:rsid w:val="00CC2623"/>
    <w:rsid w:val="00CC3127"/>
    <w:rsid w:val="00CC38BF"/>
    <w:rsid w:val="00CC4297"/>
    <w:rsid w:val="00CC48CC"/>
    <w:rsid w:val="00CC70B9"/>
    <w:rsid w:val="00CC74EE"/>
    <w:rsid w:val="00CC7DA9"/>
    <w:rsid w:val="00CC7F25"/>
    <w:rsid w:val="00CD1798"/>
    <w:rsid w:val="00CD287C"/>
    <w:rsid w:val="00CD35D3"/>
    <w:rsid w:val="00CD434A"/>
    <w:rsid w:val="00CD610F"/>
    <w:rsid w:val="00CD62AB"/>
    <w:rsid w:val="00CD654D"/>
    <w:rsid w:val="00CE0026"/>
    <w:rsid w:val="00CE0409"/>
    <w:rsid w:val="00CE106E"/>
    <w:rsid w:val="00CE1E49"/>
    <w:rsid w:val="00CE4422"/>
    <w:rsid w:val="00CE524A"/>
    <w:rsid w:val="00CE5A69"/>
    <w:rsid w:val="00CE6C47"/>
    <w:rsid w:val="00CE7CA1"/>
    <w:rsid w:val="00CF09C0"/>
    <w:rsid w:val="00CF0AC2"/>
    <w:rsid w:val="00CF1030"/>
    <w:rsid w:val="00CF1CCE"/>
    <w:rsid w:val="00CF3885"/>
    <w:rsid w:val="00CF55F3"/>
    <w:rsid w:val="00CF5F1E"/>
    <w:rsid w:val="00CF642C"/>
    <w:rsid w:val="00CF6C6F"/>
    <w:rsid w:val="00D0027D"/>
    <w:rsid w:val="00D01394"/>
    <w:rsid w:val="00D014F8"/>
    <w:rsid w:val="00D01F0D"/>
    <w:rsid w:val="00D022CB"/>
    <w:rsid w:val="00D05207"/>
    <w:rsid w:val="00D05313"/>
    <w:rsid w:val="00D054D6"/>
    <w:rsid w:val="00D058ED"/>
    <w:rsid w:val="00D07FF9"/>
    <w:rsid w:val="00D11169"/>
    <w:rsid w:val="00D11370"/>
    <w:rsid w:val="00D11C76"/>
    <w:rsid w:val="00D1273B"/>
    <w:rsid w:val="00D130C1"/>
    <w:rsid w:val="00D1371F"/>
    <w:rsid w:val="00D13AB1"/>
    <w:rsid w:val="00D1524C"/>
    <w:rsid w:val="00D15CE8"/>
    <w:rsid w:val="00D16BAE"/>
    <w:rsid w:val="00D16DA4"/>
    <w:rsid w:val="00D2007D"/>
    <w:rsid w:val="00D203C4"/>
    <w:rsid w:val="00D20EE4"/>
    <w:rsid w:val="00D21875"/>
    <w:rsid w:val="00D21A32"/>
    <w:rsid w:val="00D22D78"/>
    <w:rsid w:val="00D277D9"/>
    <w:rsid w:val="00D2784E"/>
    <w:rsid w:val="00D30B16"/>
    <w:rsid w:val="00D30B65"/>
    <w:rsid w:val="00D30BD8"/>
    <w:rsid w:val="00D3224C"/>
    <w:rsid w:val="00D332D2"/>
    <w:rsid w:val="00D33D1E"/>
    <w:rsid w:val="00D33ECB"/>
    <w:rsid w:val="00D34A6C"/>
    <w:rsid w:val="00D358AD"/>
    <w:rsid w:val="00D36287"/>
    <w:rsid w:val="00D36C15"/>
    <w:rsid w:val="00D375D0"/>
    <w:rsid w:val="00D401DE"/>
    <w:rsid w:val="00D41F6F"/>
    <w:rsid w:val="00D4207A"/>
    <w:rsid w:val="00D422EF"/>
    <w:rsid w:val="00D42334"/>
    <w:rsid w:val="00D423E7"/>
    <w:rsid w:val="00D4372B"/>
    <w:rsid w:val="00D43B0D"/>
    <w:rsid w:val="00D441A2"/>
    <w:rsid w:val="00D456DA"/>
    <w:rsid w:val="00D459AF"/>
    <w:rsid w:val="00D46713"/>
    <w:rsid w:val="00D51797"/>
    <w:rsid w:val="00D5391C"/>
    <w:rsid w:val="00D53A03"/>
    <w:rsid w:val="00D54D6D"/>
    <w:rsid w:val="00D553C4"/>
    <w:rsid w:val="00D5658E"/>
    <w:rsid w:val="00D5676F"/>
    <w:rsid w:val="00D57DD8"/>
    <w:rsid w:val="00D60A42"/>
    <w:rsid w:val="00D61870"/>
    <w:rsid w:val="00D61C3F"/>
    <w:rsid w:val="00D62130"/>
    <w:rsid w:val="00D6291C"/>
    <w:rsid w:val="00D652D9"/>
    <w:rsid w:val="00D65CE9"/>
    <w:rsid w:val="00D666BD"/>
    <w:rsid w:val="00D66CFD"/>
    <w:rsid w:val="00D7079F"/>
    <w:rsid w:val="00D707BC"/>
    <w:rsid w:val="00D70F30"/>
    <w:rsid w:val="00D71A37"/>
    <w:rsid w:val="00D71EC2"/>
    <w:rsid w:val="00D73F5D"/>
    <w:rsid w:val="00D7759A"/>
    <w:rsid w:val="00D810BA"/>
    <w:rsid w:val="00D83B78"/>
    <w:rsid w:val="00D84800"/>
    <w:rsid w:val="00D84846"/>
    <w:rsid w:val="00D8514C"/>
    <w:rsid w:val="00D862AA"/>
    <w:rsid w:val="00D8695C"/>
    <w:rsid w:val="00D87BAD"/>
    <w:rsid w:val="00D87CC0"/>
    <w:rsid w:val="00D90D54"/>
    <w:rsid w:val="00D91217"/>
    <w:rsid w:val="00D92C6F"/>
    <w:rsid w:val="00D94BCF"/>
    <w:rsid w:val="00D95631"/>
    <w:rsid w:val="00D95E03"/>
    <w:rsid w:val="00D95F07"/>
    <w:rsid w:val="00D979E2"/>
    <w:rsid w:val="00D97E98"/>
    <w:rsid w:val="00D97FD8"/>
    <w:rsid w:val="00DA08A4"/>
    <w:rsid w:val="00DA33A3"/>
    <w:rsid w:val="00DA6407"/>
    <w:rsid w:val="00DA729A"/>
    <w:rsid w:val="00DA74CE"/>
    <w:rsid w:val="00DA7969"/>
    <w:rsid w:val="00DA7E10"/>
    <w:rsid w:val="00DB183B"/>
    <w:rsid w:val="00DB1F93"/>
    <w:rsid w:val="00DB241E"/>
    <w:rsid w:val="00DB2DE6"/>
    <w:rsid w:val="00DB3606"/>
    <w:rsid w:val="00DB3989"/>
    <w:rsid w:val="00DB44EA"/>
    <w:rsid w:val="00DB495D"/>
    <w:rsid w:val="00DB5156"/>
    <w:rsid w:val="00DB56BD"/>
    <w:rsid w:val="00DB6242"/>
    <w:rsid w:val="00DB7332"/>
    <w:rsid w:val="00DB7A95"/>
    <w:rsid w:val="00DC20CA"/>
    <w:rsid w:val="00DC3112"/>
    <w:rsid w:val="00DC51DD"/>
    <w:rsid w:val="00DC69BE"/>
    <w:rsid w:val="00DC6C56"/>
    <w:rsid w:val="00DC779E"/>
    <w:rsid w:val="00DC77FA"/>
    <w:rsid w:val="00DD0102"/>
    <w:rsid w:val="00DD6046"/>
    <w:rsid w:val="00DD67F0"/>
    <w:rsid w:val="00DD6CF1"/>
    <w:rsid w:val="00DD7BD3"/>
    <w:rsid w:val="00DE01BE"/>
    <w:rsid w:val="00DE0E58"/>
    <w:rsid w:val="00DE0FD5"/>
    <w:rsid w:val="00DE1892"/>
    <w:rsid w:val="00DE1C1F"/>
    <w:rsid w:val="00DE26A8"/>
    <w:rsid w:val="00DE2E8D"/>
    <w:rsid w:val="00DE43FF"/>
    <w:rsid w:val="00DE47AF"/>
    <w:rsid w:val="00DE536C"/>
    <w:rsid w:val="00DE5577"/>
    <w:rsid w:val="00DE5E98"/>
    <w:rsid w:val="00DE65FA"/>
    <w:rsid w:val="00DF0447"/>
    <w:rsid w:val="00DF0A36"/>
    <w:rsid w:val="00DF37A6"/>
    <w:rsid w:val="00DF4AD8"/>
    <w:rsid w:val="00DF4E79"/>
    <w:rsid w:val="00DF4E9C"/>
    <w:rsid w:val="00DF56A2"/>
    <w:rsid w:val="00DF65E4"/>
    <w:rsid w:val="00DF73F7"/>
    <w:rsid w:val="00DF799C"/>
    <w:rsid w:val="00E0013E"/>
    <w:rsid w:val="00E0140F"/>
    <w:rsid w:val="00E037C2"/>
    <w:rsid w:val="00E04E19"/>
    <w:rsid w:val="00E06C36"/>
    <w:rsid w:val="00E06D0F"/>
    <w:rsid w:val="00E073C6"/>
    <w:rsid w:val="00E07A5E"/>
    <w:rsid w:val="00E12282"/>
    <w:rsid w:val="00E13521"/>
    <w:rsid w:val="00E13F66"/>
    <w:rsid w:val="00E14DE3"/>
    <w:rsid w:val="00E153DC"/>
    <w:rsid w:val="00E15627"/>
    <w:rsid w:val="00E158F5"/>
    <w:rsid w:val="00E16682"/>
    <w:rsid w:val="00E16A70"/>
    <w:rsid w:val="00E20147"/>
    <w:rsid w:val="00E202A6"/>
    <w:rsid w:val="00E22220"/>
    <w:rsid w:val="00E2259F"/>
    <w:rsid w:val="00E23BCE"/>
    <w:rsid w:val="00E23F2D"/>
    <w:rsid w:val="00E245C5"/>
    <w:rsid w:val="00E24D02"/>
    <w:rsid w:val="00E26B12"/>
    <w:rsid w:val="00E3076B"/>
    <w:rsid w:val="00E30AFA"/>
    <w:rsid w:val="00E30FFD"/>
    <w:rsid w:val="00E31DFA"/>
    <w:rsid w:val="00E33DA2"/>
    <w:rsid w:val="00E3587E"/>
    <w:rsid w:val="00E35A72"/>
    <w:rsid w:val="00E35D90"/>
    <w:rsid w:val="00E361A3"/>
    <w:rsid w:val="00E37493"/>
    <w:rsid w:val="00E3779C"/>
    <w:rsid w:val="00E42FB6"/>
    <w:rsid w:val="00E430C1"/>
    <w:rsid w:val="00E43BC0"/>
    <w:rsid w:val="00E43E7F"/>
    <w:rsid w:val="00E453CF"/>
    <w:rsid w:val="00E45418"/>
    <w:rsid w:val="00E46C62"/>
    <w:rsid w:val="00E47223"/>
    <w:rsid w:val="00E47A95"/>
    <w:rsid w:val="00E50D09"/>
    <w:rsid w:val="00E50F97"/>
    <w:rsid w:val="00E52FFA"/>
    <w:rsid w:val="00E54317"/>
    <w:rsid w:val="00E5503C"/>
    <w:rsid w:val="00E566B4"/>
    <w:rsid w:val="00E5670E"/>
    <w:rsid w:val="00E569ED"/>
    <w:rsid w:val="00E56A70"/>
    <w:rsid w:val="00E619DF"/>
    <w:rsid w:val="00E628DA"/>
    <w:rsid w:val="00E62916"/>
    <w:rsid w:val="00E62CBB"/>
    <w:rsid w:val="00E62EB1"/>
    <w:rsid w:val="00E63075"/>
    <w:rsid w:val="00E644DC"/>
    <w:rsid w:val="00E64836"/>
    <w:rsid w:val="00E64C0E"/>
    <w:rsid w:val="00E6556A"/>
    <w:rsid w:val="00E656D9"/>
    <w:rsid w:val="00E674DE"/>
    <w:rsid w:val="00E67BD1"/>
    <w:rsid w:val="00E710BF"/>
    <w:rsid w:val="00E715D9"/>
    <w:rsid w:val="00E724F9"/>
    <w:rsid w:val="00E74500"/>
    <w:rsid w:val="00E75171"/>
    <w:rsid w:val="00E75E9C"/>
    <w:rsid w:val="00E80AAF"/>
    <w:rsid w:val="00E83D2A"/>
    <w:rsid w:val="00E83F94"/>
    <w:rsid w:val="00E84861"/>
    <w:rsid w:val="00E84D7D"/>
    <w:rsid w:val="00E852E9"/>
    <w:rsid w:val="00E86F3A"/>
    <w:rsid w:val="00E8748B"/>
    <w:rsid w:val="00E9035C"/>
    <w:rsid w:val="00E903FF"/>
    <w:rsid w:val="00E90D59"/>
    <w:rsid w:val="00E92047"/>
    <w:rsid w:val="00E92A1B"/>
    <w:rsid w:val="00E92B65"/>
    <w:rsid w:val="00E92FA0"/>
    <w:rsid w:val="00E937E4"/>
    <w:rsid w:val="00E9440B"/>
    <w:rsid w:val="00E94AC6"/>
    <w:rsid w:val="00E95B53"/>
    <w:rsid w:val="00EA013E"/>
    <w:rsid w:val="00EA0DDB"/>
    <w:rsid w:val="00EA14F8"/>
    <w:rsid w:val="00EA25B7"/>
    <w:rsid w:val="00EA2FEB"/>
    <w:rsid w:val="00EA3718"/>
    <w:rsid w:val="00EA6BE2"/>
    <w:rsid w:val="00EA74E4"/>
    <w:rsid w:val="00EB05D4"/>
    <w:rsid w:val="00EB08A0"/>
    <w:rsid w:val="00EB0A5B"/>
    <w:rsid w:val="00EB1772"/>
    <w:rsid w:val="00EB1BB4"/>
    <w:rsid w:val="00EB2764"/>
    <w:rsid w:val="00EB4D79"/>
    <w:rsid w:val="00EB4DC0"/>
    <w:rsid w:val="00EB5448"/>
    <w:rsid w:val="00EB59D4"/>
    <w:rsid w:val="00EB68A8"/>
    <w:rsid w:val="00EB6D97"/>
    <w:rsid w:val="00EB7072"/>
    <w:rsid w:val="00EB79AA"/>
    <w:rsid w:val="00EC45BA"/>
    <w:rsid w:val="00EC4CBB"/>
    <w:rsid w:val="00EC5C5C"/>
    <w:rsid w:val="00EC6C2E"/>
    <w:rsid w:val="00EC6F37"/>
    <w:rsid w:val="00EC7388"/>
    <w:rsid w:val="00EC757B"/>
    <w:rsid w:val="00EC78C5"/>
    <w:rsid w:val="00EC7EA3"/>
    <w:rsid w:val="00ED0630"/>
    <w:rsid w:val="00ED08CC"/>
    <w:rsid w:val="00ED13A2"/>
    <w:rsid w:val="00ED1631"/>
    <w:rsid w:val="00ED1DE3"/>
    <w:rsid w:val="00ED259E"/>
    <w:rsid w:val="00ED38BA"/>
    <w:rsid w:val="00ED4CB6"/>
    <w:rsid w:val="00ED560D"/>
    <w:rsid w:val="00ED69C9"/>
    <w:rsid w:val="00ED6DED"/>
    <w:rsid w:val="00ED7935"/>
    <w:rsid w:val="00ED79A5"/>
    <w:rsid w:val="00EE01D0"/>
    <w:rsid w:val="00EE03DF"/>
    <w:rsid w:val="00EE053C"/>
    <w:rsid w:val="00EE2020"/>
    <w:rsid w:val="00EE240A"/>
    <w:rsid w:val="00EE3BF1"/>
    <w:rsid w:val="00EE4520"/>
    <w:rsid w:val="00EE491A"/>
    <w:rsid w:val="00EE4AAC"/>
    <w:rsid w:val="00EE582F"/>
    <w:rsid w:val="00EE5F99"/>
    <w:rsid w:val="00EE6327"/>
    <w:rsid w:val="00EE6605"/>
    <w:rsid w:val="00EE6A45"/>
    <w:rsid w:val="00EE7DA9"/>
    <w:rsid w:val="00EF040F"/>
    <w:rsid w:val="00EF04CE"/>
    <w:rsid w:val="00EF08E0"/>
    <w:rsid w:val="00EF1487"/>
    <w:rsid w:val="00EF3255"/>
    <w:rsid w:val="00EF43E2"/>
    <w:rsid w:val="00EF4B4B"/>
    <w:rsid w:val="00EF5391"/>
    <w:rsid w:val="00EF55E9"/>
    <w:rsid w:val="00EF6E57"/>
    <w:rsid w:val="00F007FE"/>
    <w:rsid w:val="00F01AEC"/>
    <w:rsid w:val="00F02165"/>
    <w:rsid w:val="00F021EE"/>
    <w:rsid w:val="00F039FD"/>
    <w:rsid w:val="00F045FF"/>
    <w:rsid w:val="00F04EF6"/>
    <w:rsid w:val="00F06423"/>
    <w:rsid w:val="00F06781"/>
    <w:rsid w:val="00F0684D"/>
    <w:rsid w:val="00F07E02"/>
    <w:rsid w:val="00F1226B"/>
    <w:rsid w:val="00F17E69"/>
    <w:rsid w:val="00F2021F"/>
    <w:rsid w:val="00F2148E"/>
    <w:rsid w:val="00F300DC"/>
    <w:rsid w:val="00F329E4"/>
    <w:rsid w:val="00F3306E"/>
    <w:rsid w:val="00F33F4F"/>
    <w:rsid w:val="00F34AFF"/>
    <w:rsid w:val="00F362A5"/>
    <w:rsid w:val="00F36771"/>
    <w:rsid w:val="00F36FE2"/>
    <w:rsid w:val="00F377A7"/>
    <w:rsid w:val="00F4120E"/>
    <w:rsid w:val="00F41422"/>
    <w:rsid w:val="00F43917"/>
    <w:rsid w:val="00F44569"/>
    <w:rsid w:val="00F448AF"/>
    <w:rsid w:val="00F452BC"/>
    <w:rsid w:val="00F45909"/>
    <w:rsid w:val="00F459CD"/>
    <w:rsid w:val="00F46192"/>
    <w:rsid w:val="00F47BDC"/>
    <w:rsid w:val="00F51AD0"/>
    <w:rsid w:val="00F51F5E"/>
    <w:rsid w:val="00F52075"/>
    <w:rsid w:val="00F5601E"/>
    <w:rsid w:val="00F60565"/>
    <w:rsid w:val="00F60A07"/>
    <w:rsid w:val="00F63FB6"/>
    <w:rsid w:val="00F65543"/>
    <w:rsid w:val="00F658E6"/>
    <w:rsid w:val="00F66A05"/>
    <w:rsid w:val="00F66D15"/>
    <w:rsid w:val="00F66FD9"/>
    <w:rsid w:val="00F67984"/>
    <w:rsid w:val="00F712DD"/>
    <w:rsid w:val="00F72412"/>
    <w:rsid w:val="00F72603"/>
    <w:rsid w:val="00F73416"/>
    <w:rsid w:val="00F739D8"/>
    <w:rsid w:val="00F74168"/>
    <w:rsid w:val="00F747D6"/>
    <w:rsid w:val="00F748A0"/>
    <w:rsid w:val="00F76E95"/>
    <w:rsid w:val="00F77DC1"/>
    <w:rsid w:val="00F82664"/>
    <w:rsid w:val="00F82F7B"/>
    <w:rsid w:val="00F85479"/>
    <w:rsid w:val="00F85996"/>
    <w:rsid w:val="00F86115"/>
    <w:rsid w:val="00F86295"/>
    <w:rsid w:val="00F869A7"/>
    <w:rsid w:val="00F87280"/>
    <w:rsid w:val="00F87787"/>
    <w:rsid w:val="00F903BE"/>
    <w:rsid w:val="00F904CC"/>
    <w:rsid w:val="00F9207C"/>
    <w:rsid w:val="00F93915"/>
    <w:rsid w:val="00F93976"/>
    <w:rsid w:val="00F94165"/>
    <w:rsid w:val="00F947F1"/>
    <w:rsid w:val="00F954EF"/>
    <w:rsid w:val="00F957FD"/>
    <w:rsid w:val="00FA05B8"/>
    <w:rsid w:val="00FA0A45"/>
    <w:rsid w:val="00FA0C0E"/>
    <w:rsid w:val="00FA4F26"/>
    <w:rsid w:val="00FA5066"/>
    <w:rsid w:val="00FA5273"/>
    <w:rsid w:val="00FA5E87"/>
    <w:rsid w:val="00FA5EF2"/>
    <w:rsid w:val="00FA6C1E"/>
    <w:rsid w:val="00FA6FCC"/>
    <w:rsid w:val="00FA71D4"/>
    <w:rsid w:val="00FA7F1E"/>
    <w:rsid w:val="00FB0ED7"/>
    <w:rsid w:val="00FB23E7"/>
    <w:rsid w:val="00FB2B73"/>
    <w:rsid w:val="00FB44AE"/>
    <w:rsid w:val="00FB548B"/>
    <w:rsid w:val="00FB5820"/>
    <w:rsid w:val="00FB6579"/>
    <w:rsid w:val="00FC101A"/>
    <w:rsid w:val="00FC29E5"/>
    <w:rsid w:val="00FC2A75"/>
    <w:rsid w:val="00FC37DB"/>
    <w:rsid w:val="00FC59E1"/>
    <w:rsid w:val="00FC5EB2"/>
    <w:rsid w:val="00FC6518"/>
    <w:rsid w:val="00FC6849"/>
    <w:rsid w:val="00FC72AD"/>
    <w:rsid w:val="00FD0206"/>
    <w:rsid w:val="00FD1002"/>
    <w:rsid w:val="00FD1577"/>
    <w:rsid w:val="00FD24BE"/>
    <w:rsid w:val="00FD26E4"/>
    <w:rsid w:val="00FD42A9"/>
    <w:rsid w:val="00FD6C73"/>
    <w:rsid w:val="00FD6E07"/>
    <w:rsid w:val="00FE0073"/>
    <w:rsid w:val="00FE1A8F"/>
    <w:rsid w:val="00FE1C71"/>
    <w:rsid w:val="00FE1EBB"/>
    <w:rsid w:val="00FE2100"/>
    <w:rsid w:val="00FE2BCD"/>
    <w:rsid w:val="00FE4A2F"/>
    <w:rsid w:val="00FE4D8C"/>
    <w:rsid w:val="00FE4E8B"/>
    <w:rsid w:val="00FE69B7"/>
    <w:rsid w:val="00FE75C4"/>
    <w:rsid w:val="00FE7CD5"/>
    <w:rsid w:val="00FE7EEA"/>
    <w:rsid w:val="00FF012A"/>
    <w:rsid w:val="00FF0137"/>
    <w:rsid w:val="00FF0D9C"/>
    <w:rsid w:val="00FF1B89"/>
    <w:rsid w:val="00FF2524"/>
    <w:rsid w:val="00FF2596"/>
    <w:rsid w:val="00FF3D42"/>
    <w:rsid w:val="00FF54D9"/>
    <w:rsid w:val="00FF60BB"/>
    <w:rsid w:val="00FF62A8"/>
    <w:rsid w:val="00FF6698"/>
    <w:rsid w:val="00FF6D4A"/>
    <w:rsid w:val="00FF6D52"/>
    <w:rsid w:val="00FF7D0C"/>
    <w:rsid w:val="00FF7F44"/>
    <w:rsid w:val="074A7DC8"/>
    <w:rsid w:val="09F44E83"/>
    <w:rsid w:val="0F59D0BB"/>
    <w:rsid w:val="0FAAE44C"/>
    <w:rsid w:val="16EFD2F8"/>
    <w:rsid w:val="17394E5D"/>
    <w:rsid w:val="17D721FF"/>
    <w:rsid w:val="1B888FB9"/>
    <w:rsid w:val="20065E15"/>
    <w:rsid w:val="20B2875F"/>
    <w:rsid w:val="22CA4971"/>
    <w:rsid w:val="23D82CEF"/>
    <w:rsid w:val="254AF0F3"/>
    <w:rsid w:val="285B7EB9"/>
    <w:rsid w:val="28E3C0F4"/>
    <w:rsid w:val="29F06BD7"/>
    <w:rsid w:val="30516B89"/>
    <w:rsid w:val="349C2AE8"/>
    <w:rsid w:val="375069E7"/>
    <w:rsid w:val="37840946"/>
    <w:rsid w:val="38133853"/>
    <w:rsid w:val="3B96B151"/>
    <w:rsid w:val="3F390C6B"/>
    <w:rsid w:val="40633414"/>
    <w:rsid w:val="44097260"/>
    <w:rsid w:val="4C24E0B1"/>
    <w:rsid w:val="541E93CC"/>
    <w:rsid w:val="566AC4CF"/>
    <w:rsid w:val="567D1EFE"/>
    <w:rsid w:val="59A61221"/>
    <w:rsid w:val="5F304EEC"/>
    <w:rsid w:val="63A04D85"/>
    <w:rsid w:val="69B3EBA4"/>
    <w:rsid w:val="69ED6094"/>
    <w:rsid w:val="6DB10557"/>
    <w:rsid w:val="76B3260F"/>
    <w:rsid w:val="7AC357BF"/>
    <w:rsid w:val="7E3D27A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C2EEC"/>
  <w15:chartTrackingRefBased/>
  <w15:docId w15:val="{BC16261F-05B3-D147-A992-7098F2AF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505"/>
    <w:pPr>
      <w:spacing w:after="0" w:line="240" w:lineRule="auto"/>
    </w:pPr>
    <w:rPr>
      <w:rFonts w:ascii="Times New Roman" w:eastAsia="Times New Roman" w:hAnsi="Times New Roman" w:cs="Times New Roman"/>
      <w:kern w:val="0"/>
      <w:szCs w:val="24"/>
      <w14:ligatures w14:val="none"/>
    </w:rPr>
  </w:style>
  <w:style w:type="paragraph" w:styleId="Heading1">
    <w:name w:val="heading 1"/>
    <w:basedOn w:val="Normal"/>
    <w:next w:val="Normal"/>
    <w:link w:val="Heading1Char"/>
    <w:uiPriority w:val="9"/>
    <w:qFormat/>
    <w:rsid w:val="000F283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0F283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0F283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0F28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F28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8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8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8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8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umeetRequirement">
    <w:name w:val="Sumeet_Requirement"/>
    <w:basedOn w:val="NoList"/>
    <w:uiPriority w:val="99"/>
    <w:rsid w:val="001F6F2D"/>
    <w:pPr>
      <w:numPr>
        <w:numId w:val="1"/>
      </w:numPr>
    </w:pPr>
  </w:style>
  <w:style w:type="character" w:customStyle="1" w:styleId="Heading1Char">
    <w:name w:val="Heading 1 Char"/>
    <w:basedOn w:val="DefaultParagraphFont"/>
    <w:link w:val="Heading1"/>
    <w:uiPriority w:val="9"/>
    <w:rsid w:val="000F283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0F283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0F283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0F28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F28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835"/>
    <w:rPr>
      <w:rFonts w:eastAsiaTheme="majorEastAsia" w:cstheme="majorBidi"/>
      <w:color w:val="272727" w:themeColor="text1" w:themeTint="D8"/>
    </w:rPr>
  </w:style>
  <w:style w:type="paragraph" w:styleId="Title">
    <w:name w:val="Title"/>
    <w:basedOn w:val="Normal"/>
    <w:next w:val="Normal"/>
    <w:link w:val="TitleChar"/>
    <w:uiPriority w:val="10"/>
    <w:qFormat/>
    <w:rsid w:val="000F2835"/>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F283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F283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F283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F2835"/>
    <w:pPr>
      <w:spacing w:before="160"/>
      <w:jc w:val="center"/>
    </w:pPr>
    <w:rPr>
      <w:i/>
      <w:iCs/>
      <w:color w:val="404040" w:themeColor="text1" w:themeTint="BF"/>
    </w:rPr>
  </w:style>
  <w:style w:type="character" w:customStyle="1" w:styleId="QuoteChar">
    <w:name w:val="Quote Char"/>
    <w:basedOn w:val="DefaultParagraphFont"/>
    <w:link w:val="Quote"/>
    <w:uiPriority w:val="29"/>
    <w:rsid w:val="000F2835"/>
    <w:rPr>
      <w:rFonts w:cs="Mangal"/>
      <w:i/>
      <w:iCs/>
      <w:color w:val="404040" w:themeColor="text1" w:themeTint="BF"/>
    </w:rPr>
  </w:style>
  <w:style w:type="paragraph" w:styleId="ListParagraph">
    <w:name w:val="List Paragraph"/>
    <w:basedOn w:val="Normal"/>
    <w:uiPriority w:val="34"/>
    <w:qFormat/>
    <w:rsid w:val="000F2835"/>
    <w:pPr>
      <w:ind w:left="720"/>
      <w:contextualSpacing/>
    </w:pPr>
  </w:style>
  <w:style w:type="character" w:styleId="IntenseEmphasis">
    <w:name w:val="Intense Emphasis"/>
    <w:basedOn w:val="DefaultParagraphFont"/>
    <w:uiPriority w:val="21"/>
    <w:qFormat/>
    <w:rsid w:val="000F2835"/>
    <w:rPr>
      <w:i/>
      <w:iCs/>
      <w:color w:val="0F4761" w:themeColor="accent1" w:themeShade="BF"/>
    </w:rPr>
  </w:style>
  <w:style w:type="paragraph" w:styleId="IntenseQuote">
    <w:name w:val="Intense Quote"/>
    <w:basedOn w:val="Normal"/>
    <w:next w:val="Normal"/>
    <w:link w:val="IntenseQuoteChar"/>
    <w:uiPriority w:val="30"/>
    <w:qFormat/>
    <w:rsid w:val="000F2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835"/>
    <w:rPr>
      <w:rFonts w:cs="Mangal"/>
      <w:i/>
      <w:iCs/>
      <w:color w:val="0F4761" w:themeColor="accent1" w:themeShade="BF"/>
    </w:rPr>
  </w:style>
  <w:style w:type="character" w:styleId="IntenseReference">
    <w:name w:val="Intense Reference"/>
    <w:basedOn w:val="DefaultParagraphFont"/>
    <w:uiPriority w:val="32"/>
    <w:qFormat/>
    <w:rsid w:val="000F2835"/>
    <w:rPr>
      <w:b/>
      <w:bCs/>
      <w:smallCaps/>
      <w:color w:val="0F4761" w:themeColor="accent1" w:themeShade="BF"/>
      <w:spacing w:val="5"/>
    </w:rPr>
  </w:style>
  <w:style w:type="paragraph" w:customStyle="1" w:styleId="msonormal0">
    <w:name w:val="msonormal"/>
    <w:basedOn w:val="Normal"/>
    <w:rsid w:val="000F2835"/>
    <w:pPr>
      <w:spacing w:before="100" w:beforeAutospacing="1" w:after="100" w:afterAutospacing="1"/>
    </w:pPr>
  </w:style>
  <w:style w:type="paragraph" w:styleId="NormalWeb">
    <w:name w:val="Normal (Web)"/>
    <w:basedOn w:val="Normal"/>
    <w:uiPriority w:val="99"/>
    <w:unhideWhenUsed/>
    <w:rsid w:val="000F2835"/>
    <w:pPr>
      <w:spacing w:before="100" w:beforeAutospacing="1" w:after="100" w:afterAutospacing="1"/>
    </w:pPr>
  </w:style>
  <w:style w:type="paragraph" w:styleId="TOCHeading">
    <w:name w:val="TOC Heading"/>
    <w:basedOn w:val="Heading1"/>
    <w:next w:val="Normal"/>
    <w:uiPriority w:val="39"/>
    <w:unhideWhenUsed/>
    <w:qFormat/>
    <w:rsid w:val="006C2B92"/>
    <w:pPr>
      <w:spacing w:before="480" w:after="0" w:line="276" w:lineRule="auto"/>
      <w:outlineLvl w:val="9"/>
    </w:pPr>
    <w:rPr>
      <w:b/>
      <w:bCs/>
      <w:sz w:val="28"/>
      <w:szCs w:val="28"/>
      <w:lang w:bidi="ar-SA"/>
    </w:rPr>
  </w:style>
  <w:style w:type="paragraph" w:styleId="TOC1">
    <w:name w:val="toc 1"/>
    <w:basedOn w:val="Normal"/>
    <w:next w:val="Normal"/>
    <w:autoRedefine/>
    <w:uiPriority w:val="39"/>
    <w:unhideWhenUsed/>
    <w:rsid w:val="006C2B92"/>
    <w:pPr>
      <w:spacing w:before="120"/>
    </w:pPr>
    <w:rPr>
      <w:b/>
      <w:bCs/>
      <w:i/>
      <w:iCs/>
      <w:szCs w:val="20"/>
    </w:rPr>
  </w:style>
  <w:style w:type="paragraph" w:styleId="TOC2">
    <w:name w:val="toc 2"/>
    <w:basedOn w:val="Normal"/>
    <w:next w:val="Normal"/>
    <w:autoRedefine/>
    <w:uiPriority w:val="39"/>
    <w:unhideWhenUsed/>
    <w:rsid w:val="006C2B92"/>
    <w:pPr>
      <w:spacing w:before="120"/>
      <w:ind w:left="240"/>
    </w:pPr>
    <w:rPr>
      <w:b/>
      <w:bCs/>
      <w:sz w:val="22"/>
      <w:szCs w:val="18"/>
    </w:rPr>
  </w:style>
  <w:style w:type="paragraph" w:styleId="TOC3">
    <w:name w:val="toc 3"/>
    <w:basedOn w:val="Normal"/>
    <w:next w:val="Normal"/>
    <w:autoRedefine/>
    <w:uiPriority w:val="39"/>
    <w:unhideWhenUsed/>
    <w:rsid w:val="006C2B92"/>
    <w:pPr>
      <w:ind w:left="480"/>
    </w:pPr>
    <w:rPr>
      <w:sz w:val="20"/>
      <w:szCs w:val="16"/>
    </w:rPr>
  </w:style>
  <w:style w:type="paragraph" w:styleId="TOC4">
    <w:name w:val="toc 4"/>
    <w:basedOn w:val="Normal"/>
    <w:next w:val="Normal"/>
    <w:autoRedefine/>
    <w:uiPriority w:val="39"/>
    <w:unhideWhenUsed/>
    <w:rsid w:val="006C2B92"/>
    <w:pPr>
      <w:ind w:left="720"/>
    </w:pPr>
    <w:rPr>
      <w:sz w:val="20"/>
      <w:szCs w:val="16"/>
    </w:rPr>
  </w:style>
  <w:style w:type="paragraph" w:styleId="TOC5">
    <w:name w:val="toc 5"/>
    <w:basedOn w:val="Normal"/>
    <w:next w:val="Normal"/>
    <w:autoRedefine/>
    <w:uiPriority w:val="39"/>
    <w:unhideWhenUsed/>
    <w:rsid w:val="006C2B92"/>
    <w:pPr>
      <w:ind w:left="960"/>
    </w:pPr>
    <w:rPr>
      <w:sz w:val="20"/>
      <w:szCs w:val="16"/>
    </w:rPr>
  </w:style>
  <w:style w:type="paragraph" w:styleId="TOC6">
    <w:name w:val="toc 6"/>
    <w:basedOn w:val="Normal"/>
    <w:next w:val="Normal"/>
    <w:autoRedefine/>
    <w:uiPriority w:val="39"/>
    <w:unhideWhenUsed/>
    <w:rsid w:val="006C2B92"/>
    <w:pPr>
      <w:ind w:left="1200"/>
    </w:pPr>
    <w:rPr>
      <w:sz w:val="20"/>
      <w:szCs w:val="16"/>
    </w:rPr>
  </w:style>
  <w:style w:type="paragraph" w:styleId="TOC7">
    <w:name w:val="toc 7"/>
    <w:basedOn w:val="Normal"/>
    <w:next w:val="Normal"/>
    <w:autoRedefine/>
    <w:uiPriority w:val="39"/>
    <w:unhideWhenUsed/>
    <w:rsid w:val="006C2B92"/>
    <w:pPr>
      <w:ind w:left="1440"/>
    </w:pPr>
    <w:rPr>
      <w:sz w:val="20"/>
      <w:szCs w:val="16"/>
    </w:rPr>
  </w:style>
  <w:style w:type="paragraph" w:styleId="TOC8">
    <w:name w:val="toc 8"/>
    <w:basedOn w:val="Normal"/>
    <w:next w:val="Normal"/>
    <w:autoRedefine/>
    <w:uiPriority w:val="39"/>
    <w:unhideWhenUsed/>
    <w:rsid w:val="006C2B92"/>
    <w:pPr>
      <w:ind w:left="1680"/>
    </w:pPr>
    <w:rPr>
      <w:sz w:val="20"/>
      <w:szCs w:val="16"/>
    </w:rPr>
  </w:style>
  <w:style w:type="paragraph" w:styleId="TOC9">
    <w:name w:val="toc 9"/>
    <w:basedOn w:val="Normal"/>
    <w:next w:val="Normal"/>
    <w:autoRedefine/>
    <w:uiPriority w:val="39"/>
    <w:unhideWhenUsed/>
    <w:rsid w:val="006C2B92"/>
    <w:pPr>
      <w:ind w:left="1920"/>
    </w:pPr>
    <w:rPr>
      <w:sz w:val="20"/>
      <w:szCs w:val="16"/>
    </w:rPr>
  </w:style>
  <w:style w:type="character" w:styleId="Hyperlink">
    <w:name w:val="Hyperlink"/>
    <w:basedOn w:val="DefaultParagraphFont"/>
    <w:uiPriority w:val="99"/>
    <w:unhideWhenUsed/>
    <w:rsid w:val="006C2B92"/>
    <w:rPr>
      <w:color w:val="467886" w:themeColor="hyperlink"/>
      <w:u w:val="single"/>
    </w:rPr>
  </w:style>
  <w:style w:type="paragraph" w:styleId="NoSpacing">
    <w:name w:val="No Spacing"/>
    <w:uiPriority w:val="1"/>
    <w:qFormat/>
    <w:rsid w:val="006C2B92"/>
    <w:pPr>
      <w:spacing w:after="0" w:line="240" w:lineRule="auto"/>
    </w:pPr>
    <w:rPr>
      <w:rFonts w:cs="Mangal"/>
    </w:rPr>
  </w:style>
  <w:style w:type="character" w:styleId="Strong">
    <w:name w:val="Strong"/>
    <w:basedOn w:val="DefaultParagraphFont"/>
    <w:uiPriority w:val="22"/>
    <w:qFormat/>
    <w:rsid w:val="00055D22"/>
    <w:rPr>
      <w:b/>
      <w:bCs/>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ascii="Times New Roman" w:eastAsia="Times New Roman" w:hAnsi="Times New Roman" w:cs="Mangal"/>
      <w:kern w:val="0"/>
      <w:sz w:val="20"/>
      <w:szCs w:val="18"/>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022C1"/>
    <w:pPr>
      <w:spacing w:after="0" w:line="240" w:lineRule="auto"/>
    </w:pPr>
    <w:rPr>
      <w:rFonts w:ascii="Times New Roman" w:eastAsia="Times New Roman" w:hAnsi="Times New Roman" w:cs="Mangal"/>
      <w:kern w:val="0"/>
      <w14:ligatures w14:val="none"/>
    </w:rPr>
  </w:style>
  <w:style w:type="character" w:styleId="HTMLCode">
    <w:name w:val="HTML Code"/>
    <w:basedOn w:val="DefaultParagraphFont"/>
    <w:uiPriority w:val="99"/>
    <w:semiHidden/>
    <w:unhideWhenUsed/>
    <w:rsid w:val="00BB1F9C"/>
    <w:rPr>
      <w:rFonts w:ascii="Courier New" w:eastAsia="Times New Roman" w:hAnsi="Courier New" w:cs="Courier New"/>
      <w:sz w:val="20"/>
      <w:szCs w:val="20"/>
    </w:rPr>
  </w:style>
  <w:style w:type="table" w:styleId="TableGrid">
    <w:name w:val="Table Grid"/>
    <w:basedOn w:val="TableNormal"/>
    <w:uiPriority w:val="39"/>
    <w:rsid w:val="001E79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5E7FB8"/>
    <w:rPr>
      <w:b/>
      <w:bCs/>
    </w:rPr>
  </w:style>
  <w:style w:type="character" w:customStyle="1" w:styleId="CommentSubjectChar">
    <w:name w:val="Comment Subject Char"/>
    <w:basedOn w:val="CommentTextChar"/>
    <w:link w:val="CommentSubject"/>
    <w:uiPriority w:val="99"/>
    <w:semiHidden/>
    <w:rsid w:val="005E7FB8"/>
    <w:rPr>
      <w:rFonts w:ascii="Times New Roman" w:eastAsia="Times New Roman" w:hAnsi="Times New Roman" w:cs="Mangal"/>
      <w:b/>
      <w:bCs/>
      <w:kern w:val="0"/>
      <w:sz w:val="20"/>
      <w:szCs w:val="18"/>
      <w14:ligatures w14:val="none"/>
    </w:rPr>
  </w:style>
  <w:style w:type="character" w:styleId="UnresolvedMention">
    <w:name w:val="Unresolved Mention"/>
    <w:basedOn w:val="DefaultParagraphFont"/>
    <w:uiPriority w:val="99"/>
    <w:semiHidden/>
    <w:unhideWhenUsed/>
    <w:rsid w:val="00AC46A8"/>
    <w:rPr>
      <w:color w:val="605E5C"/>
      <w:shd w:val="clear" w:color="auto" w:fill="E1DFDD"/>
    </w:rPr>
  </w:style>
  <w:style w:type="paragraph" w:styleId="Header">
    <w:name w:val="header"/>
    <w:basedOn w:val="Normal"/>
    <w:link w:val="HeaderChar"/>
    <w:uiPriority w:val="99"/>
    <w:unhideWhenUsed/>
    <w:rsid w:val="002F2DB8"/>
    <w:pPr>
      <w:tabs>
        <w:tab w:val="center" w:pos="4680"/>
        <w:tab w:val="right" w:pos="9360"/>
      </w:tabs>
    </w:pPr>
    <w:rPr>
      <w:rFonts w:cs="Mangal"/>
      <w:szCs w:val="21"/>
    </w:rPr>
  </w:style>
  <w:style w:type="character" w:customStyle="1" w:styleId="HeaderChar">
    <w:name w:val="Header Char"/>
    <w:basedOn w:val="DefaultParagraphFont"/>
    <w:link w:val="Header"/>
    <w:uiPriority w:val="99"/>
    <w:rsid w:val="002F2DB8"/>
    <w:rPr>
      <w:rFonts w:ascii="Times New Roman" w:eastAsia="Times New Roman" w:hAnsi="Times New Roman" w:cs="Mangal"/>
      <w:kern w:val="0"/>
      <w14:ligatures w14:val="none"/>
    </w:rPr>
  </w:style>
  <w:style w:type="paragraph" w:styleId="Footer">
    <w:name w:val="footer"/>
    <w:basedOn w:val="Normal"/>
    <w:link w:val="FooterChar"/>
    <w:uiPriority w:val="99"/>
    <w:unhideWhenUsed/>
    <w:rsid w:val="002F2DB8"/>
    <w:pPr>
      <w:tabs>
        <w:tab w:val="center" w:pos="4680"/>
        <w:tab w:val="right" w:pos="9360"/>
      </w:tabs>
    </w:pPr>
    <w:rPr>
      <w:rFonts w:cs="Mangal"/>
      <w:szCs w:val="21"/>
    </w:rPr>
  </w:style>
  <w:style w:type="character" w:customStyle="1" w:styleId="FooterChar">
    <w:name w:val="Footer Char"/>
    <w:basedOn w:val="DefaultParagraphFont"/>
    <w:link w:val="Footer"/>
    <w:uiPriority w:val="99"/>
    <w:rsid w:val="002F2DB8"/>
    <w:rPr>
      <w:rFonts w:ascii="Times New Roman" w:eastAsia="Times New Roman" w:hAnsi="Times New Roman" w:cs="Mangal"/>
      <w:kern w:val="0"/>
      <w14:ligatures w14:val="none"/>
    </w:rPr>
  </w:style>
  <w:style w:type="paragraph" w:styleId="HTMLPreformatted">
    <w:name w:val="HTML Preformatted"/>
    <w:basedOn w:val="Normal"/>
    <w:link w:val="HTMLPreformattedChar"/>
    <w:uiPriority w:val="99"/>
    <w:semiHidden/>
    <w:unhideWhenUsed/>
    <w:rsid w:val="00E80A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80AAF"/>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380BC9"/>
    <w:rPr>
      <w:i/>
      <w:iCs/>
    </w:rPr>
  </w:style>
  <w:style w:type="character" w:customStyle="1" w:styleId="apple-converted-space">
    <w:name w:val="apple-converted-space"/>
    <w:basedOn w:val="DefaultParagraphFont"/>
    <w:rsid w:val="00C03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vitalrx-my.sharepoint.com/:w:/p/slakhanpal/IQCQgVNbfzP6QbGlIlQgY4gUAayWfhuDHxLbpTUi7or7lCk?e=JiT02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179BC-E37D-9B4E-8572-E335860E7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14711</Words>
  <Characters>88710</Characters>
  <Application>Microsoft Office Word</Application>
  <DocSecurity>0</DocSecurity>
  <Lines>4668</Lines>
  <Paragraphs>3693</Paragraphs>
  <ScaleCrop>false</ScaleCrop>
  <Company/>
  <LinksUpToDate>false</LinksUpToDate>
  <CharactersWithSpaces>99728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Sumeet</dc:creator>
  <cp:keywords/>
  <dc:description/>
  <cp:lastModifiedBy>Sumeet</cp:lastModifiedBy>
  <cp:revision>2</cp:revision>
  <cp:lastPrinted>2026-05-20T18:09:00Z</cp:lastPrinted>
  <dcterms:created xsi:type="dcterms:W3CDTF">2026-05-26T02:41:00Z</dcterms:created>
  <dcterms:modified xsi:type="dcterms:W3CDTF">2026-05-26T02:41:00Z</dcterms:modified>
</cp:coreProperties>
</file>